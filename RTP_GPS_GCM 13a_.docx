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3C37" w:rsidRPr="00C2181A" w:rsidRDefault="00EA0594">
      <w:pPr>
        <w:jc w:val="center"/>
        <w:rPr>
          <w:rFonts w:eastAsia="Arial Unicode MS"/>
          <w:b/>
          <w:bCs/>
          <w:sz w:val="28"/>
          <w:szCs w:val="28"/>
        </w:rPr>
      </w:pPr>
      <w:r>
        <w:rPr>
          <w:noProof/>
          <w:lang w:eastAsia="es-MX"/>
        </w:rPr>
        <mc:AlternateContent>
          <mc:Choice Requires="wps">
            <w:drawing>
              <wp:anchor distT="0" distB="0" distL="114300" distR="114300" simplePos="0" relativeHeight="251659776" behindDoc="0" locked="0" layoutInCell="1" allowOverlap="1" wp14:anchorId="386CD1C9" wp14:editId="41B8D6CC">
                <wp:simplePos x="0" y="0"/>
                <wp:positionH relativeFrom="column">
                  <wp:posOffset>787400</wp:posOffset>
                </wp:positionH>
                <wp:positionV relativeFrom="paragraph">
                  <wp:posOffset>396240</wp:posOffset>
                </wp:positionV>
                <wp:extent cx="4885690" cy="0"/>
                <wp:effectExtent l="19685" t="19050" r="19050" b="19050"/>
                <wp:wrapNone/>
                <wp:docPr id="51" name="13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856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13 Conector recto" o:spid="_x0000_s1026" style="position:absolute;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pt,31.2pt" to="446.7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" strokeweight="2.25pt"/>
            </w:pict>
          </mc:Fallback>
        </mc:AlternateContent>
      </w:r>
      <w:r>
        <w:rPr>
          <w:noProof/>
          <w:lang w:eastAsia="es-MX"/>
        </w:rPr>
        <mc:AlternateContent>
          <mc:Choice Requires="wps">
            <w:drawing>
              <wp:anchor distT="0" distB="0" distL="114300" distR="114300" simplePos="0" relativeHeight="251658752" behindDoc="0" locked="0" layoutInCell="1" allowOverlap="1" wp14:anchorId="6B153496" wp14:editId="278F4E96">
                <wp:simplePos x="0" y="0"/>
                <wp:positionH relativeFrom="column">
                  <wp:posOffset>803275</wp:posOffset>
                </wp:positionH>
                <wp:positionV relativeFrom="paragraph">
                  <wp:posOffset>328295</wp:posOffset>
                </wp:positionV>
                <wp:extent cx="4885690" cy="0"/>
                <wp:effectExtent l="16510" t="17780" r="22225" b="20320"/>
                <wp:wrapNone/>
                <wp:docPr id="50" name="1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856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12 Conector recto"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25pt,25.85pt" to="447.9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" strokeweight="2.25pt"/>
            </w:pict>
          </mc:Fallback>
        </mc:AlternateContent>
      </w:r>
      <w:r>
        <w:rPr>
          <w:noProof/>
          <w:lang w:eastAsia="es-MX"/>
        </w:rPr>
        <w:drawing>
          <wp:anchor distT="0" distB="0" distL="114300" distR="114300" simplePos="0" relativeHeight="251655680" behindDoc="0" locked="0" layoutInCell="1" allowOverlap="1" wp14:anchorId="3FC6A024" wp14:editId="41FA6224">
            <wp:simplePos x="0" y="0"/>
            <wp:positionH relativeFrom="column">
              <wp:posOffset>34290</wp:posOffset>
            </wp:positionH>
            <wp:positionV relativeFrom="paragraph">
              <wp:posOffset>52705</wp:posOffset>
            </wp:positionV>
            <wp:extent cx="761365" cy="1114425"/>
            <wp:effectExtent l="0" t="0" r="635" b="9525"/>
            <wp:wrapNone/>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365" cy="1114425"/>
                    </a:xfrm>
                    <a:prstGeom prst="rect">
                      <a:avLst/>
                    </a:prstGeom>
                    <a:noFill/>
                  </pic:spPr>
                </pic:pic>
              </a:graphicData>
            </a:graphic>
            <wp14:sizeRelH relativeFrom="page">
              <wp14:pctWidth>0</wp14:pctWidth>
            </wp14:sizeRelH>
            <wp14:sizeRelV relativeFrom="page">
              <wp14:pctHeight>0</wp14:pctHeight>
            </wp14:sizeRelV>
          </wp:anchor>
        </w:drawing>
      </w:r>
      <w:r w:rsidR="001D3C37" w:rsidRPr="00C2181A">
        <w:rPr>
          <w:rFonts w:eastAsia="Arial Unicode MS"/>
          <w:b/>
          <w:bCs/>
          <w:sz w:val="28"/>
          <w:szCs w:val="28"/>
        </w:rPr>
        <w:t>Instituto Politécnico Nacional</w:t>
      </w:r>
    </w:p>
    <w:p w:rsidR="001D3C37" w:rsidRPr="00C2181A" w:rsidRDefault="001D3C37">
      <w:pPr>
        <w:jc w:val="center"/>
        <w:rPr>
          <w:rFonts w:eastAsia="Arial Unicode MS"/>
          <w:b/>
          <w:bCs/>
        </w:rPr>
      </w:pPr>
      <w:r w:rsidRPr="00C2181A">
        <w:rPr>
          <w:rFonts w:eastAsia="Arial Unicode MS"/>
          <w:b/>
          <w:bCs/>
        </w:rPr>
        <w:t>Escuela Superior de Ingeniería Mecánica Y Eléctrica</w:t>
      </w:r>
    </w:p>
    <w:p w:rsidR="00A07524" w:rsidRDefault="001D3C37" w:rsidP="00A07524">
      <w:pPr>
        <w:jc w:val="center"/>
        <w:rPr>
          <w:rFonts w:eastAsia="Arial Unicode MS"/>
          <w:b/>
          <w:bCs/>
        </w:rPr>
      </w:pPr>
      <w:r w:rsidRPr="00C2181A">
        <w:rPr>
          <w:rFonts w:eastAsia="Arial Unicode MS"/>
          <w:b/>
          <w:bCs/>
        </w:rPr>
        <w:t>UNIDAD “CULHUACAN”</w:t>
      </w:r>
    </w:p>
    <w:p w:rsidR="001D3C37" w:rsidRPr="00A07524" w:rsidRDefault="00EA0594" w:rsidP="00A07524">
      <w:pPr>
        <w:jc w:val="center"/>
        <w:rPr>
          <w:rFonts w:eastAsia="Arial Unicode MS"/>
          <w:b/>
          <w:bCs/>
        </w:rPr>
      </w:pPr>
      <w:r>
        <w:rPr>
          <w:noProof/>
          <w:lang w:eastAsia="es-MX"/>
        </w:rPr>
        <mc:AlternateContent>
          <mc:Choice Requires="wps">
            <w:drawing>
              <wp:anchor distT="0" distB="0" distL="114300" distR="114300" simplePos="0" relativeHeight="251660800" behindDoc="0" locked="0" layoutInCell="1" allowOverlap="1" wp14:anchorId="3D93C97B" wp14:editId="69A55BAF">
                <wp:simplePos x="0" y="0"/>
                <wp:positionH relativeFrom="column">
                  <wp:posOffset>459740</wp:posOffset>
                </wp:positionH>
                <wp:positionV relativeFrom="paragraph">
                  <wp:posOffset>128905</wp:posOffset>
                </wp:positionV>
                <wp:extent cx="0" cy="5976620"/>
                <wp:effectExtent l="15875" t="22225" r="22225" b="20955"/>
                <wp:wrapNone/>
                <wp:docPr id="48" name="19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9766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19 Conector recto" o:spid="_x0000_s1026" style="position:absolute;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2pt,10.15pt" to="36.2pt,4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" strokeweight="2.25pt"/>
            </w:pict>
          </mc:Fallback>
        </mc:AlternateContent>
      </w:r>
      <w:r>
        <w:rPr>
          <w:noProof/>
          <w:lang w:eastAsia="es-MX"/>
        </w:rPr>
        <mc:AlternateContent>
          <mc:Choice Requires="wps">
            <w:drawing>
              <wp:anchor distT="0" distB="0" distL="114300" distR="114300" simplePos="0" relativeHeight="251661824" behindDoc="0" locked="0" layoutInCell="1" allowOverlap="1" wp14:anchorId="07BB26EA" wp14:editId="31D0866C">
                <wp:simplePos x="0" y="0"/>
                <wp:positionH relativeFrom="column">
                  <wp:posOffset>325120</wp:posOffset>
                </wp:positionH>
                <wp:positionV relativeFrom="paragraph">
                  <wp:posOffset>130810</wp:posOffset>
                </wp:positionV>
                <wp:extent cx="0" cy="5988685"/>
                <wp:effectExtent l="14605" t="14605" r="23495" b="16510"/>
                <wp:wrapNone/>
                <wp:docPr id="47" name="20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98868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20 Conector recto" o:spid="_x0000_s1026"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pt,10.3pt" to="25.6pt,4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" strokeweight="2.25pt"/>
            </w:pict>
          </mc:Fallback>
        </mc:AlternateContent>
      </w:r>
    </w:p>
    <w:p w:rsidR="001D3C37" w:rsidRPr="00C2181A" w:rsidRDefault="00DB7D98" w:rsidP="00DB7D98">
      <w:pPr>
        <w:spacing w:line="240" w:lineRule="auto"/>
        <w:jc w:val="center"/>
        <w:rPr>
          <w:rFonts w:eastAsia="Arial Unicode MS"/>
          <w:b/>
          <w:bCs/>
          <w:sz w:val="28"/>
          <w:szCs w:val="28"/>
        </w:rPr>
      </w:pPr>
      <w:r>
        <w:rPr>
          <w:rFonts w:eastAsia="Arial Unicode MS"/>
          <w:b/>
          <w:bCs/>
          <w:sz w:val="28"/>
          <w:szCs w:val="28"/>
        </w:rPr>
        <w:t xml:space="preserve">Sistema </w:t>
      </w:r>
      <w:r w:rsidR="001D3C37" w:rsidRPr="00C2181A">
        <w:rPr>
          <w:rFonts w:eastAsia="Arial Unicode MS"/>
          <w:b/>
          <w:bCs/>
          <w:sz w:val="28"/>
          <w:szCs w:val="28"/>
        </w:rPr>
        <w:t>de notificación de proximidad para</w:t>
      </w:r>
    </w:p>
    <w:p w:rsidR="001D3C37" w:rsidRPr="00C2181A" w:rsidRDefault="001D3C37">
      <w:pPr>
        <w:spacing w:line="240" w:lineRule="auto"/>
        <w:jc w:val="center"/>
        <w:rPr>
          <w:rFonts w:eastAsia="Arial Unicode MS"/>
          <w:b/>
          <w:bCs/>
          <w:sz w:val="28"/>
          <w:szCs w:val="28"/>
        </w:rPr>
      </w:pPr>
      <w:r w:rsidRPr="00C2181A">
        <w:rPr>
          <w:rFonts w:eastAsia="Arial Unicode MS"/>
          <w:b/>
          <w:bCs/>
          <w:sz w:val="28"/>
          <w:szCs w:val="28"/>
        </w:rPr>
        <w:t xml:space="preserve"> </w:t>
      </w:r>
      <w:proofErr w:type="gramStart"/>
      <w:r w:rsidRPr="00C2181A">
        <w:rPr>
          <w:rFonts w:eastAsia="Arial Unicode MS"/>
          <w:b/>
          <w:bCs/>
          <w:sz w:val="28"/>
          <w:szCs w:val="28"/>
        </w:rPr>
        <w:t>transporte</w:t>
      </w:r>
      <w:proofErr w:type="gramEnd"/>
      <w:r w:rsidRPr="00C2181A">
        <w:rPr>
          <w:rFonts w:eastAsia="Arial Unicode MS"/>
          <w:b/>
          <w:bCs/>
          <w:sz w:val="28"/>
          <w:szCs w:val="28"/>
        </w:rPr>
        <w:t xml:space="preserve"> público en ruta </w:t>
      </w:r>
    </w:p>
    <w:p w:rsidR="001D3C37" w:rsidRPr="00C2181A" w:rsidRDefault="001D3C37">
      <w:pPr>
        <w:spacing w:line="240" w:lineRule="auto"/>
        <w:jc w:val="center"/>
        <w:rPr>
          <w:rFonts w:eastAsia="Arial Unicode MS"/>
          <w:b/>
          <w:bCs/>
          <w:sz w:val="28"/>
          <w:szCs w:val="28"/>
        </w:rPr>
      </w:pPr>
      <w:r w:rsidRPr="00C2181A">
        <w:rPr>
          <w:rFonts w:eastAsia="Arial Unicode MS"/>
          <w:b/>
          <w:bCs/>
          <w:sz w:val="28"/>
          <w:szCs w:val="28"/>
        </w:rPr>
        <w:t>Xochimilco/ Bosque de Nativitas - Metro San Lázaro,</w:t>
      </w:r>
    </w:p>
    <w:p w:rsidR="001D3C37" w:rsidRPr="00C2181A" w:rsidRDefault="001D3C37">
      <w:pPr>
        <w:spacing w:line="240" w:lineRule="auto"/>
        <w:jc w:val="center"/>
        <w:rPr>
          <w:rFonts w:eastAsia="Arial Unicode MS"/>
          <w:b/>
          <w:bCs/>
          <w:sz w:val="28"/>
          <w:szCs w:val="28"/>
        </w:rPr>
      </w:pPr>
      <w:r w:rsidRPr="00C2181A">
        <w:rPr>
          <w:rFonts w:eastAsia="Arial Unicode MS"/>
          <w:b/>
          <w:bCs/>
          <w:sz w:val="28"/>
          <w:szCs w:val="28"/>
        </w:rPr>
        <w:t xml:space="preserve"> </w:t>
      </w:r>
      <w:proofErr w:type="gramStart"/>
      <w:r w:rsidRPr="00C2181A">
        <w:rPr>
          <w:rFonts w:eastAsia="Arial Unicode MS"/>
          <w:b/>
          <w:bCs/>
          <w:sz w:val="28"/>
          <w:szCs w:val="28"/>
        </w:rPr>
        <w:t>utilizando</w:t>
      </w:r>
      <w:proofErr w:type="gramEnd"/>
      <w:r w:rsidRPr="00C2181A">
        <w:rPr>
          <w:rFonts w:eastAsia="Arial Unicode MS"/>
          <w:b/>
          <w:bCs/>
          <w:sz w:val="28"/>
          <w:szCs w:val="28"/>
        </w:rPr>
        <w:t xml:space="preserve"> el Posicionamiento Global GPS </w:t>
      </w:r>
    </w:p>
    <w:p w:rsidR="001D3C37" w:rsidRPr="00C2181A" w:rsidRDefault="001D3C37">
      <w:pPr>
        <w:spacing w:line="240" w:lineRule="auto"/>
        <w:jc w:val="center"/>
        <w:rPr>
          <w:rFonts w:eastAsia="Arial Unicode MS"/>
          <w:b/>
          <w:bCs/>
          <w:sz w:val="28"/>
          <w:szCs w:val="28"/>
        </w:rPr>
      </w:pPr>
      <w:proofErr w:type="gramStart"/>
      <w:r w:rsidRPr="00C2181A">
        <w:rPr>
          <w:rFonts w:eastAsia="Arial Unicode MS"/>
          <w:b/>
          <w:bCs/>
          <w:sz w:val="28"/>
          <w:szCs w:val="28"/>
        </w:rPr>
        <w:t>y</w:t>
      </w:r>
      <w:proofErr w:type="gramEnd"/>
      <w:r w:rsidRPr="00C2181A">
        <w:rPr>
          <w:rFonts w:eastAsia="Arial Unicode MS"/>
          <w:b/>
          <w:bCs/>
          <w:sz w:val="28"/>
          <w:szCs w:val="28"/>
        </w:rPr>
        <w:t xml:space="preserve"> Google Cloud </w:t>
      </w:r>
      <w:proofErr w:type="spellStart"/>
      <w:r w:rsidRPr="00C2181A">
        <w:rPr>
          <w:rFonts w:eastAsia="Arial Unicode MS"/>
          <w:b/>
          <w:bCs/>
          <w:sz w:val="28"/>
          <w:szCs w:val="28"/>
        </w:rPr>
        <w:t>Messaging</w:t>
      </w:r>
      <w:proofErr w:type="spellEnd"/>
      <w:r w:rsidRPr="00C2181A">
        <w:rPr>
          <w:rFonts w:eastAsia="Arial Unicode MS"/>
          <w:b/>
          <w:bCs/>
          <w:sz w:val="28"/>
          <w:szCs w:val="28"/>
        </w:rPr>
        <w:t>.</w:t>
      </w:r>
    </w:p>
    <w:p w:rsidR="001D3C37" w:rsidRPr="00C2181A" w:rsidRDefault="001D3C37">
      <w:pPr>
        <w:jc w:val="center"/>
        <w:rPr>
          <w:rFonts w:eastAsia="Arial Unicode MS"/>
          <w:b/>
          <w:bCs/>
        </w:rPr>
      </w:pPr>
    </w:p>
    <w:p w:rsidR="001D3C37" w:rsidRPr="00C2181A" w:rsidRDefault="005625F5">
      <w:pPr>
        <w:jc w:val="center"/>
        <w:rPr>
          <w:rFonts w:eastAsia="Arial Unicode MS"/>
          <w:b/>
          <w:bCs/>
          <w:spacing w:val="20"/>
        </w:rPr>
      </w:pPr>
      <w:r>
        <w:rPr>
          <w:rFonts w:eastAsia="Arial Unicode MS"/>
          <w:b/>
          <w:bCs/>
          <w:spacing w:val="20"/>
        </w:rPr>
        <w:t>TESIN</w:t>
      </w:r>
      <w:r w:rsidR="00D65522">
        <w:rPr>
          <w:rFonts w:eastAsia="Arial Unicode MS"/>
          <w:b/>
          <w:bCs/>
          <w:spacing w:val="20"/>
        </w:rPr>
        <w:t>A</w:t>
      </w:r>
    </w:p>
    <w:p w:rsidR="001D3C37" w:rsidRPr="00C2181A" w:rsidRDefault="001D3C37">
      <w:pPr>
        <w:jc w:val="center"/>
        <w:rPr>
          <w:rFonts w:eastAsia="Arial Unicode MS"/>
          <w:b/>
          <w:bCs/>
        </w:rPr>
      </w:pPr>
      <w:r w:rsidRPr="00C2181A">
        <w:rPr>
          <w:rFonts w:eastAsia="Arial Unicode MS"/>
          <w:b/>
          <w:bCs/>
        </w:rPr>
        <w:t>QUE PARA OBTENER EL TITULO DE</w:t>
      </w:r>
    </w:p>
    <w:p w:rsidR="001D3C37" w:rsidRPr="00C2181A" w:rsidRDefault="001D3C37">
      <w:pPr>
        <w:jc w:val="center"/>
        <w:rPr>
          <w:rFonts w:eastAsia="Arial Unicode MS"/>
          <w:b/>
          <w:bCs/>
        </w:rPr>
      </w:pPr>
      <w:r w:rsidRPr="00C2181A">
        <w:rPr>
          <w:rFonts w:eastAsia="Arial Unicode MS"/>
          <w:b/>
          <w:bCs/>
        </w:rPr>
        <w:t>INGENIERO EN COMPUTACIÓN</w:t>
      </w:r>
    </w:p>
    <w:p w:rsidR="001D3C37" w:rsidRPr="00C2181A" w:rsidRDefault="001D3C37">
      <w:pPr>
        <w:jc w:val="center"/>
        <w:rPr>
          <w:rFonts w:eastAsia="Arial Unicode MS"/>
          <w:b/>
          <w:bCs/>
        </w:rPr>
      </w:pPr>
    </w:p>
    <w:p w:rsidR="001D3C37" w:rsidRPr="00C2181A" w:rsidRDefault="001D3C37">
      <w:pPr>
        <w:jc w:val="center"/>
        <w:rPr>
          <w:rFonts w:eastAsia="Arial Unicode MS"/>
          <w:b/>
          <w:bCs/>
          <w:spacing w:val="20"/>
        </w:rPr>
      </w:pPr>
      <w:r w:rsidRPr="00C2181A">
        <w:rPr>
          <w:rFonts w:eastAsia="Arial Unicode MS"/>
          <w:b/>
          <w:bCs/>
          <w:spacing w:val="20"/>
        </w:rPr>
        <w:t>PRESENTAN</w:t>
      </w:r>
    </w:p>
    <w:p w:rsidR="001D3C37" w:rsidRPr="00C2181A" w:rsidRDefault="001D3C37">
      <w:pPr>
        <w:jc w:val="center"/>
        <w:rPr>
          <w:rFonts w:eastAsia="Arial Unicode MS"/>
          <w:b/>
          <w:bCs/>
        </w:rPr>
      </w:pPr>
      <w:r w:rsidRPr="00C2181A">
        <w:rPr>
          <w:rFonts w:eastAsia="Arial Unicode MS"/>
          <w:b/>
          <w:bCs/>
        </w:rPr>
        <w:t xml:space="preserve">WILLIAM LUIS CALDERON PALOMINO </w:t>
      </w:r>
    </w:p>
    <w:p w:rsidR="001D3C37" w:rsidRPr="00C2181A" w:rsidRDefault="001D3C37">
      <w:pPr>
        <w:jc w:val="center"/>
        <w:rPr>
          <w:rFonts w:eastAsia="Arial Unicode MS"/>
          <w:b/>
          <w:bCs/>
        </w:rPr>
      </w:pPr>
      <w:r w:rsidRPr="00C2181A">
        <w:rPr>
          <w:rFonts w:eastAsia="Arial Unicode MS"/>
          <w:b/>
          <w:bCs/>
        </w:rPr>
        <w:t xml:space="preserve">DANIEL SÁNCHEZ CARMONA </w:t>
      </w:r>
    </w:p>
    <w:p w:rsidR="001D3C37" w:rsidRPr="00C2181A" w:rsidRDefault="001D3C37">
      <w:pPr>
        <w:jc w:val="center"/>
        <w:rPr>
          <w:rFonts w:eastAsia="Arial Unicode MS"/>
          <w:b/>
          <w:bCs/>
        </w:rPr>
      </w:pPr>
    </w:p>
    <w:p w:rsidR="001D3C37" w:rsidRPr="00C2181A" w:rsidRDefault="001D3C37">
      <w:pPr>
        <w:jc w:val="center"/>
        <w:rPr>
          <w:rFonts w:eastAsia="Arial Unicode MS"/>
          <w:b/>
          <w:bCs/>
        </w:rPr>
      </w:pPr>
      <w:r w:rsidRPr="00C2181A">
        <w:rPr>
          <w:rFonts w:eastAsia="Arial Unicode MS"/>
          <w:b/>
          <w:bCs/>
        </w:rPr>
        <w:t>ASESORES:</w:t>
      </w:r>
    </w:p>
    <w:p w:rsidR="001D3C37" w:rsidRDefault="001D3C37">
      <w:pPr>
        <w:jc w:val="center"/>
        <w:rPr>
          <w:b/>
          <w:bCs/>
        </w:rPr>
      </w:pPr>
      <w:r w:rsidRPr="00C2181A">
        <w:rPr>
          <w:b/>
          <w:bCs/>
        </w:rPr>
        <w:t>M. en C. IXCHEL MARTÍNEZ PIRÓ</w:t>
      </w:r>
    </w:p>
    <w:p w:rsidR="008721C5" w:rsidRPr="008721C5" w:rsidRDefault="008721C5" w:rsidP="008721C5">
      <w:pPr>
        <w:jc w:val="center"/>
        <w:rPr>
          <w:rFonts w:eastAsia="Arial Unicode MS"/>
          <w:b/>
          <w:bCs/>
        </w:rPr>
      </w:pPr>
      <w:r>
        <w:rPr>
          <w:rFonts w:eastAsia="Arial Unicode MS"/>
          <w:b/>
          <w:bCs/>
        </w:rPr>
        <w:t>ING. MIGUEL ÁNGEL</w:t>
      </w:r>
      <w:r w:rsidRPr="00C2181A">
        <w:rPr>
          <w:rFonts w:eastAsia="Arial Unicode MS"/>
          <w:b/>
          <w:bCs/>
        </w:rPr>
        <w:t xml:space="preserve"> MIRANDA HERNÁNDEZ</w:t>
      </w:r>
    </w:p>
    <w:p w:rsidR="0031425B" w:rsidRPr="00C2181A" w:rsidRDefault="00EA0594" w:rsidP="00AD135E">
      <w:pPr>
        <w:jc w:val="right"/>
        <w:sectPr w:rsidR="0031425B" w:rsidRPr="00C2181A" w:rsidSect="00C84EB6">
          <w:headerReference w:type="default" r:id="rId10"/>
          <w:type w:val="continuous"/>
          <w:pgSz w:w="12240" w:h="15840"/>
          <w:pgMar w:top="1701" w:right="1418" w:bottom="1701" w:left="1701" w:header="709" w:footer="709" w:gutter="0"/>
          <w:pgNumType w:fmt="lowerRoman" w:start="1"/>
          <w:cols w:space="708"/>
          <w:docGrid w:linePitch="360"/>
        </w:sectPr>
      </w:pPr>
      <w:r>
        <w:rPr>
          <w:noProof/>
          <w:lang w:eastAsia="es-MX"/>
        </w:rPr>
        <w:drawing>
          <wp:anchor distT="0" distB="0" distL="114300" distR="114300" simplePos="0" relativeHeight="251656704" behindDoc="0" locked="0" layoutInCell="1" allowOverlap="1" wp14:anchorId="27C1A58B" wp14:editId="4AF883D6">
            <wp:simplePos x="0" y="0"/>
            <wp:positionH relativeFrom="column">
              <wp:posOffset>-148590</wp:posOffset>
            </wp:positionH>
            <wp:positionV relativeFrom="paragraph">
              <wp:posOffset>304165</wp:posOffset>
            </wp:positionV>
            <wp:extent cx="1045845" cy="929640"/>
            <wp:effectExtent l="0" t="0" r="1905" b="3810"/>
            <wp:wrapSquare wrapText="bothSides"/>
            <wp:docPr id="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5845" cy="929640"/>
                    </a:xfrm>
                    <a:prstGeom prst="rect">
                      <a:avLst/>
                    </a:prstGeom>
                    <a:noFill/>
                  </pic:spPr>
                </pic:pic>
              </a:graphicData>
            </a:graphic>
            <wp14:sizeRelH relativeFrom="page">
              <wp14:pctWidth>0</wp14:pctWidth>
            </wp14:sizeRelH>
            <wp14:sizeRelV relativeFrom="page">
              <wp14:pctHeight>0</wp14:pctHeight>
            </wp14:sizeRelV>
          </wp:anchor>
        </w:drawing>
      </w:r>
      <w:r w:rsidR="00583C9A">
        <w:t>MÉXICO, D.F. MARZO</w:t>
      </w:r>
      <w:r w:rsidR="00A07524">
        <w:t xml:space="preserve"> 2014</w:t>
      </w:r>
    </w:p>
    <w:p w:rsidR="0031425B" w:rsidRPr="00C2181A" w:rsidRDefault="00970633">
      <w:pPr>
        <w:pStyle w:val="TtulodeTDC"/>
        <w:rPr>
          <w:rFonts w:ascii="Arial" w:hAnsi="Arial" w:cs="Arial"/>
        </w:rPr>
      </w:pPr>
      <w:r w:rsidRPr="00C2181A">
        <w:rPr>
          <w:rFonts w:ascii="Arial" w:hAnsi="Arial" w:cs="Arial"/>
          <w:lang w:val="es-ES"/>
        </w:rPr>
        <w:lastRenderedPageBreak/>
        <w:t>Índice</w:t>
      </w:r>
    </w:p>
    <w:p w:rsidR="00631FAF" w:rsidRDefault="00050570">
      <w:pPr>
        <w:pStyle w:val="TDC1"/>
        <w:tabs>
          <w:tab w:val="right" w:leader="dot" w:pos="9111"/>
        </w:tabs>
        <w:rPr>
          <w:rFonts w:asciiTheme="minorHAnsi" w:eastAsiaTheme="minorEastAsia" w:hAnsiTheme="minorHAnsi" w:cstheme="minorBidi"/>
          <w:noProof/>
          <w:sz w:val="22"/>
          <w:szCs w:val="22"/>
          <w:lang w:eastAsia="es-MX"/>
        </w:rPr>
      </w:pPr>
      <w:r w:rsidRPr="00C2181A">
        <w:fldChar w:fldCharType="begin"/>
      </w:r>
      <w:r w:rsidR="0031425B" w:rsidRPr="00C2181A">
        <w:instrText xml:space="preserve"> TOC \o "1-3" \h \z \u </w:instrText>
      </w:r>
      <w:r w:rsidRPr="00C2181A">
        <w:fldChar w:fldCharType="separate"/>
      </w:r>
      <w:hyperlink w:anchor="_Toc382263357" w:history="1">
        <w:r w:rsidR="00631FAF" w:rsidRPr="006153FF">
          <w:rPr>
            <w:rStyle w:val="Hipervnculo"/>
            <w:noProof/>
          </w:rPr>
          <w:t>Resumen</w:t>
        </w:r>
        <w:r w:rsidR="00631FAF">
          <w:rPr>
            <w:noProof/>
            <w:webHidden/>
          </w:rPr>
          <w:tab/>
        </w:r>
        <w:r w:rsidR="00631FAF">
          <w:rPr>
            <w:noProof/>
            <w:webHidden/>
          </w:rPr>
          <w:fldChar w:fldCharType="begin"/>
        </w:r>
        <w:r w:rsidR="00631FAF">
          <w:rPr>
            <w:noProof/>
            <w:webHidden/>
          </w:rPr>
          <w:instrText xml:space="preserve"> PAGEREF _Toc382263357 \h </w:instrText>
        </w:r>
        <w:r w:rsidR="00631FAF">
          <w:rPr>
            <w:noProof/>
            <w:webHidden/>
          </w:rPr>
        </w:r>
        <w:r w:rsidR="00631FAF">
          <w:rPr>
            <w:noProof/>
            <w:webHidden/>
          </w:rPr>
          <w:fldChar w:fldCharType="separate"/>
        </w:r>
        <w:r w:rsidR="00CB6236">
          <w:rPr>
            <w:noProof/>
            <w:webHidden/>
          </w:rPr>
          <w:t>I</w:t>
        </w:r>
        <w:r w:rsidR="00631FAF">
          <w:rPr>
            <w:noProof/>
            <w:webHidden/>
          </w:rPr>
          <w:fldChar w:fldCharType="end"/>
        </w:r>
      </w:hyperlink>
    </w:p>
    <w:p w:rsidR="00631FAF" w:rsidRDefault="00905B1A">
      <w:pPr>
        <w:pStyle w:val="TDC1"/>
        <w:tabs>
          <w:tab w:val="right" w:leader="dot" w:pos="9111"/>
        </w:tabs>
        <w:rPr>
          <w:rFonts w:asciiTheme="minorHAnsi" w:eastAsiaTheme="minorEastAsia" w:hAnsiTheme="minorHAnsi" w:cstheme="minorBidi"/>
          <w:noProof/>
          <w:sz w:val="22"/>
          <w:szCs w:val="22"/>
          <w:lang w:eastAsia="es-MX"/>
        </w:rPr>
      </w:pPr>
      <w:hyperlink w:anchor="_Toc382263358" w:history="1">
        <w:r w:rsidR="00631FAF" w:rsidRPr="006153FF">
          <w:rPr>
            <w:rStyle w:val="Hipervnculo"/>
            <w:noProof/>
          </w:rPr>
          <w:t>Antecedentes</w:t>
        </w:r>
        <w:r w:rsidR="00631FAF">
          <w:rPr>
            <w:noProof/>
            <w:webHidden/>
          </w:rPr>
          <w:tab/>
        </w:r>
        <w:r w:rsidR="00631FAF">
          <w:rPr>
            <w:noProof/>
            <w:webHidden/>
          </w:rPr>
          <w:fldChar w:fldCharType="begin"/>
        </w:r>
        <w:r w:rsidR="00631FAF">
          <w:rPr>
            <w:noProof/>
            <w:webHidden/>
          </w:rPr>
          <w:instrText xml:space="preserve"> PAGEREF _Toc382263358 \h </w:instrText>
        </w:r>
        <w:r w:rsidR="00631FAF">
          <w:rPr>
            <w:noProof/>
            <w:webHidden/>
          </w:rPr>
        </w:r>
        <w:r w:rsidR="00631FAF">
          <w:rPr>
            <w:noProof/>
            <w:webHidden/>
          </w:rPr>
          <w:fldChar w:fldCharType="separate"/>
        </w:r>
        <w:r w:rsidR="00CB6236">
          <w:rPr>
            <w:noProof/>
            <w:webHidden/>
          </w:rPr>
          <w:t>II</w:t>
        </w:r>
        <w:r w:rsidR="00631FAF">
          <w:rPr>
            <w:noProof/>
            <w:webHidden/>
          </w:rPr>
          <w:fldChar w:fldCharType="end"/>
        </w:r>
      </w:hyperlink>
    </w:p>
    <w:p w:rsidR="00631FAF" w:rsidRDefault="00905B1A">
      <w:pPr>
        <w:pStyle w:val="TDC1"/>
        <w:tabs>
          <w:tab w:val="right" w:leader="dot" w:pos="9111"/>
        </w:tabs>
        <w:rPr>
          <w:rFonts w:asciiTheme="minorHAnsi" w:eastAsiaTheme="minorEastAsia" w:hAnsiTheme="minorHAnsi" w:cstheme="minorBidi"/>
          <w:noProof/>
          <w:sz w:val="22"/>
          <w:szCs w:val="22"/>
          <w:lang w:eastAsia="es-MX"/>
        </w:rPr>
      </w:pPr>
      <w:hyperlink w:anchor="_Toc382263359" w:history="1">
        <w:r w:rsidR="00631FAF" w:rsidRPr="006153FF">
          <w:rPr>
            <w:rStyle w:val="Hipervnculo"/>
            <w:noProof/>
          </w:rPr>
          <w:t>Planteamiento del problema</w:t>
        </w:r>
        <w:r w:rsidR="00631FAF">
          <w:rPr>
            <w:noProof/>
            <w:webHidden/>
          </w:rPr>
          <w:tab/>
        </w:r>
        <w:r w:rsidR="00631FAF">
          <w:rPr>
            <w:noProof/>
            <w:webHidden/>
          </w:rPr>
          <w:fldChar w:fldCharType="begin"/>
        </w:r>
        <w:r w:rsidR="00631FAF">
          <w:rPr>
            <w:noProof/>
            <w:webHidden/>
          </w:rPr>
          <w:instrText xml:space="preserve"> PAGEREF _Toc382263359 \h </w:instrText>
        </w:r>
        <w:r w:rsidR="00631FAF">
          <w:rPr>
            <w:noProof/>
            <w:webHidden/>
          </w:rPr>
        </w:r>
        <w:r w:rsidR="00631FAF">
          <w:rPr>
            <w:noProof/>
            <w:webHidden/>
          </w:rPr>
          <w:fldChar w:fldCharType="separate"/>
        </w:r>
        <w:r w:rsidR="00CB6236">
          <w:rPr>
            <w:noProof/>
            <w:webHidden/>
          </w:rPr>
          <w:t>II</w:t>
        </w:r>
        <w:r w:rsidR="00631FAF">
          <w:rPr>
            <w:noProof/>
            <w:webHidden/>
          </w:rPr>
          <w:fldChar w:fldCharType="end"/>
        </w:r>
      </w:hyperlink>
    </w:p>
    <w:p w:rsidR="00631FAF" w:rsidRDefault="00905B1A">
      <w:pPr>
        <w:pStyle w:val="TDC1"/>
        <w:tabs>
          <w:tab w:val="right" w:leader="dot" w:pos="9111"/>
        </w:tabs>
        <w:rPr>
          <w:rFonts w:asciiTheme="minorHAnsi" w:eastAsiaTheme="minorEastAsia" w:hAnsiTheme="minorHAnsi" w:cstheme="minorBidi"/>
          <w:noProof/>
          <w:sz w:val="22"/>
          <w:szCs w:val="22"/>
          <w:lang w:eastAsia="es-MX"/>
        </w:rPr>
      </w:pPr>
      <w:hyperlink w:anchor="_Toc382263360" w:history="1">
        <w:r w:rsidR="00631FAF" w:rsidRPr="006153FF">
          <w:rPr>
            <w:rStyle w:val="Hipervnculo"/>
            <w:noProof/>
          </w:rPr>
          <w:t>Objetivo General</w:t>
        </w:r>
        <w:r w:rsidR="00631FAF">
          <w:rPr>
            <w:noProof/>
            <w:webHidden/>
          </w:rPr>
          <w:tab/>
        </w:r>
        <w:r w:rsidR="00631FAF">
          <w:rPr>
            <w:noProof/>
            <w:webHidden/>
          </w:rPr>
          <w:fldChar w:fldCharType="begin"/>
        </w:r>
        <w:r w:rsidR="00631FAF">
          <w:rPr>
            <w:noProof/>
            <w:webHidden/>
          </w:rPr>
          <w:instrText xml:space="preserve"> PAGEREF _Toc382263360 \h </w:instrText>
        </w:r>
        <w:r w:rsidR="00631FAF">
          <w:rPr>
            <w:noProof/>
            <w:webHidden/>
          </w:rPr>
        </w:r>
        <w:r w:rsidR="00631FAF">
          <w:rPr>
            <w:noProof/>
            <w:webHidden/>
          </w:rPr>
          <w:fldChar w:fldCharType="separate"/>
        </w:r>
        <w:r w:rsidR="00CB6236">
          <w:rPr>
            <w:noProof/>
            <w:webHidden/>
          </w:rPr>
          <w:t>III</w:t>
        </w:r>
        <w:r w:rsidR="00631FAF">
          <w:rPr>
            <w:noProof/>
            <w:webHidden/>
          </w:rPr>
          <w:fldChar w:fldCharType="end"/>
        </w:r>
      </w:hyperlink>
    </w:p>
    <w:p w:rsidR="00631FAF" w:rsidRDefault="00905B1A">
      <w:pPr>
        <w:pStyle w:val="TDC1"/>
        <w:tabs>
          <w:tab w:val="right" w:leader="dot" w:pos="9111"/>
        </w:tabs>
        <w:rPr>
          <w:rFonts w:asciiTheme="minorHAnsi" w:eastAsiaTheme="minorEastAsia" w:hAnsiTheme="minorHAnsi" w:cstheme="minorBidi"/>
          <w:noProof/>
          <w:sz w:val="22"/>
          <w:szCs w:val="22"/>
          <w:lang w:eastAsia="es-MX"/>
        </w:rPr>
      </w:pPr>
      <w:hyperlink w:anchor="_Toc382263361" w:history="1">
        <w:r w:rsidR="00631FAF" w:rsidRPr="006153FF">
          <w:rPr>
            <w:rStyle w:val="Hipervnculo"/>
            <w:noProof/>
          </w:rPr>
          <w:t>Objetivos Particulares</w:t>
        </w:r>
        <w:r w:rsidR="00631FAF">
          <w:rPr>
            <w:noProof/>
            <w:webHidden/>
          </w:rPr>
          <w:tab/>
        </w:r>
        <w:r w:rsidR="00631FAF">
          <w:rPr>
            <w:noProof/>
            <w:webHidden/>
          </w:rPr>
          <w:fldChar w:fldCharType="begin"/>
        </w:r>
        <w:r w:rsidR="00631FAF">
          <w:rPr>
            <w:noProof/>
            <w:webHidden/>
          </w:rPr>
          <w:instrText xml:space="preserve"> PAGEREF _Toc382263361 \h </w:instrText>
        </w:r>
        <w:r w:rsidR="00631FAF">
          <w:rPr>
            <w:noProof/>
            <w:webHidden/>
          </w:rPr>
        </w:r>
        <w:r w:rsidR="00631FAF">
          <w:rPr>
            <w:noProof/>
            <w:webHidden/>
          </w:rPr>
          <w:fldChar w:fldCharType="separate"/>
        </w:r>
        <w:r w:rsidR="00CB6236">
          <w:rPr>
            <w:noProof/>
            <w:webHidden/>
          </w:rPr>
          <w:t>III</w:t>
        </w:r>
        <w:r w:rsidR="00631FAF">
          <w:rPr>
            <w:noProof/>
            <w:webHidden/>
          </w:rPr>
          <w:fldChar w:fldCharType="end"/>
        </w:r>
      </w:hyperlink>
    </w:p>
    <w:p w:rsidR="00631FAF" w:rsidRDefault="00905B1A">
      <w:pPr>
        <w:pStyle w:val="TDC1"/>
        <w:tabs>
          <w:tab w:val="right" w:leader="dot" w:pos="9111"/>
        </w:tabs>
        <w:rPr>
          <w:rFonts w:asciiTheme="minorHAnsi" w:eastAsiaTheme="minorEastAsia" w:hAnsiTheme="minorHAnsi" w:cstheme="minorBidi"/>
          <w:noProof/>
          <w:sz w:val="22"/>
          <w:szCs w:val="22"/>
          <w:lang w:eastAsia="es-MX"/>
        </w:rPr>
      </w:pPr>
      <w:hyperlink w:anchor="_Toc382263362" w:history="1">
        <w:r w:rsidR="00631FAF" w:rsidRPr="006153FF">
          <w:rPr>
            <w:rStyle w:val="Hipervnculo"/>
            <w:noProof/>
          </w:rPr>
          <w:t>Justificación</w:t>
        </w:r>
        <w:r w:rsidR="00631FAF">
          <w:rPr>
            <w:noProof/>
            <w:webHidden/>
          </w:rPr>
          <w:tab/>
        </w:r>
        <w:r w:rsidR="00631FAF">
          <w:rPr>
            <w:noProof/>
            <w:webHidden/>
          </w:rPr>
          <w:fldChar w:fldCharType="begin"/>
        </w:r>
        <w:r w:rsidR="00631FAF">
          <w:rPr>
            <w:noProof/>
            <w:webHidden/>
          </w:rPr>
          <w:instrText xml:space="preserve"> PAGEREF _Toc382263362 \h </w:instrText>
        </w:r>
        <w:r w:rsidR="00631FAF">
          <w:rPr>
            <w:noProof/>
            <w:webHidden/>
          </w:rPr>
        </w:r>
        <w:r w:rsidR="00631FAF">
          <w:rPr>
            <w:noProof/>
            <w:webHidden/>
          </w:rPr>
          <w:fldChar w:fldCharType="separate"/>
        </w:r>
        <w:r w:rsidR="00CB6236">
          <w:rPr>
            <w:noProof/>
            <w:webHidden/>
          </w:rPr>
          <w:t>III</w:t>
        </w:r>
        <w:r w:rsidR="00631FAF">
          <w:rPr>
            <w:noProof/>
            <w:webHidden/>
          </w:rPr>
          <w:fldChar w:fldCharType="end"/>
        </w:r>
      </w:hyperlink>
    </w:p>
    <w:p w:rsidR="00631FAF" w:rsidRDefault="00905B1A">
      <w:pPr>
        <w:pStyle w:val="TDC1"/>
        <w:tabs>
          <w:tab w:val="right" w:leader="dot" w:pos="9111"/>
        </w:tabs>
        <w:rPr>
          <w:rFonts w:asciiTheme="minorHAnsi" w:eastAsiaTheme="minorEastAsia" w:hAnsiTheme="minorHAnsi" w:cstheme="minorBidi"/>
          <w:noProof/>
          <w:sz w:val="22"/>
          <w:szCs w:val="22"/>
          <w:lang w:eastAsia="es-MX"/>
        </w:rPr>
      </w:pPr>
      <w:hyperlink w:anchor="_Toc382263363" w:history="1">
        <w:r w:rsidR="00631FAF" w:rsidRPr="006153FF">
          <w:rPr>
            <w:rStyle w:val="Hipervnculo"/>
            <w:noProof/>
          </w:rPr>
          <w:t>Hipótesis</w:t>
        </w:r>
        <w:r w:rsidR="00631FAF">
          <w:rPr>
            <w:noProof/>
            <w:webHidden/>
          </w:rPr>
          <w:tab/>
        </w:r>
        <w:r w:rsidR="00631FAF">
          <w:rPr>
            <w:noProof/>
            <w:webHidden/>
          </w:rPr>
          <w:fldChar w:fldCharType="begin"/>
        </w:r>
        <w:r w:rsidR="00631FAF">
          <w:rPr>
            <w:noProof/>
            <w:webHidden/>
          </w:rPr>
          <w:instrText xml:space="preserve"> PAGEREF _Toc382263363 \h </w:instrText>
        </w:r>
        <w:r w:rsidR="00631FAF">
          <w:rPr>
            <w:noProof/>
            <w:webHidden/>
          </w:rPr>
        </w:r>
        <w:r w:rsidR="00631FAF">
          <w:rPr>
            <w:noProof/>
            <w:webHidden/>
          </w:rPr>
          <w:fldChar w:fldCharType="separate"/>
        </w:r>
        <w:r w:rsidR="00CB6236">
          <w:rPr>
            <w:noProof/>
            <w:webHidden/>
          </w:rPr>
          <w:t>IV</w:t>
        </w:r>
        <w:r w:rsidR="00631FAF">
          <w:rPr>
            <w:noProof/>
            <w:webHidden/>
          </w:rPr>
          <w:fldChar w:fldCharType="end"/>
        </w:r>
      </w:hyperlink>
    </w:p>
    <w:p w:rsidR="00631FAF" w:rsidRDefault="00905B1A">
      <w:pPr>
        <w:pStyle w:val="TDC1"/>
        <w:tabs>
          <w:tab w:val="right" w:leader="dot" w:pos="9111"/>
        </w:tabs>
        <w:rPr>
          <w:rFonts w:asciiTheme="minorHAnsi" w:eastAsiaTheme="minorEastAsia" w:hAnsiTheme="minorHAnsi" w:cstheme="minorBidi"/>
          <w:noProof/>
          <w:sz w:val="22"/>
          <w:szCs w:val="22"/>
          <w:lang w:eastAsia="es-MX"/>
        </w:rPr>
      </w:pPr>
      <w:hyperlink w:anchor="_Toc382263364" w:history="1">
        <w:r w:rsidR="00631FAF" w:rsidRPr="006153FF">
          <w:rPr>
            <w:rStyle w:val="Hipervnculo"/>
            <w:noProof/>
          </w:rPr>
          <w:t>Estado del Arte</w:t>
        </w:r>
        <w:r w:rsidR="00631FAF">
          <w:rPr>
            <w:noProof/>
            <w:webHidden/>
          </w:rPr>
          <w:tab/>
        </w:r>
        <w:r w:rsidR="00631FAF">
          <w:rPr>
            <w:noProof/>
            <w:webHidden/>
          </w:rPr>
          <w:fldChar w:fldCharType="begin"/>
        </w:r>
        <w:r w:rsidR="00631FAF">
          <w:rPr>
            <w:noProof/>
            <w:webHidden/>
          </w:rPr>
          <w:instrText xml:space="preserve"> PAGEREF _Toc382263364 \h </w:instrText>
        </w:r>
        <w:r w:rsidR="00631FAF">
          <w:rPr>
            <w:noProof/>
            <w:webHidden/>
          </w:rPr>
        </w:r>
        <w:r w:rsidR="00631FAF">
          <w:rPr>
            <w:noProof/>
            <w:webHidden/>
          </w:rPr>
          <w:fldChar w:fldCharType="separate"/>
        </w:r>
        <w:r w:rsidR="00CB6236">
          <w:rPr>
            <w:noProof/>
            <w:webHidden/>
          </w:rPr>
          <w:t>IV</w:t>
        </w:r>
        <w:r w:rsidR="00631FAF">
          <w:rPr>
            <w:noProof/>
            <w:webHidden/>
          </w:rPr>
          <w:fldChar w:fldCharType="end"/>
        </w:r>
      </w:hyperlink>
    </w:p>
    <w:p w:rsidR="00631FAF" w:rsidRDefault="00905B1A">
      <w:pPr>
        <w:pStyle w:val="TDC1"/>
        <w:tabs>
          <w:tab w:val="right" w:leader="dot" w:pos="9111"/>
        </w:tabs>
        <w:rPr>
          <w:rFonts w:asciiTheme="minorHAnsi" w:eastAsiaTheme="minorEastAsia" w:hAnsiTheme="minorHAnsi" w:cstheme="minorBidi"/>
          <w:noProof/>
          <w:sz w:val="22"/>
          <w:szCs w:val="22"/>
          <w:lang w:eastAsia="es-MX"/>
        </w:rPr>
      </w:pPr>
      <w:hyperlink w:anchor="_Toc382263365" w:history="1">
        <w:r w:rsidR="00631FAF" w:rsidRPr="006153FF">
          <w:rPr>
            <w:rStyle w:val="Hipervnculo"/>
            <w:noProof/>
          </w:rPr>
          <w:t>Capítulo 1 Marco Teórico</w:t>
        </w:r>
        <w:r w:rsidR="00631FAF">
          <w:rPr>
            <w:noProof/>
            <w:webHidden/>
          </w:rPr>
          <w:tab/>
        </w:r>
        <w:r w:rsidR="00631FAF">
          <w:rPr>
            <w:noProof/>
            <w:webHidden/>
          </w:rPr>
          <w:fldChar w:fldCharType="begin"/>
        </w:r>
        <w:r w:rsidR="00631FAF">
          <w:rPr>
            <w:noProof/>
            <w:webHidden/>
          </w:rPr>
          <w:instrText xml:space="preserve"> PAGEREF _Toc382263365 \h </w:instrText>
        </w:r>
        <w:r w:rsidR="00631FAF">
          <w:rPr>
            <w:noProof/>
            <w:webHidden/>
          </w:rPr>
        </w:r>
        <w:r w:rsidR="00631FAF">
          <w:rPr>
            <w:noProof/>
            <w:webHidden/>
          </w:rPr>
          <w:fldChar w:fldCharType="separate"/>
        </w:r>
        <w:r w:rsidR="00CB6236">
          <w:rPr>
            <w:noProof/>
            <w:webHidden/>
          </w:rPr>
          <w:t>1</w:t>
        </w:r>
        <w:r w:rsidR="00631FAF">
          <w:rPr>
            <w:noProof/>
            <w:webHidden/>
          </w:rPr>
          <w:fldChar w:fldCharType="end"/>
        </w:r>
      </w:hyperlink>
    </w:p>
    <w:p w:rsidR="00631FAF" w:rsidRDefault="00905B1A">
      <w:pPr>
        <w:pStyle w:val="TDC2"/>
        <w:tabs>
          <w:tab w:val="left" w:pos="880"/>
          <w:tab w:val="right" w:leader="dot" w:pos="9111"/>
        </w:tabs>
        <w:rPr>
          <w:rFonts w:asciiTheme="minorHAnsi" w:eastAsiaTheme="minorEastAsia" w:hAnsiTheme="minorHAnsi" w:cstheme="minorBidi"/>
          <w:noProof/>
          <w:sz w:val="22"/>
          <w:szCs w:val="22"/>
          <w:lang w:eastAsia="es-MX"/>
        </w:rPr>
      </w:pPr>
      <w:hyperlink w:anchor="_Toc382263366" w:history="1">
        <w:r w:rsidR="00631FAF" w:rsidRPr="006153FF">
          <w:rPr>
            <w:rStyle w:val="Hipervnculo"/>
            <w:noProof/>
          </w:rPr>
          <w:t>1.1.</w:t>
        </w:r>
        <w:r w:rsidR="00631FAF">
          <w:rPr>
            <w:rFonts w:asciiTheme="minorHAnsi" w:eastAsiaTheme="minorEastAsia" w:hAnsiTheme="minorHAnsi" w:cstheme="minorBidi"/>
            <w:noProof/>
            <w:sz w:val="22"/>
            <w:szCs w:val="22"/>
            <w:lang w:eastAsia="es-MX"/>
          </w:rPr>
          <w:tab/>
        </w:r>
        <w:r w:rsidR="00631FAF" w:rsidRPr="006153FF">
          <w:rPr>
            <w:rStyle w:val="Hipervnculo"/>
            <w:noProof/>
          </w:rPr>
          <w:t>Sistemas de información</w:t>
        </w:r>
        <w:r w:rsidR="00631FAF">
          <w:rPr>
            <w:noProof/>
            <w:webHidden/>
          </w:rPr>
          <w:tab/>
        </w:r>
        <w:r w:rsidR="00631FAF">
          <w:rPr>
            <w:noProof/>
            <w:webHidden/>
          </w:rPr>
          <w:fldChar w:fldCharType="begin"/>
        </w:r>
        <w:r w:rsidR="00631FAF">
          <w:rPr>
            <w:noProof/>
            <w:webHidden/>
          </w:rPr>
          <w:instrText xml:space="preserve"> PAGEREF _Toc382263366 \h </w:instrText>
        </w:r>
        <w:r w:rsidR="00631FAF">
          <w:rPr>
            <w:noProof/>
            <w:webHidden/>
          </w:rPr>
        </w:r>
        <w:r w:rsidR="00631FAF">
          <w:rPr>
            <w:noProof/>
            <w:webHidden/>
          </w:rPr>
          <w:fldChar w:fldCharType="separate"/>
        </w:r>
        <w:r w:rsidR="00CB6236">
          <w:rPr>
            <w:noProof/>
            <w:webHidden/>
          </w:rPr>
          <w:t>1</w:t>
        </w:r>
        <w:r w:rsidR="00631FAF">
          <w:rPr>
            <w:noProof/>
            <w:webHidden/>
          </w:rPr>
          <w:fldChar w:fldCharType="end"/>
        </w:r>
      </w:hyperlink>
    </w:p>
    <w:p w:rsidR="00631FAF" w:rsidRDefault="00905B1A">
      <w:pPr>
        <w:pStyle w:val="TDC3"/>
        <w:tabs>
          <w:tab w:val="left" w:pos="1320"/>
          <w:tab w:val="right" w:leader="dot" w:pos="9111"/>
        </w:tabs>
        <w:rPr>
          <w:rFonts w:asciiTheme="minorHAnsi" w:eastAsiaTheme="minorEastAsia" w:hAnsiTheme="minorHAnsi" w:cstheme="minorBidi"/>
          <w:noProof/>
          <w:sz w:val="22"/>
          <w:szCs w:val="22"/>
          <w:lang w:eastAsia="es-MX"/>
        </w:rPr>
      </w:pPr>
      <w:hyperlink w:anchor="_Toc382263367" w:history="1">
        <w:r w:rsidR="00631FAF" w:rsidRPr="006153FF">
          <w:rPr>
            <w:rStyle w:val="Hipervnculo"/>
            <w:noProof/>
          </w:rPr>
          <w:t>1.1.1.</w:t>
        </w:r>
        <w:r w:rsidR="00631FAF">
          <w:rPr>
            <w:rFonts w:asciiTheme="minorHAnsi" w:eastAsiaTheme="minorEastAsia" w:hAnsiTheme="minorHAnsi" w:cstheme="minorBidi"/>
            <w:noProof/>
            <w:sz w:val="22"/>
            <w:szCs w:val="22"/>
            <w:lang w:eastAsia="es-MX"/>
          </w:rPr>
          <w:tab/>
        </w:r>
        <w:r w:rsidR="00631FAF" w:rsidRPr="006153FF">
          <w:rPr>
            <w:rStyle w:val="Hipervnculo"/>
            <w:noProof/>
          </w:rPr>
          <w:t>Componentes del sistema de información</w:t>
        </w:r>
        <w:r w:rsidR="00631FAF">
          <w:rPr>
            <w:noProof/>
            <w:webHidden/>
          </w:rPr>
          <w:tab/>
        </w:r>
        <w:r w:rsidR="00631FAF">
          <w:rPr>
            <w:noProof/>
            <w:webHidden/>
          </w:rPr>
          <w:fldChar w:fldCharType="begin"/>
        </w:r>
        <w:r w:rsidR="00631FAF">
          <w:rPr>
            <w:noProof/>
            <w:webHidden/>
          </w:rPr>
          <w:instrText xml:space="preserve"> PAGEREF _Toc382263367 \h </w:instrText>
        </w:r>
        <w:r w:rsidR="00631FAF">
          <w:rPr>
            <w:noProof/>
            <w:webHidden/>
          </w:rPr>
        </w:r>
        <w:r w:rsidR="00631FAF">
          <w:rPr>
            <w:noProof/>
            <w:webHidden/>
          </w:rPr>
          <w:fldChar w:fldCharType="separate"/>
        </w:r>
        <w:r w:rsidR="00CB6236">
          <w:rPr>
            <w:noProof/>
            <w:webHidden/>
          </w:rPr>
          <w:t>1</w:t>
        </w:r>
        <w:r w:rsidR="00631FAF">
          <w:rPr>
            <w:noProof/>
            <w:webHidden/>
          </w:rPr>
          <w:fldChar w:fldCharType="end"/>
        </w:r>
      </w:hyperlink>
    </w:p>
    <w:p w:rsidR="00631FAF" w:rsidRDefault="00905B1A">
      <w:pPr>
        <w:pStyle w:val="TDC3"/>
        <w:tabs>
          <w:tab w:val="left" w:pos="1320"/>
          <w:tab w:val="right" w:leader="dot" w:pos="9111"/>
        </w:tabs>
        <w:rPr>
          <w:rFonts w:asciiTheme="minorHAnsi" w:eastAsiaTheme="minorEastAsia" w:hAnsiTheme="minorHAnsi" w:cstheme="minorBidi"/>
          <w:noProof/>
          <w:sz w:val="22"/>
          <w:szCs w:val="22"/>
          <w:lang w:eastAsia="es-MX"/>
        </w:rPr>
      </w:pPr>
      <w:hyperlink w:anchor="_Toc382263368" w:history="1">
        <w:r w:rsidR="00631FAF" w:rsidRPr="006153FF">
          <w:rPr>
            <w:rStyle w:val="Hipervnculo"/>
            <w:noProof/>
          </w:rPr>
          <w:t>1.1.2.</w:t>
        </w:r>
        <w:r w:rsidR="00631FAF">
          <w:rPr>
            <w:rFonts w:asciiTheme="minorHAnsi" w:eastAsiaTheme="minorEastAsia" w:hAnsiTheme="minorHAnsi" w:cstheme="minorBidi"/>
            <w:noProof/>
            <w:sz w:val="22"/>
            <w:szCs w:val="22"/>
            <w:lang w:eastAsia="es-MX"/>
          </w:rPr>
          <w:tab/>
        </w:r>
        <w:r w:rsidR="00631FAF" w:rsidRPr="006153FF">
          <w:rPr>
            <w:rStyle w:val="Hipervnculo"/>
            <w:noProof/>
          </w:rPr>
          <w:t>Objetivos del Sistema de Información</w:t>
        </w:r>
        <w:r w:rsidR="00631FAF">
          <w:rPr>
            <w:noProof/>
            <w:webHidden/>
          </w:rPr>
          <w:tab/>
        </w:r>
        <w:r w:rsidR="00631FAF">
          <w:rPr>
            <w:noProof/>
            <w:webHidden/>
          </w:rPr>
          <w:fldChar w:fldCharType="begin"/>
        </w:r>
        <w:r w:rsidR="00631FAF">
          <w:rPr>
            <w:noProof/>
            <w:webHidden/>
          </w:rPr>
          <w:instrText xml:space="preserve"> PAGEREF _Toc382263368 \h </w:instrText>
        </w:r>
        <w:r w:rsidR="00631FAF">
          <w:rPr>
            <w:noProof/>
            <w:webHidden/>
          </w:rPr>
        </w:r>
        <w:r w:rsidR="00631FAF">
          <w:rPr>
            <w:noProof/>
            <w:webHidden/>
          </w:rPr>
          <w:fldChar w:fldCharType="separate"/>
        </w:r>
        <w:r w:rsidR="00CB6236">
          <w:rPr>
            <w:noProof/>
            <w:webHidden/>
          </w:rPr>
          <w:t>2</w:t>
        </w:r>
        <w:r w:rsidR="00631FAF">
          <w:rPr>
            <w:noProof/>
            <w:webHidden/>
          </w:rPr>
          <w:fldChar w:fldCharType="end"/>
        </w:r>
      </w:hyperlink>
    </w:p>
    <w:p w:rsidR="00631FAF" w:rsidRDefault="00905B1A">
      <w:pPr>
        <w:pStyle w:val="TDC3"/>
        <w:tabs>
          <w:tab w:val="left" w:pos="1320"/>
          <w:tab w:val="right" w:leader="dot" w:pos="9111"/>
        </w:tabs>
        <w:rPr>
          <w:rFonts w:asciiTheme="minorHAnsi" w:eastAsiaTheme="minorEastAsia" w:hAnsiTheme="minorHAnsi" w:cstheme="minorBidi"/>
          <w:noProof/>
          <w:sz w:val="22"/>
          <w:szCs w:val="22"/>
          <w:lang w:eastAsia="es-MX"/>
        </w:rPr>
      </w:pPr>
      <w:hyperlink w:anchor="_Toc382263369" w:history="1">
        <w:r w:rsidR="00631FAF" w:rsidRPr="006153FF">
          <w:rPr>
            <w:rStyle w:val="Hipervnculo"/>
            <w:noProof/>
          </w:rPr>
          <w:t>1.1.3.</w:t>
        </w:r>
        <w:r w:rsidR="00631FAF">
          <w:rPr>
            <w:rFonts w:asciiTheme="minorHAnsi" w:eastAsiaTheme="minorEastAsia" w:hAnsiTheme="minorHAnsi" w:cstheme="minorBidi"/>
            <w:noProof/>
            <w:sz w:val="22"/>
            <w:szCs w:val="22"/>
            <w:lang w:eastAsia="es-MX"/>
          </w:rPr>
          <w:tab/>
        </w:r>
        <w:r w:rsidR="00631FAF" w:rsidRPr="006153FF">
          <w:rPr>
            <w:rStyle w:val="Hipervnculo"/>
            <w:noProof/>
          </w:rPr>
          <w:t>Clasificación de los Sistemas de Información</w:t>
        </w:r>
        <w:r w:rsidR="00631FAF">
          <w:rPr>
            <w:noProof/>
            <w:webHidden/>
          </w:rPr>
          <w:tab/>
        </w:r>
        <w:r w:rsidR="00631FAF">
          <w:rPr>
            <w:noProof/>
            <w:webHidden/>
          </w:rPr>
          <w:fldChar w:fldCharType="begin"/>
        </w:r>
        <w:r w:rsidR="00631FAF">
          <w:rPr>
            <w:noProof/>
            <w:webHidden/>
          </w:rPr>
          <w:instrText xml:space="preserve"> PAGEREF _Toc382263369 \h </w:instrText>
        </w:r>
        <w:r w:rsidR="00631FAF">
          <w:rPr>
            <w:noProof/>
            <w:webHidden/>
          </w:rPr>
        </w:r>
        <w:r w:rsidR="00631FAF">
          <w:rPr>
            <w:noProof/>
            <w:webHidden/>
          </w:rPr>
          <w:fldChar w:fldCharType="separate"/>
        </w:r>
        <w:r w:rsidR="00CB6236">
          <w:rPr>
            <w:noProof/>
            <w:webHidden/>
          </w:rPr>
          <w:t>2</w:t>
        </w:r>
        <w:r w:rsidR="00631FAF">
          <w:rPr>
            <w:noProof/>
            <w:webHidden/>
          </w:rPr>
          <w:fldChar w:fldCharType="end"/>
        </w:r>
      </w:hyperlink>
    </w:p>
    <w:p w:rsidR="00631FAF" w:rsidRDefault="00905B1A">
      <w:pPr>
        <w:pStyle w:val="TDC2"/>
        <w:tabs>
          <w:tab w:val="left" w:pos="880"/>
          <w:tab w:val="right" w:leader="dot" w:pos="9111"/>
        </w:tabs>
        <w:rPr>
          <w:rFonts w:asciiTheme="minorHAnsi" w:eastAsiaTheme="minorEastAsia" w:hAnsiTheme="minorHAnsi" w:cstheme="minorBidi"/>
          <w:noProof/>
          <w:sz w:val="22"/>
          <w:szCs w:val="22"/>
          <w:lang w:eastAsia="es-MX"/>
        </w:rPr>
      </w:pPr>
      <w:hyperlink w:anchor="_Toc382263370" w:history="1">
        <w:r w:rsidR="00631FAF" w:rsidRPr="006153FF">
          <w:rPr>
            <w:rStyle w:val="Hipervnculo"/>
            <w:noProof/>
          </w:rPr>
          <w:t>1.2.</w:t>
        </w:r>
        <w:r w:rsidR="00631FAF">
          <w:rPr>
            <w:rFonts w:asciiTheme="minorHAnsi" w:eastAsiaTheme="minorEastAsia" w:hAnsiTheme="minorHAnsi" w:cstheme="minorBidi"/>
            <w:noProof/>
            <w:sz w:val="22"/>
            <w:szCs w:val="22"/>
            <w:lang w:eastAsia="es-MX"/>
          </w:rPr>
          <w:tab/>
        </w:r>
        <w:r w:rsidR="00631FAF" w:rsidRPr="006153FF">
          <w:rPr>
            <w:rStyle w:val="Hipervnculo"/>
            <w:noProof/>
          </w:rPr>
          <w:t>Sistema de Coordenadas Geográficas</w:t>
        </w:r>
        <w:r w:rsidR="00631FAF">
          <w:rPr>
            <w:noProof/>
            <w:webHidden/>
          </w:rPr>
          <w:tab/>
        </w:r>
        <w:r w:rsidR="00631FAF">
          <w:rPr>
            <w:noProof/>
            <w:webHidden/>
          </w:rPr>
          <w:fldChar w:fldCharType="begin"/>
        </w:r>
        <w:r w:rsidR="00631FAF">
          <w:rPr>
            <w:noProof/>
            <w:webHidden/>
          </w:rPr>
          <w:instrText xml:space="preserve"> PAGEREF _Toc382263370 \h </w:instrText>
        </w:r>
        <w:r w:rsidR="00631FAF">
          <w:rPr>
            <w:noProof/>
            <w:webHidden/>
          </w:rPr>
        </w:r>
        <w:r w:rsidR="00631FAF">
          <w:rPr>
            <w:noProof/>
            <w:webHidden/>
          </w:rPr>
          <w:fldChar w:fldCharType="separate"/>
        </w:r>
        <w:r w:rsidR="00CB6236">
          <w:rPr>
            <w:noProof/>
            <w:webHidden/>
          </w:rPr>
          <w:t>4</w:t>
        </w:r>
        <w:r w:rsidR="00631FAF">
          <w:rPr>
            <w:noProof/>
            <w:webHidden/>
          </w:rPr>
          <w:fldChar w:fldCharType="end"/>
        </w:r>
      </w:hyperlink>
    </w:p>
    <w:p w:rsidR="00631FAF" w:rsidRDefault="00905B1A">
      <w:pPr>
        <w:pStyle w:val="TDC2"/>
        <w:tabs>
          <w:tab w:val="left" w:pos="880"/>
          <w:tab w:val="right" w:leader="dot" w:pos="9111"/>
        </w:tabs>
        <w:rPr>
          <w:rFonts w:asciiTheme="minorHAnsi" w:eastAsiaTheme="minorEastAsia" w:hAnsiTheme="minorHAnsi" w:cstheme="minorBidi"/>
          <w:noProof/>
          <w:sz w:val="22"/>
          <w:szCs w:val="22"/>
          <w:lang w:eastAsia="es-MX"/>
        </w:rPr>
      </w:pPr>
      <w:hyperlink w:anchor="_Toc382263371" w:history="1">
        <w:r w:rsidR="00631FAF" w:rsidRPr="006153FF">
          <w:rPr>
            <w:rStyle w:val="Hipervnculo"/>
            <w:noProof/>
          </w:rPr>
          <w:t>1.3.</w:t>
        </w:r>
        <w:r w:rsidR="00631FAF">
          <w:rPr>
            <w:rFonts w:asciiTheme="minorHAnsi" w:eastAsiaTheme="minorEastAsia" w:hAnsiTheme="minorHAnsi" w:cstheme="minorBidi"/>
            <w:noProof/>
            <w:sz w:val="22"/>
            <w:szCs w:val="22"/>
            <w:lang w:eastAsia="es-MX"/>
          </w:rPr>
          <w:tab/>
        </w:r>
        <w:r w:rsidR="00631FAF" w:rsidRPr="006153FF">
          <w:rPr>
            <w:rStyle w:val="Hipervnculo"/>
            <w:noProof/>
          </w:rPr>
          <w:t>Sistemas en Tiempo Real</w:t>
        </w:r>
        <w:r w:rsidR="00631FAF">
          <w:rPr>
            <w:noProof/>
            <w:webHidden/>
          </w:rPr>
          <w:tab/>
        </w:r>
        <w:r w:rsidR="00631FAF">
          <w:rPr>
            <w:noProof/>
            <w:webHidden/>
          </w:rPr>
          <w:fldChar w:fldCharType="begin"/>
        </w:r>
        <w:r w:rsidR="00631FAF">
          <w:rPr>
            <w:noProof/>
            <w:webHidden/>
          </w:rPr>
          <w:instrText xml:space="preserve"> PAGEREF _Toc382263371 \h </w:instrText>
        </w:r>
        <w:r w:rsidR="00631FAF">
          <w:rPr>
            <w:noProof/>
            <w:webHidden/>
          </w:rPr>
        </w:r>
        <w:r w:rsidR="00631FAF">
          <w:rPr>
            <w:noProof/>
            <w:webHidden/>
          </w:rPr>
          <w:fldChar w:fldCharType="separate"/>
        </w:r>
        <w:r w:rsidR="00CB6236">
          <w:rPr>
            <w:noProof/>
            <w:webHidden/>
          </w:rPr>
          <w:t>5</w:t>
        </w:r>
        <w:r w:rsidR="00631FAF">
          <w:rPr>
            <w:noProof/>
            <w:webHidden/>
          </w:rPr>
          <w:fldChar w:fldCharType="end"/>
        </w:r>
      </w:hyperlink>
    </w:p>
    <w:p w:rsidR="00631FAF" w:rsidRDefault="00905B1A">
      <w:pPr>
        <w:pStyle w:val="TDC3"/>
        <w:tabs>
          <w:tab w:val="left" w:pos="1320"/>
          <w:tab w:val="right" w:leader="dot" w:pos="9111"/>
        </w:tabs>
        <w:rPr>
          <w:rFonts w:asciiTheme="minorHAnsi" w:eastAsiaTheme="minorEastAsia" w:hAnsiTheme="minorHAnsi" w:cstheme="minorBidi"/>
          <w:noProof/>
          <w:sz w:val="22"/>
          <w:szCs w:val="22"/>
          <w:lang w:eastAsia="es-MX"/>
        </w:rPr>
      </w:pPr>
      <w:hyperlink w:anchor="_Toc382263372" w:history="1">
        <w:r w:rsidR="00631FAF" w:rsidRPr="006153FF">
          <w:rPr>
            <w:rStyle w:val="Hipervnculo"/>
            <w:noProof/>
          </w:rPr>
          <w:t>1.3.1.</w:t>
        </w:r>
        <w:r w:rsidR="00631FAF">
          <w:rPr>
            <w:rFonts w:asciiTheme="minorHAnsi" w:eastAsiaTheme="minorEastAsia" w:hAnsiTheme="minorHAnsi" w:cstheme="minorBidi"/>
            <w:noProof/>
            <w:sz w:val="22"/>
            <w:szCs w:val="22"/>
            <w:lang w:eastAsia="es-MX"/>
          </w:rPr>
          <w:tab/>
        </w:r>
        <w:r w:rsidR="00631FAF" w:rsidRPr="006153FF">
          <w:rPr>
            <w:rStyle w:val="Hipervnculo"/>
            <w:noProof/>
          </w:rPr>
          <w:t>Clases de Sistemas en Tiempo Real</w:t>
        </w:r>
        <w:r w:rsidR="00631FAF">
          <w:rPr>
            <w:noProof/>
            <w:webHidden/>
          </w:rPr>
          <w:tab/>
        </w:r>
        <w:r w:rsidR="00631FAF">
          <w:rPr>
            <w:noProof/>
            <w:webHidden/>
          </w:rPr>
          <w:fldChar w:fldCharType="begin"/>
        </w:r>
        <w:r w:rsidR="00631FAF">
          <w:rPr>
            <w:noProof/>
            <w:webHidden/>
          </w:rPr>
          <w:instrText xml:space="preserve"> PAGEREF _Toc382263372 \h </w:instrText>
        </w:r>
        <w:r w:rsidR="00631FAF">
          <w:rPr>
            <w:noProof/>
            <w:webHidden/>
          </w:rPr>
        </w:r>
        <w:r w:rsidR="00631FAF">
          <w:rPr>
            <w:noProof/>
            <w:webHidden/>
          </w:rPr>
          <w:fldChar w:fldCharType="separate"/>
        </w:r>
        <w:r w:rsidR="00CB6236">
          <w:rPr>
            <w:noProof/>
            <w:webHidden/>
          </w:rPr>
          <w:t>5</w:t>
        </w:r>
        <w:r w:rsidR="00631FAF">
          <w:rPr>
            <w:noProof/>
            <w:webHidden/>
          </w:rPr>
          <w:fldChar w:fldCharType="end"/>
        </w:r>
      </w:hyperlink>
    </w:p>
    <w:p w:rsidR="00631FAF" w:rsidRDefault="00905B1A">
      <w:pPr>
        <w:pStyle w:val="TDC2"/>
        <w:tabs>
          <w:tab w:val="left" w:pos="880"/>
          <w:tab w:val="right" w:leader="dot" w:pos="9111"/>
        </w:tabs>
        <w:rPr>
          <w:rFonts w:asciiTheme="minorHAnsi" w:eastAsiaTheme="minorEastAsia" w:hAnsiTheme="minorHAnsi" w:cstheme="minorBidi"/>
          <w:noProof/>
          <w:sz w:val="22"/>
          <w:szCs w:val="22"/>
          <w:lang w:eastAsia="es-MX"/>
        </w:rPr>
      </w:pPr>
      <w:hyperlink w:anchor="_Toc382263373" w:history="1">
        <w:r w:rsidR="00631FAF" w:rsidRPr="006153FF">
          <w:rPr>
            <w:rStyle w:val="Hipervnculo"/>
            <w:noProof/>
          </w:rPr>
          <w:t>1.4.</w:t>
        </w:r>
        <w:r w:rsidR="00631FAF">
          <w:rPr>
            <w:rFonts w:asciiTheme="minorHAnsi" w:eastAsiaTheme="minorEastAsia" w:hAnsiTheme="minorHAnsi" w:cstheme="minorBidi"/>
            <w:noProof/>
            <w:sz w:val="22"/>
            <w:szCs w:val="22"/>
            <w:lang w:eastAsia="es-MX"/>
          </w:rPr>
          <w:tab/>
        </w:r>
        <w:r w:rsidR="00631FAF" w:rsidRPr="006153FF">
          <w:rPr>
            <w:rStyle w:val="Hipervnculo"/>
            <w:noProof/>
          </w:rPr>
          <w:t>Middleware</w:t>
        </w:r>
        <w:r w:rsidR="00631FAF">
          <w:rPr>
            <w:noProof/>
            <w:webHidden/>
          </w:rPr>
          <w:tab/>
        </w:r>
        <w:r w:rsidR="00631FAF">
          <w:rPr>
            <w:noProof/>
            <w:webHidden/>
          </w:rPr>
          <w:fldChar w:fldCharType="begin"/>
        </w:r>
        <w:r w:rsidR="00631FAF">
          <w:rPr>
            <w:noProof/>
            <w:webHidden/>
          </w:rPr>
          <w:instrText xml:space="preserve"> PAGEREF _Toc382263373 \h </w:instrText>
        </w:r>
        <w:r w:rsidR="00631FAF">
          <w:rPr>
            <w:noProof/>
            <w:webHidden/>
          </w:rPr>
        </w:r>
        <w:r w:rsidR="00631FAF">
          <w:rPr>
            <w:noProof/>
            <w:webHidden/>
          </w:rPr>
          <w:fldChar w:fldCharType="separate"/>
        </w:r>
        <w:r w:rsidR="00CB6236">
          <w:rPr>
            <w:noProof/>
            <w:webHidden/>
          </w:rPr>
          <w:t>5</w:t>
        </w:r>
        <w:r w:rsidR="00631FAF">
          <w:rPr>
            <w:noProof/>
            <w:webHidden/>
          </w:rPr>
          <w:fldChar w:fldCharType="end"/>
        </w:r>
      </w:hyperlink>
    </w:p>
    <w:p w:rsidR="00631FAF" w:rsidRDefault="00905B1A">
      <w:pPr>
        <w:pStyle w:val="TDC2"/>
        <w:tabs>
          <w:tab w:val="left" w:pos="880"/>
          <w:tab w:val="right" w:leader="dot" w:pos="9111"/>
        </w:tabs>
        <w:rPr>
          <w:rFonts w:asciiTheme="minorHAnsi" w:eastAsiaTheme="minorEastAsia" w:hAnsiTheme="minorHAnsi" w:cstheme="minorBidi"/>
          <w:noProof/>
          <w:sz w:val="22"/>
          <w:szCs w:val="22"/>
          <w:lang w:eastAsia="es-MX"/>
        </w:rPr>
      </w:pPr>
      <w:hyperlink w:anchor="_Toc382263374" w:history="1">
        <w:r w:rsidR="00631FAF" w:rsidRPr="006153FF">
          <w:rPr>
            <w:rStyle w:val="Hipervnculo"/>
            <w:noProof/>
          </w:rPr>
          <w:t>1.5.</w:t>
        </w:r>
        <w:r w:rsidR="00631FAF">
          <w:rPr>
            <w:rFonts w:asciiTheme="minorHAnsi" w:eastAsiaTheme="minorEastAsia" w:hAnsiTheme="minorHAnsi" w:cstheme="minorBidi"/>
            <w:noProof/>
            <w:sz w:val="22"/>
            <w:szCs w:val="22"/>
            <w:lang w:eastAsia="es-MX"/>
          </w:rPr>
          <w:tab/>
        </w:r>
        <w:r w:rsidR="00631FAF" w:rsidRPr="006153FF">
          <w:rPr>
            <w:rStyle w:val="Hipervnculo"/>
            <w:noProof/>
          </w:rPr>
          <w:t>Servlet</w:t>
        </w:r>
        <w:r w:rsidR="00631FAF">
          <w:rPr>
            <w:noProof/>
            <w:webHidden/>
          </w:rPr>
          <w:tab/>
        </w:r>
        <w:r w:rsidR="00631FAF">
          <w:rPr>
            <w:noProof/>
            <w:webHidden/>
          </w:rPr>
          <w:fldChar w:fldCharType="begin"/>
        </w:r>
        <w:r w:rsidR="00631FAF">
          <w:rPr>
            <w:noProof/>
            <w:webHidden/>
          </w:rPr>
          <w:instrText xml:space="preserve"> PAGEREF _Toc382263374 \h </w:instrText>
        </w:r>
        <w:r w:rsidR="00631FAF">
          <w:rPr>
            <w:noProof/>
            <w:webHidden/>
          </w:rPr>
        </w:r>
        <w:r w:rsidR="00631FAF">
          <w:rPr>
            <w:noProof/>
            <w:webHidden/>
          </w:rPr>
          <w:fldChar w:fldCharType="separate"/>
        </w:r>
        <w:r w:rsidR="00CB6236">
          <w:rPr>
            <w:noProof/>
            <w:webHidden/>
          </w:rPr>
          <w:t>6</w:t>
        </w:r>
        <w:r w:rsidR="00631FAF">
          <w:rPr>
            <w:noProof/>
            <w:webHidden/>
          </w:rPr>
          <w:fldChar w:fldCharType="end"/>
        </w:r>
      </w:hyperlink>
    </w:p>
    <w:p w:rsidR="00631FAF" w:rsidRDefault="00905B1A">
      <w:pPr>
        <w:pStyle w:val="TDC2"/>
        <w:tabs>
          <w:tab w:val="left" w:pos="880"/>
          <w:tab w:val="right" w:leader="dot" w:pos="9111"/>
        </w:tabs>
        <w:rPr>
          <w:rFonts w:asciiTheme="minorHAnsi" w:eastAsiaTheme="minorEastAsia" w:hAnsiTheme="minorHAnsi" w:cstheme="minorBidi"/>
          <w:noProof/>
          <w:sz w:val="22"/>
          <w:szCs w:val="22"/>
          <w:lang w:eastAsia="es-MX"/>
        </w:rPr>
      </w:pPr>
      <w:hyperlink w:anchor="_Toc382263375" w:history="1">
        <w:r w:rsidR="00631FAF" w:rsidRPr="006153FF">
          <w:rPr>
            <w:rStyle w:val="Hipervnculo"/>
            <w:noProof/>
          </w:rPr>
          <w:t>1.6.</w:t>
        </w:r>
        <w:r w:rsidR="00631FAF">
          <w:rPr>
            <w:rFonts w:asciiTheme="minorHAnsi" w:eastAsiaTheme="minorEastAsia" w:hAnsiTheme="minorHAnsi" w:cstheme="minorBidi"/>
            <w:noProof/>
            <w:sz w:val="22"/>
            <w:szCs w:val="22"/>
            <w:lang w:eastAsia="es-MX"/>
          </w:rPr>
          <w:tab/>
        </w:r>
        <w:r w:rsidR="00631FAF" w:rsidRPr="006153FF">
          <w:rPr>
            <w:rStyle w:val="Hipervnculo"/>
            <w:noProof/>
          </w:rPr>
          <w:t>Sistemas Operativos</w:t>
        </w:r>
        <w:r w:rsidR="00631FAF">
          <w:rPr>
            <w:noProof/>
            <w:webHidden/>
          </w:rPr>
          <w:tab/>
        </w:r>
        <w:r w:rsidR="00631FAF">
          <w:rPr>
            <w:noProof/>
            <w:webHidden/>
          </w:rPr>
          <w:fldChar w:fldCharType="begin"/>
        </w:r>
        <w:r w:rsidR="00631FAF">
          <w:rPr>
            <w:noProof/>
            <w:webHidden/>
          </w:rPr>
          <w:instrText xml:space="preserve"> PAGEREF _Toc382263375 \h </w:instrText>
        </w:r>
        <w:r w:rsidR="00631FAF">
          <w:rPr>
            <w:noProof/>
            <w:webHidden/>
          </w:rPr>
        </w:r>
        <w:r w:rsidR="00631FAF">
          <w:rPr>
            <w:noProof/>
            <w:webHidden/>
          </w:rPr>
          <w:fldChar w:fldCharType="separate"/>
        </w:r>
        <w:r w:rsidR="00CB6236">
          <w:rPr>
            <w:noProof/>
            <w:webHidden/>
          </w:rPr>
          <w:t>6</w:t>
        </w:r>
        <w:r w:rsidR="00631FAF">
          <w:rPr>
            <w:noProof/>
            <w:webHidden/>
          </w:rPr>
          <w:fldChar w:fldCharType="end"/>
        </w:r>
      </w:hyperlink>
    </w:p>
    <w:p w:rsidR="00631FAF" w:rsidRDefault="00905B1A">
      <w:pPr>
        <w:pStyle w:val="TDC3"/>
        <w:tabs>
          <w:tab w:val="left" w:pos="1320"/>
          <w:tab w:val="right" w:leader="dot" w:pos="9111"/>
        </w:tabs>
        <w:rPr>
          <w:rFonts w:asciiTheme="minorHAnsi" w:eastAsiaTheme="minorEastAsia" w:hAnsiTheme="minorHAnsi" w:cstheme="minorBidi"/>
          <w:noProof/>
          <w:sz w:val="22"/>
          <w:szCs w:val="22"/>
          <w:lang w:eastAsia="es-MX"/>
        </w:rPr>
      </w:pPr>
      <w:hyperlink w:anchor="_Toc382263376" w:history="1">
        <w:r w:rsidR="00631FAF" w:rsidRPr="006153FF">
          <w:rPr>
            <w:rStyle w:val="Hipervnculo"/>
            <w:noProof/>
          </w:rPr>
          <w:t>1.6.1.</w:t>
        </w:r>
        <w:r w:rsidR="00631FAF">
          <w:rPr>
            <w:rFonts w:asciiTheme="minorHAnsi" w:eastAsiaTheme="minorEastAsia" w:hAnsiTheme="minorHAnsi" w:cstheme="minorBidi"/>
            <w:noProof/>
            <w:sz w:val="22"/>
            <w:szCs w:val="22"/>
            <w:lang w:eastAsia="es-MX"/>
          </w:rPr>
          <w:tab/>
        </w:r>
        <w:r w:rsidR="00631FAF" w:rsidRPr="006153FF">
          <w:rPr>
            <w:rStyle w:val="Hipervnculo"/>
            <w:noProof/>
          </w:rPr>
          <w:t>Sistema Operativo Android</w:t>
        </w:r>
        <w:r w:rsidR="00631FAF">
          <w:rPr>
            <w:noProof/>
            <w:webHidden/>
          </w:rPr>
          <w:tab/>
        </w:r>
        <w:r w:rsidR="00631FAF">
          <w:rPr>
            <w:noProof/>
            <w:webHidden/>
          </w:rPr>
          <w:fldChar w:fldCharType="begin"/>
        </w:r>
        <w:r w:rsidR="00631FAF">
          <w:rPr>
            <w:noProof/>
            <w:webHidden/>
          </w:rPr>
          <w:instrText xml:space="preserve"> PAGEREF _Toc382263376 \h </w:instrText>
        </w:r>
        <w:r w:rsidR="00631FAF">
          <w:rPr>
            <w:noProof/>
            <w:webHidden/>
          </w:rPr>
        </w:r>
        <w:r w:rsidR="00631FAF">
          <w:rPr>
            <w:noProof/>
            <w:webHidden/>
          </w:rPr>
          <w:fldChar w:fldCharType="separate"/>
        </w:r>
        <w:r w:rsidR="00CB6236">
          <w:rPr>
            <w:noProof/>
            <w:webHidden/>
          </w:rPr>
          <w:t>7</w:t>
        </w:r>
        <w:r w:rsidR="00631FAF">
          <w:rPr>
            <w:noProof/>
            <w:webHidden/>
          </w:rPr>
          <w:fldChar w:fldCharType="end"/>
        </w:r>
      </w:hyperlink>
    </w:p>
    <w:p w:rsidR="00631FAF" w:rsidRDefault="00905B1A">
      <w:pPr>
        <w:pStyle w:val="TDC2"/>
        <w:tabs>
          <w:tab w:val="left" w:pos="880"/>
          <w:tab w:val="right" w:leader="dot" w:pos="9111"/>
        </w:tabs>
        <w:rPr>
          <w:rFonts w:asciiTheme="minorHAnsi" w:eastAsiaTheme="minorEastAsia" w:hAnsiTheme="minorHAnsi" w:cstheme="minorBidi"/>
          <w:noProof/>
          <w:sz w:val="22"/>
          <w:szCs w:val="22"/>
          <w:lang w:eastAsia="es-MX"/>
        </w:rPr>
      </w:pPr>
      <w:hyperlink w:anchor="_Toc382263377" w:history="1">
        <w:r w:rsidR="00631FAF" w:rsidRPr="006153FF">
          <w:rPr>
            <w:rStyle w:val="Hipervnculo"/>
            <w:noProof/>
          </w:rPr>
          <w:t>1.7.</w:t>
        </w:r>
        <w:r w:rsidR="00631FAF">
          <w:rPr>
            <w:rFonts w:asciiTheme="minorHAnsi" w:eastAsiaTheme="minorEastAsia" w:hAnsiTheme="minorHAnsi" w:cstheme="minorBidi"/>
            <w:noProof/>
            <w:sz w:val="22"/>
            <w:szCs w:val="22"/>
            <w:lang w:eastAsia="es-MX"/>
          </w:rPr>
          <w:tab/>
        </w:r>
        <w:r w:rsidR="00631FAF" w:rsidRPr="006153FF">
          <w:rPr>
            <w:rStyle w:val="Hipervnculo"/>
            <w:noProof/>
          </w:rPr>
          <w:t>Bases de Datos</w:t>
        </w:r>
        <w:r w:rsidR="00631FAF">
          <w:rPr>
            <w:noProof/>
            <w:webHidden/>
          </w:rPr>
          <w:tab/>
        </w:r>
        <w:r w:rsidR="00631FAF">
          <w:rPr>
            <w:noProof/>
            <w:webHidden/>
          </w:rPr>
          <w:fldChar w:fldCharType="begin"/>
        </w:r>
        <w:r w:rsidR="00631FAF">
          <w:rPr>
            <w:noProof/>
            <w:webHidden/>
          </w:rPr>
          <w:instrText xml:space="preserve"> PAGEREF _Toc382263377 \h </w:instrText>
        </w:r>
        <w:r w:rsidR="00631FAF">
          <w:rPr>
            <w:noProof/>
            <w:webHidden/>
          </w:rPr>
        </w:r>
        <w:r w:rsidR="00631FAF">
          <w:rPr>
            <w:noProof/>
            <w:webHidden/>
          </w:rPr>
          <w:fldChar w:fldCharType="separate"/>
        </w:r>
        <w:r w:rsidR="00CB6236">
          <w:rPr>
            <w:noProof/>
            <w:webHidden/>
          </w:rPr>
          <w:t>15</w:t>
        </w:r>
        <w:r w:rsidR="00631FAF">
          <w:rPr>
            <w:noProof/>
            <w:webHidden/>
          </w:rPr>
          <w:fldChar w:fldCharType="end"/>
        </w:r>
      </w:hyperlink>
    </w:p>
    <w:p w:rsidR="00631FAF" w:rsidRDefault="00905B1A">
      <w:pPr>
        <w:pStyle w:val="TDC3"/>
        <w:tabs>
          <w:tab w:val="left" w:pos="1320"/>
          <w:tab w:val="right" w:leader="dot" w:pos="9111"/>
        </w:tabs>
        <w:rPr>
          <w:rFonts w:asciiTheme="minorHAnsi" w:eastAsiaTheme="minorEastAsia" w:hAnsiTheme="minorHAnsi" w:cstheme="minorBidi"/>
          <w:noProof/>
          <w:sz w:val="22"/>
          <w:szCs w:val="22"/>
          <w:lang w:eastAsia="es-MX"/>
        </w:rPr>
      </w:pPr>
      <w:hyperlink w:anchor="_Toc382263378" w:history="1">
        <w:r w:rsidR="00631FAF" w:rsidRPr="006153FF">
          <w:rPr>
            <w:rStyle w:val="Hipervnculo"/>
            <w:noProof/>
          </w:rPr>
          <w:t>1.7.1.</w:t>
        </w:r>
        <w:r w:rsidR="00631FAF">
          <w:rPr>
            <w:rFonts w:asciiTheme="minorHAnsi" w:eastAsiaTheme="minorEastAsia" w:hAnsiTheme="minorHAnsi" w:cstheme="minorBidi"/>
            <w:noProof/>
            <w:sz w:val="22"/>
            <w:szCs w:val="22"/>
            <w:lang w:eastAsia="es-MX"/>
          </w:rPr>
          <w:tab/>
        </w:r>
        <w:r w:rsidR="00631FAF" w:rsidRPr="006153FF">
          <w:rPr>
            <w:rStyle w:val="Hipervnculo"/>
            <w:noProof/>
          </w:rPr>
          <w:t>Comparativa de los SGBD más utilizados</w:t>
        </w:r>
        <w:r w:rsidR="00631FAF">
          <w:rPr>
            <w:noProof/>
            <w:webHidden/>
          </w:rPr>
          <w:tab/>
        </w:r>
        <w:r w:rsidR="00631FAF">
          <w:rPr>
            <w:noProof/>
            <w:webHidden/>
          </w:rPr>
          <w:fldChar w:fldCharType="begin"/>
        </w:r>
        <w:r w:rsidR="00631FAF">
          <w:rPr>
            <w:noProof/>
            <w:webHidden/>
          </w:rPr>
          <w:instrText xml:space="preserve"> PAGEREF _Toc382263378 \h </w:instrText>
        </w:r>
        <w:r w:rsidR="00631FAF">
          <w:rPr>
            <w:noProof/>
            <w:webHidden/>
          </w:rPr>
        </w:r>
        <w:r w:rsidR="00631FAF">
          <w:rPr>
            <w:noProof/>
            <w:webHidden/>
          </w:rPr>
          <w:fldChar w:fldCharType="separate"/>
        </w:r>
        <w:r w:rsidR="00CB6236">
          <w:rPr>
            <w:noProof/>
            <w:webHidden/>
          </w:rPr>
          <w:t>18</w:t>
        </w:r>
        <w:r w:rsidR="00631FAF">
          <w:rPr>
            <w:noProof/>
            <w:webHidden/>
          </w:rPr>
          <w:fldChar w:fldCharType="end"/>
        </w:r>
      </w:hyperlink>
    </w:p>
    <w:p w:rsidR="00631FAF" w:rsidRDefault="00905B1A">
      <w:pPr>
        <w:pStyle w:val="TDC2"/>
        <w:tabs>
          <w:tab w:val="left" w:pos="880"/>
          <w:tab w:val="right" w:leader="dot" w:pos="9111"/>
        </w:tabs>
        <w:rPr>
          <w:rFonts w:asciiTheme="minorHAnsi" w:eastAsiaTheme="minorEastAsia" w:hAnsiTheme="minorHAnsi" w:cstheme="minorBidi"/>
          <w:noProof/>
          <w:sz w:val="22"/>
          <w:szCs w:val="22"/>
          <w:lang w:eastAsia="es-MX"/>
        </w:rPr>
      </w:pPr>
      <w:hyperlink w:anchor="_Toc382263379" w:history="1">
        <w:r w:rsidR="00631FAF" w:rsidRPr="006153FF">
          <w:rPr>
            <w:rStyle w:val="Hipervnculo"/>
            <w:noProof/>
          </w:rPr>
          <w:t>1.8.</w:t>
        </w:r>
        <w:r w:rsidR="00631FAF">
          <w:rPr>
            <w:rFonts w:asciiTheme="minorHAnsi" w:eastAsiaTheme="minorEastAsia" w:hAnsiTheme="minorHAnsi" w:cstheme="minorBidi"/>
            <w:noProof/>
            <w:sz w:val="22"/>
            <w:szCs w:val="22"/>
            <w:lang w:eastAsia="es-MX"/>
          </w:rPr>
          <w:tab/>
        </w:r>
        <w:r w:rsidR="00631FAF" w:rsidRPr="006153FF">
          <w:rPr>
            <w:rStyle w:val="Hipervnculo"/>
            <w:noProof/>
          </w:rPr>
          <w:t>Lenguajes y Entornos De Programación</w:t>
        </w:r>
        <w:r w:rsidR="00631FAF">
          <w:rPr>
            <w:noProof/>
            <w:webHidden/>
          </w:rPr>
          <w:tab/>
        </w:r>
        <w:r w:rsidR="00631FAF">
          <w:rPr>
            <w:noProof/>
            <w:webHidden/>
          </w:rPr>
          <w:fldChar w:fldCharType="begin"/>
        </w:r>
        <w:r w:rsidR="00631FAF">
          <w:rPr>
            <w:noProof/>
            <w:webHidden/>
          </w:rPr>
          <w:instrText xml:space="preserve"> PAGEREF _Toc382263379 \h </w:instrText>
        </w:r>
        <w:r w:rsidR="00631FAF">
          <w:rPr>
            <w:noProof/>
            <w:webHidden/>
          </w:rPr>
        </w:r>
        <w:r w:rsidR="00631FAF">
          <w:rPr>
            <w:noProof/>
            <w:webHidden/>
          </w:rPr>
          <w:fldChar w:fldCharType="separate"/>
        </w:r>
        <w:r w:rsidR="00CB6236">
          <w:rPr>
            <w:noProof/>
            <w:webHidden/>
          </w:rPr>
          <w:t>18</w:t>
        </w:r>
        <w:r w:rsidR="00631FAF">
          <w:rPr>
            <w:noProof/>
            <w:webHidden/>
          </w:rPr>
          <w:fldChar w:fldCharType="end"/>
        </w:r>
      </w:hyperlink>
    </w:p>
    <w:p w:rsidR="00631FAF" w:rsidRDefault="00905B1A">
      <w:pPr>
        <w:pStyle w:val="TDC3"/>
        <w:tabs>
          <w:tab w:val="left" w:pos="1320"/>
          <w:tab w:val="right" w:leader="dot" w:pos="9111"/>
        </w:tabs>
        <w:rPr>
          <w:rFonts w:asciiTheme="minorHAnsi" w:eastAsiaTheme="minorEastAsia" w:hAnsiTheme="minorHAnsi" w:cstheme="minorBidi"/>
          <w:noProof/>
          <w:sz w:val="22"/>
          <w:szCs w:val="22"/>
          <w:lang w:eastAsia="es-MX"/>
        </w:rPr>
      </w:pPr>
      <w:hyperlink w:anchor="_Toc382263380" w:history="1">
        <w:r w:rsidR="00631FAF" w:rsidRPr="006153FF">
          <w:rPr>
            <w:rStyle w:val="Hipervnculo"/>
            <w:noProof/>
          </w:rPr>
          <w:t>1.8.1.</w:t>
        </w:r>
        <w:r w:rsidR="00631FAF">
          <w:rPr>
            <w:rFonts w:asciiTheme="minorHAnsi" w:eastAsiaTheme="minorEastAsia" w:hAnsiTheme="minorHAnsi" w:cstheme="minorBidi"/>
            <w:noProof/>
            <w:sz w:val="22"/>
            <w:szCs w:val="22"/>
            <w:lang w:eastAsia="es-MX"/>
          </w:rPr>
          <w:tab/>
        </w:r>
        <w:r w:rsidR="00631FAF" w:rsidRPr="006153FF">
          <w:rPr>
            <w:rStyle w:val="Hipervnculo"/>
            <w:noProof/>
          </w:rPr>
          <w:t>PHP</w:t>
        </w:r>
        <w:r w:rsidR="00631FAF">
          <w:rPr>
            <w:noProof/>
            <w:webHidden/>
          </w:rPr>
          <w:tab/>
        </w:r>
        <w:r w:rsidR="00631FAF">
          <w:rPr>
            <w:noProof/>
            <w:webHidden/>
          </w:rPr>
          <w:fldChar w:fldCharType="begin"/>
        </w:r>
        <w:r w:rsidR="00631FAF">
          <w:rPr>
            <w:noProof/>
            <w:webHidden/>
          </w:rPr>
          <w:instrText xml:space="preserve"> PAGEREF _Toc382263380 \h </w:instrText>
        </w:r>
        <w:r w:rsidR="00631FAF">
          <w:rPr>
            <w:noProof/>
            <w:webHidden/>
          </w:rPr>
        </w:r>
        <w:r w:rsidR="00631FAF">
          <w:rPr>
            <w:noProof/>
            <w:webHidden/>
          </w:rPr>
          <w:fldChar w:fldCharType="separate"/>
        </w:r>
        <w:r w:rsidR="00CB6236">
          <w:rPr>
            <w:noProof/>
            <w:webHidden/>
          </w:rPr>
          <w:t>20</w:t>
        </w:r>
        <w:r w:rsidR="00631FAF">
          <w:rPr>
            <w:noProof/>
            <w:webHidden/>
          </w:rPr>
          <w:fldChar w:fldCharType="end"/>
        </w:r>
      </w:hyperlink>
    </w:p>
    <w:p w:rsidR="00631FAF" w:rsidRDefault="00905B1A">
      <w:pPr>
        <w:pStyle w:val="TDC3"/>
        <w:tabs>
          <w:tab w:val="left" w:pos="1320"/>
          <w:tab w:val="right" w:leader="dot" w:pos="9111"/>
        </w:tabs>
        <w:rPr>
          <w:rFonts w:asciiTheme="minorHAnsi" w:eastAsiaTheme="minorEastAsia" w:hAnsiTheme="minorHAnsi" w:cstheme="minorBidi"/>
          <w:noProof/>
          <w:sz w:val="22"/>
          <w:szCs w:val="22"/>
          <w:lang w:eastAsia="es-MX"/>
        </w:rPr>
      </w:pPr>
      <w:hyperlink w:anchor="_Toc382263381" w:history="1">
        <w:r w:rsidR="00631FAF" w:rsidRPr="006153FF">
          <w:rPr>
            <w:rStyle w:val="Hipervnculo"/>
            <w:noProof/>
          </w:rPr>
          <w:t>1.8.2.</w:t>
        </w:r>
        <w:r w:rsidR="00631FAF">
          <w:rPr>
            <w:rFonts w:asciiTheme="minorHAnsi" w:eastAsiaTheme="minorEastAsia" w:hAnsiTheme="minorHAnsi" w:cstheme="minorBidi"/>
            <w:noProof/>
            <w:sz w:val="22"/>
            <w:szCs w:val="22"/>
            <w:lang w:eastAsia="es-MX"/>
          </w:rPr>
          <w:tab/>
        </w:r>
        <w:r w:rsidR="00631FAF" w:rsidRPr="006153FF">
          <w:rPr>
            <w:rStyle w:val="Hipervnculo"/>
            <w:noProof/>
          </w:rPr>
          <w:t>Java</w:t>
        </w:r>
        <w:r w:rsidR="00631FAF">
          <w:rPr>
            <w:noProof/>
            <w:webHidden/>
          </w:rPr>
          <w:tab/>
        </w:r>
        <w:r w:rsidR="00631FAF">
          <w:rPr>
            <w:noProof/>
            <w:webHidden/>
          </w:rPr>
          <w:fldChar w:fldCharType="begin"/>
        </w:r>
        <w:r w:rsidR="00631FAF">
          <w:rPr>
            <w:noProof/>
            <w:webHidden/>
          </w:rPr>
          <w:instrText xml:space="preserve"> PAGEREF _Toc382263381 \h </w:instrText>
        </w:r>
        <w:r w:rsidR="00631FAF">
          <w:rPr>
            <w:noProof/>
            <w:webHidden/>
          </w:rPr>
        </w:r>
        <w:r w:rsidR="00631FAF">
          <w:rPr>
            <w:noProof/>
            <w:webHidden/>
          </w:rPr>
          <w:fldChar w:fldCharType="separate"/>
        </w:r>
        <w:r w:rsidR="00CB6236">
          <w:rPr>
            <w:noProof/>
            <w:webHidden/>
          </w:rPr>
          <w:t>23</w:t>
        </w:r>
        <w:r w:rsidR="00631FAF">
          <w:rPr>
            <w:noProof/>
            <w:webHidden/>
          </w:rPr>
          <w:fldChar w:fldCharType="end"/>
        </w:r>
      </w:hyperlink>
    </w:p>
    <w:p w:rsidR="00631FAF" w:rsidRDefault="00905B1A">
      <w:pPr>
        <w:pStyle w:val="TDC2"/>
        <w:tabs>
          <w:tab w:val="left" w:pos="880"/>
          <w:tab w:val="right" w:leader="dot" w:pos="9111"/>
        </w:tabs>
        <w:rPr>
          <w:rFonts w:asciiTheme="minorHAnsi" w:eastAsiaTheme="minorEastAsia" w:hAnsiTheme="minorHAnsi" w:cstheme="minorBidi"/>
          <w:noProof/>
          <w:sz w:val="22"/>
          <w:szCs w:val="22"/>
          <w:lang w:eastAsia="es-MX"/>
        </w:rPr>
      </w:pPr>
      <w:hyperlink w:anchor="_Toc382263382" w:history="1">
        <w:r w:rsidR="00631FAF" w:rsidRPr="006153FF">
          <w:rPr>
            <w:rStyle w:val="Hipervnculo"/>
            <w:noProof/>
          </w:rPr>
          <w:t>1.9.</w:t>
        </w:r>
        <w:r w:rsidR="00631FAF">
          <w:rPr>
            <w:rFonts w:asciiTheme="minorHAnsi" w:eastAsiaTheme="minorEastAsia" w:hAnsiTheme="minorHAnsi" w:cstheme="minorBidi"/>
            <w:noProof/>
            <w:sz w:val="22"/>
            <w:szCs w:val="22"/>
            <w:lang w:eastAsia="es-MX"/>
          </w:rPr>
          <w:tab/>
        </w:r>
        <w:r w:rsidR="00631FAF" w:rsidRPr="006153FF">
          <w:rPr>
            <w:rStyle w:val="Hipervnculo"/>
            <w:noProof/>
          </w:rPr>
          <w:t>Acceso a Internet para conexiones móviles</w:t>
        </w:r>
        <w:r w:rsidR="00631FAF">
          <w:rPr>
            <w:noProof/>
            <w:webHidden/>
          </w:rPr>
          <w:tab/>
        </w:r>
        <w:r w:rsidR="00631FAF">
          <w:rPr>
            <w:noProof/>
            <w:webHidden/>
          </w:rPr>
          <w:fldChar w:fldCharType="begin"/>
        </w:r>
        <w:r w:rsidR="00631FAF">
          <w:rPr>
            <w:noProof/>
            <w:webHidden/>
          </w:rPr>
          <w:instrText xml:space="preserve"> PAGEREF _Toc382263382 \h </w:instrText>
        </w:r>
        <w:r w:rsidR="00631FAF">
          <w:rPr>
            <w:noProof/>
            <w:webHidden/>
          </w:rPr>
        </w:r>
        <w:r w:rsidR="00631FAF">
          <w:rPr>
            <w:noProof/>
            <w:webHidden/>
          </w:rPr>
          <w:fldChar w:fldCharType="separate"/>
        </w:r>
        <w:r w:rsidR="00CB6236">
          <w:rPr>
            <w:noProof/>
            <w:webHidden/>
          </w:rPr>
          <w:t>23</w:t>
        </w:r>
        <w:r w:rsidR="00631FAF">
          <w:rPr>
            <w:noProof/>
            <w:webHidden/>
          </w:rPr>
          <w:fldChar w:fldCharType="end"/>
        </w:r>
      </w:hyperlink>
    </w:p>
    <w:p w:rsidR="00631FAF" w:rsidRDefault="00905B1A">
      <w:pPr>
        <w:pStyle w:val="TDC3"/>
        <w:tabs>
          <w:tab w:val="left" w:pos="1320"/>
          <w:tab w:val="right" w:leader="dot" w:pos="9111"/>
        </w:tabs>
        <w:rPr>
          <w:rFonts w:asciiTheme="minorHAnsi" w:eastAsiaTheme="minorEastAsia" w:hAnsiTheme="minorHAnsi" w:cstheme="minorBidi"/>
          <w:noProof/>
          <w:sz w:val="22"/>
          <w:szCs w:val="22"/>
          <w:lang w:eastAsia="es-MX"/>
        </w:rPr>
      </w:pPr>
      <w:hyperlink w:anchor="_Toc382263383" w:history="1">
        <w:r w:rsidR="00631FAF" w:rsidRPr="006153FF">
          <w:rPr>
            <w:rStyle w:val="Hipervnculo"/>
            <w:noProof/>
          </w:rPr>
          <w:t>1.9.1.</w:t>
        </w:r>
        <w:r w:rsidR="00631FAF">
          <w:rPr>
            <w:rFonts w:asciiTheme="minorHAnsi" w:eastAsiaTheme="minorEastAsia" w:hAnsiTheme="minorHAnsi" w:cstheme="minorBidi"/>
            <w:noProof/>
            <w:sz w:val="22"/>
            <w:szCs w:val="22"/>
            <w:lang w:eastAsia="es-MX"/>
          </w:rPr>
          <w:tab/>
        </w:r>
        <w:r w:rsidR="00631FAF" w:rsidRPr="006153FF">
          <w:rPr>
            <w:rStyle w:val="Hipervnculo"/>
            <w:noProof/>
          </w:rPr>
          <w:t>Los paquetes de información</w:t>
        </w:r>
        <w:r w:rsidR="00631FAF">
          <w:rPr>
            <w:noProof/>
            <w:webHidden/>
          </w:rPr>
          <w:tab/>
        </w:r>
        <w:r w:rsidR="00631FAF">
          <w:rPr>
            <w:noProof/>
            <w:webHidden/>
          </w:rPr>
          <w:fldChar w:fldCharType="begin"/>
        </w:r>
        <w:r w:rsidR="00631FAF">
          <w:rPr>
            <w:noProof/>
            <w:webHidden/>
          </w:rPr>
          <w:instrText xml:space="preserve"> PAGEREF _Toc382263383 \h </w:instrText>
        </w:r>
        <w:r w:rsidR="00631FAF">
          <w:rPr>
            <w:noProof/>
            <w:webHidden/>
          </w:rPr>
        </w:r>
        <w:r w:rsidR="00631FAF">
          <w:rPr>
            <w:noProof/>
            <w:webHidden/>
          </w:rPr>
          <w:fldChar w:fldCharType="separate"/>
        </w:r>
        <w:r w:rsidR="00CB6236">
          <w:rPr>
            <w:noProof/>
            <w:webHidden/>
          </w:rPr>
          <w:t>24</w:t>
        </w:r>
        <w:r w:rsidR="00631FAF">
          <w:rPr>
            <w:noProof/>
            <w:webHidden/>
          </w:rPr>
          <w:fldChar w:fldCharType="end"/>
        </w:r>
      </w:hyperlink>
    </w:p>
    <w:p w:rsidR="00631FAF" w:rsidRDefault="00905B1A">
      <w:pPr>
        <w:pStyle w:val="TDC3"/>
        <w:tabs>
          <w:tab w:val="left" w:pos="1320"/>
          <w:tab w:val="right" w:leader="dot" w:pos="9111"/>
        </w:tabs>
        <w:rPr>
          <w:rFonts w:asciiTheme="minorHAnsi" w:eastAsiaTheme="minorEastAsia" w:hAnsiTheme="minorHAnsi" w:cstheme="minorBidi"/>
          <w:noProof/>
          <w:sz w:val="22"/>
          <w:szCs w:val="22"/>
          <w:lang w:eastAsia="es-MX"/>
        </w:rPr>
      </w:pPr>
      <w:hyperlink w:anchor="_Toc382263384" w:history="1">
        <w:r w:rsidR="00631FAF" w:rsidRPr="006153FF">
          <w:rPr>
            <w:rStyle w:val="Hipervnculo"/>
            <w:noProof/>
          </w:rPr>
          <w:t>1.9.2.</w:t>
        </w:r>
        <w:r w:rsidR="00631FAF">
          <w:rPr>
            <w:rFonts w:asciiTheme="minorHAnsi" w:eastAsiaTheme="minorEastAsia" w:hAnsiTheme="minorHAnsi" w:cstheme="minorBidi"/>
            <w:noProof/>
            <w:sz w:val="22"/>
            <w:szCs w:val="22"/>
            <w:lang w:eastAsia="es-MX"/>
          </w:rPr>
          <w:tab/>
        </w:r>
        <w:r w:rsidR="00631FAF" w:rsidRPr="006153FF">
          <w:rPr>
            <w:rStyle w:val="Hipervnculo"/>
            <w:noProof/>
          </w:rPr>
          <w:t>Servicio de Nombres</w:t>
        </w:r>
        <w:r w:rsidR="00631FAF">
          <w:rPr>
            <w:noProof/>
            <w:webHidden/>
          </w:rPr>
          <w:tab/>
        </w:r>
        <w:r w:rsidR="00631FAF">
          <w:rPr>
            <w:noProof/>
            <w:webHidden/>
          </w:rPr>
          <w:fldChar w:fldCharType="begin"/>
        </w:r>
        <w:r w:rsidR="00631FAF">
          <w:rPr>
            <w:noProof/>
            <w:webHidden/>
          </w:rPr>
          <w:instrText xml:space="preserve"> PAGEREF _Toc382263384 \h </w:instrText>
        </w:r>
        <w:r w:rsidR="00631FAF">
          <w:rPr>
            <w:noProof/>
            <w:webHidden/>
          </w:rPr>
        </w:r>
        <w:r w:rsidR="00631FAF">
          <w:rPr>
            <w:noProof/>
            <w:webHidden/>
          </w:rPr>
          <w:fldChar w:fldCharType="separate"/>
        </w:r>
        <w:r w:rsidR="00CB6236">
          <w:rPr>
            <w:noProof/>
            <w:webHidden/>
          </w:rPr>
          <w:t>24</w:t>
        </w:r>
        <w:r w:rsidR="00631FAF">
          <w:rPr>
            <w:noProof/>
            <w:webHidden/>
          </w:rPr>
          <w:fldChar w:fldCharType="end"/>
        </w:r>
      </w:hyperlink>
    </w:p>
    <w:p w:rsidR="00631FAF" w:rsidRDefault="00905B1A">
      <w:pPr>
        <w:pStyle w:val="TDC2"/>
        <w:tabs>
          <w:tab w:val="left" w:pos="1100"/>
          <w:tab w:val="right" w:leader="dot" w:pos="9111"/>
        </w:tabs>
        <w:rPr>
          <w:rFonts w:asciiTheme="minorHAnsi" w:eastAsiaTheme="minorEastAsia" w:hAnsiTheme="minorHAnsi" w:cstheme="minorBidi"/>
          <w:noProof/>
          <w:sz w:val="22"/>
          <w:szCs w:val="22"/>
          <w:lang w:eastAsia="es-MX"/>
        </w:rPr>
      </w:pPr>
      <w:hyperlink w:anchor="_Toc382263385" w:history="1">
        <w:r w:rsidR="00631FAF" w:rsidRPr="006153FF">
          <w:rPr>
            <w:rStyle w:val="Hipervnculo"/>
            <w:noProof/>
          </w:rPr>
          <w:t>1.10.</w:t>
        </w:r>
        <w:r w:rsidR="00631FAF">
          <w:rPr>
            <w:rFonts w:asciiTheme="minorHAnsi" w:eastAsiaTheme="minorEastAsia" w:hAnsiTheme="minorHAnsi" w:cstheme="minorBidi"/>
            <w:noProof/>
            <w:sz w:val="22"/>
            <w:szCs w:val="22"/>
            <w:lang w:eastAsia="es-MX"/>
          </w:rPr>
          <w:tab/>
        </w:r>
        <w:r w:rsidR="00631FAF" w:rsidRPr="006153FF">
          <w:rPr>
            <w:rStyle w:val="Hipervnculo"/>
            <w:noProof/>
          </w:rPr>
          <w:t>La arquitectura Cliente/Servidor</w:t>
        </w:r>
        <w:r w:rsidR="00631FAF">
          <w:rPr>
            <w:noProof/>
            <w:webHidden/>
          </w:rPr>
          <w:tab/>
        </w:r>
        <w:r w:rsidR="00631FAF">
          <w:rPr>
            <w:noProof/>
            <w:webHidden/>
          </w:rPr>
          <w:fldChar w:fldCharType="begin"/>
        </w:r>
        <w:r w:rsidR="00631FAF">
          <w:rPr>
            <w:noProof/>
            <w:webHidden/>
          </w:rPr>
          <w:instrText xml:space="preserve"> PAGEREF _Toc382263385 \h </w:instrText>
        </w:r>
        <w:r w:rsidR="00631FAF">
          <w:rPr>
            <w:noProof/>
            <w:webHidden/>
          </w:rPr>
        </w:r>
        <w:r w:rsidR="00631FAF">
          <w:rPr>
            <w:noProof/>
            <w:webHidden/>
          </w:rPr>
          <w:fldChar w:fldCharType="separate"/>
        </w:r>
        <w:r w:rsidR="00CB6236">
          <w:rPr>
            <w:noProof/>
            <w:webHidden/>
          </w:rPr>
          <w:t>24</w:t>
        </w:r>
        <w:r w:rsidR="00631FAF">
          <w:rPr>
            <w:noProof/>
            <w:webHidden/>
          </w:rPr>
          <w:fldChar w:fldCharType="end"/>
        </w:r>
      </w:hyperlink>
    </w:p>
    <w:p w:rsidR="00631FAF" w:rsidRDefault="00905B1A">
      <w:pPr>
        <w:pStyle w:val="TDC3"/>
        <w:tabs>
          <w:tab w:val="left" w:pos="1540"/>
          <w:tab w:val="right" w:leader="dot" w:pos="9111"/>
        </w:tabs>
        <w:rPr>
          <w:rFonts w:asciiTheme="minorHAnsi" w:eastAsiaTheme="minorEastAsia" w:hAnsiTheme="minorHAnsi" w:cstheme="minorBidi"/>
          <w:noProof/>
          <w:sz w:val="22"/>
          <w:szCs w:val="22"/>
          <w:lang w:eastAsia="es-MX"/>
        </w:rPr>
      </w:pPr>
      <w:hyperlink w:anchor="_Toc382263386" w:history="1">
        <w:r w:rsidR="00631FAF" w:rsidRPr="006153FF">
          <w:rPr>
            <w:rStyle w:val="Hipervnculo"/>
            <w:noProof/>
          </w:rPr>
          <w:t>1.10.1.</w:t>
        </w:r>
        <w:r w:rsidR="00631FAF">
          <w:rPr>
            <w:rFonts w:asciiTheme="minorHAnsi" w:eastAsiaTheme="minorEastAsia" w:hAnsiTheme="minorHAnsi" w:cstheme="minorBidi"/>
            <w:noProof/>
            <w:sz w:val="22"/>
            <w:szCs w:val="22"/>
            <w:lang w:eastAsia="es-MX"/>
          </w:rPr>
          <w:tab/>
        </w:r>
        <w:r w:rsidR="00631FAF" w:rsidRPr="006153FF">
          <w:rPr>
            <w:rStyle w:val="Hipervnculo"/>
            <w:noProof/>
          </w:rPr>
          <w:t>Cliente</w:t>
        </w:r>
        <w:r w:rsidR="00631FAF">
          <w:rPr>
            <w:noProof/>
            <w:webHidden/>
          </w:rPr>
          <w:tab/>
        </w:r>
        <w:r w:rsidR="00631FAF">
          <w:rPr>
            <w:noProof/>
            <w:webHidden/>
          </w:rPr>
          <w:fldChar w:fldCharType="begin"/>
        </w:r>
        <w:r w:rsidR="00631FAF">
          <w:rPr>
            <w:noProof/>
            <w:webHidden/>
          </w:rPr>
          <w:instrText xml:space="preserve"> PAGEREF _Toc382263386 \h </w:instrText>
        </w:r>
        <w:r w:rsidR="00631FAF">
          <w:rPr>
            <w:noProof/>
            <w:webHidden/>
          </w:rPr>
        </w:r>
        <w:r w:rsidR="00631FAF">
          <w:rPr>
            <w:noProof/>
            <w:webHidden/>
          </w:rPr>
          <w:fldChar w:fldCharType="separate"/>
        </w:r>
        <w:r w:rsidR="00CB6236">
          <w:rPr>
            <w:noProof/>
            <w:webHidden/>
          </w:rPr>
          <w:t>25</w:t>
        </w:r>
        <w:r w:rsidR="00631FAF">
          <w:rPr>
            <w:noProof/>
            <w:webHidden/>
          </w:rPr>
          <w:fldChar w:fldCharType="end"/>
        </w:r>
      </w:hyperlink>
    </w:p>
    <w:p w:rsidR="00631FAF" w:rsidRDefault="00905B1A">
      <w:pPr>
        <w:pStyle w:val="TDC3"/>
        <w:tabs>
          <w:tab w:val="left" w:pos="1540"/>
          <w:tab w:val="right" w:leader="dot" w:pos="9111"/>
        </w:tabs>
        <w:rPr>
          <w:rFonts w:asciiTheme="minorHAnsi" w:eastAsiaTheme="minorEastAsia" w:hAnsiTheme="minorHAnsi" w:cstheme="minorBidi"/>
          <w:noProof/>
          <w:sz w:val="22"/>
          <w:szCs w:val="22"/>
          <w:lang w:eastAsia="es-MX"/>
        </w:rPr>
      </w:pPr>
      <w:hyperlink w:anchor="_Toc382263387" w:history="1">
        <w:r w:rsidR="00631FAF" w:rsidRPr="006153FF">
          <w:rPr>
            <w:rStyle w:val="Hipervnculo"/>
            <w:noProof/>
          </w:rPr>
          <w:t>1.10.2.</w:t>
        </w:r>
        <w:r w:rsidR="00631FAF">
          <w:rPr>
            <w:rFonts w:asciiTheme="minorHAnsi" w:eastAsiaTheme="minorEastAsia" w:hAnsiTheme="minorHAnsi" w:cstheme="minorBidi"/>
            <w:noProof/>
            <w:sz w:val="22"/>
            <w:szCs w:val="22"/>
            <w:lang w:eastAsia="es-MX"/>
          </w:rPr>
          <w:tab/>
        </w:r>
        <w:r w:rsidR="00631FAF" w:rsidRPr="006153FF">
          <w:rPr>
            <w:rStyle w:val="Hipervnculo"/>
            <w:noProof/>
          </w:rPr>
          <w:t>Servidor</w:t>
        </w:r>
        <w:r w:rsidR="00631FAF">
          <w:rPr>
            <w:noProof/>
            <w:webHidden/>
          </w:rPr>
          <w:tab/>
        </w:r>
        <w:r w:rsidR="00631FAF">
          <w:rPr>
            <w:noProof/>
            <w:webHidden/>
          </w:rPr>
          <w:fldChar w:fldCharType="begin"/>
        </w:r>
        <w:r w:rsidR="00631FAF">
          <w:rPr>
            <w:noProof/>
            <w:webHidden/>
          </w:rPr>
          <w:instrText xml:space="preserve"> PAGEREF _Toc382263387 \h </w:instrText>
        </w:r>
        <w:r w:rsidR="00631FAF">
          <w:rPr>
            <w:noProof/>
            <w:webHidden/>
          </w:rPr>
        </w:r>
        <w:r w:rsidR="00631FAF">
          <w:rPr>
            <w:noProof/>
            <w:webHidden/>
          </w:rPr>
          <w:fldChar w:fldCharType="separate"/>
        </w:r>
        <w:r w:rsidR="00CB6236">
          <w:rPr>
            <w:noProof/>
            <w:webHidden/>
          </w:rPr>
          <w:t>27</w:t>
        </w:r>
        <w:r w:rsidR="00631FAF">
          <w:rPr>
            <w:noProof/>
            <w:webHidden/>
          </w:rPr>
          <w:fldChar w:fldCharType="end"/>
        </w:r>
      </w:hyperlink>
    </w:p>
    <w:p w:rsidR="00631FAF" w:rsidRDefault="00905B1A">
      <w:pPr>
        <w:pStyle w:val="TDC2"/>
        <w:tabs>
          <w:tab w:val="left" w:pos="1100"/>
          <w:tab w:val="right" w:leader="dot" w:pos="9111"/>
        </w:tabs>
        <w:rPr>
          <w:rFonts w:asciiTheme="minorHAnsi" w:eastAsiaTheme="minorEastAsia" w:hAnsiTheme="minorHAnsi" w:cstheme="minorBidi"/>
          <w:noProof/>
          <w:sz w:val="22"/>
          <w:szCs w:val="22"/>
          <w:lang w:eastAsia="es-MX"/>
        </w:rPr>
      </w:pPr>
      <w:hyperlink w:anchor="_Toc382263388" w:history="1">
        <w:r w:rsidR="00631FAF" w:rsidRPr="006153FF">
          <w:rPr>
            <w:rStyle w:val="Hipervnculo"/>
            <w:noProof/>
          </w:rPr>
          <w:t>1.11.</w:t>
        </w:r>
        <w:r w:rsidR="00631FAF">
          <w:rPr>
            <w:rFonts w:asciiTheme="minorHAnsi" w:eastAsiaTheme="minorEastAsia" w:hAnsiTheme="minorHAnsi" w:cstheme="minorBidi"/>
            <w:noProof/>
            <w:sz w:val="22"/>
            <w:szCs w:val="22"/>
            <w:lang w:eastAsia="es-MX"/>
          </w:rPr>
          <w:tab/>
        </w:r>
        <w:r w:rsidR="00631FAF" w:rsidRPr="006153FF">
          <w:rPr>
            <w:rStyle w:val="Hipervnculo"/>
            <w:noProof/>
          </w:rPr>
          <w:t>Arquitectura de una Aplicación Web</w:t>
        </w:r>
        <w:r w:rsidR="00631FAF">
          <w:rPr>
            <w:noProof/>
            <w:webHidden/>
          </w:rPr>
          <w:tab/>
        </w:r>
        <w:r w:rsidR="00631FAF">
          <w:rPr>
            <w:noProof/>
            <w:webHidden/>
          </w:rPr>
          <w:fldChar w:fldCharType="begin"/>
        </w:r>
        <w:r w:rsidR="00631FAF">
          <w:rPr>
            <w:noProof/>
            <w:webHidden/>
          </w:rPr>
          <w:instrText xml:space="preserve"> PAGEREF _Toc382263388 \h </w:instrText>
        </w:r>
        <w:r w:rsidR="00631FAF">
          <w:rPr>
            <w:noProof/>
            <w:webHidden/>
          </w:rPr>
        </w:r>
        <w:r w:rsidR="00631FAF">
          <w:rPr>
            <w:noProof/>
            <w:webHidden/>
          </w:rPr>
          <w:fldChar w:fldCharType="separate"/>
        </w:r>
        <w:r w:rsidR="00CB6236">
          <w:rPr>
            <w:noProof/>
            <w:webHidden/>
          </w:rPr>
          <w:t>28</w:t>
        </w:r>
        <w:r w:rsidR="00631FAF">
          <w:rPr>
            <w:noProof/>
            <w:webHidden/>
          </w:rPr>
          <w:fldChar w:fldCharType="end"/>
        </w:r>
      </w:hyperlink>
    </w:p>
    <w:p w:rsidR="00631FAF" w:rsidRDefault="00905B1A">
      <w:pPr>
        <w:pStyle w:val="TDC2"/>
        <w:tabs>
          <w:tab w:val="left" w:pos="1100"/>
          <w:tab w:val="right" w:leader="dot" w:pos="9111"/>
        </w:tabs>
        <w:rPr>
          <w:rFonts w:asciiTheme="minorHAnsi" w:eastAsiaTheme="minorEastAsia" w:hAnsiTheme="minorHAnsi" w:cstheme="minorBidi"/>
          <w:noProof/>
          <w:sz w:val="22"/>
          <w:szCs w:val="22"/>
          <w:lang w:eastAsia="es-MX"/>
        </w:rPr>
      </w:pPr>
      <w:hyperlink w:anchor="_Toc382263389" w:history="1">
        <w:r w:rsidR="00631FAF" w:rsidRPr="006153FF">
          <w:rPr>
            <w:rStyle w:val="Hipervnculo"/>
            <w:noProof/>
          </w:rPr>
          <w:t>1.12.</w:t>
        </w:r>
        <w:r w:rsidR="00631FAF">
          <w:rPr>
            <w:rFonts w:asciiTheme="minorHAnsi" w:eastAsiaTheme="minorEastAsia" w:hAnsiTheme="minorHAnsi" w:cstheme="minorBidi"/>
            <w:noProof/>
            <w:sz w:val="22"/>
            <w:szCs w:val="22"/>
            <w:lang w:eastAsia="es-MX"/>
          </w:rPr>
          <w:tab/>
        </w:r>
        <w:r w:rsidR="00631FAF" w:rsidRPr="006153FF">
          <w:rPr>
            <w:rStyle w:val="Hipervnculo"/>
            <w:noProof/>
          </w:rPr>
          <w:t>Servicios WEB</w:t>
        </w:r>
        <w:r w:rsidR="00631FAF">
          <w:rPr>
            <w:noProof/>
            <w:webHidden/>
          </w:rPr>
          <w:tab/>
        </w:r>
        <w:r w:rsidR="00631FAF">
          <w:rPr>
            <w:noProof/>
            <w:webHidden/>
          </w:rPr>
          <w:fldChar w:fldCharType="begin"/>
        </w:r>
        <w:r w:rsidR="00631FAF">
          <w:rPr>
            <w:noProof/>
            <w:webHidden/>
          </w:rPr>
          <w:instrText xml:space="preserve"> PAGEREF _Toc382263389 \h </w:instrText>
        </w:r>
        <w:r w:rsidR="00631FAF">
          <w:rPr>
            <w:noProof/>
            <w:webHidden/>
          </w:rPr>
        </w:r>
        <w:r w:rsidR="00631FAF">
          <w:rPr>
            <w:noProof/>
            <w:webHidden/>
          </w:rPr>
          <w:fldChar w:fldCharType="separate"/>
        </w:r>
        <w:r w:rsidR="00CB6236">
          <w:rPr>
            <w:noProof/>
            <w:webHidden/>
          </w:rPr>
          <w:t>28</w:t>
        </w:r>
        <w:r w:rsidR="00631FAF">
          <w:rPr>
            <w:noProof/>
            <w:webHidden/>
          </w:rPr>
          <w:fldChar w:fldCharType="end"/>
        </w:r>
      </w:hyperlink>
    </w:p>
    <w:p w:rsidR="00631FAF" w:rsidRDefault="00905B1A">
      <w:pPr>
        <w:pStyle w:val="TDC3"/>
        <w:tabs>
          <w:tab w:val="left" w:pos="1540"/>
          <w:tab w:val="right" w:leader="dot" w:pos="9111"/>
        </w:tabs>
        <w:rPr>
          <w:rFonts w:asciiTheme="minorHAnsi" w:eastAsiaTheme="minorEastAsia" w:hAnsiTheme="minorHAnsi" w:cstheme="minorBidi"/>
          <w:noProof/>
          <w:sz w:val="22"/>
          <w:szCs w:val="22"/>
          <w:lang w:eastAsia="es-MX"/>
        </w:rPr>
      </w:pPr>
      <w:hyperlink w:anchor="_Toc382263390" w:history="1">
        <w:r w:rsidR="00631FAF" w:rsidRPr="006153FF">
          <w:rPr>
            <w:rStyle w:val="Hipervnculo"/>
            <w:noProof/>
          </w:rPr>
          <w:t>1.12.1.</w:t>
        </w:r>
        <w:r w:rsidR="00631FAF">
          <w:rPr>
            <w:rFonts w:asciiTheme="minorHAnsi" w:eastAsiaTheme="minorEastAsia" w:hAnsiTheme="minorHAnsi" w:cstheme="minorBidi"/>
            <w:noProof/>
            <w:sz w:val="22"/>
            <w:szCs w:val="22"/>
            <w:lang w:eastAsia="es-MX"/>
          </w:rPr>
          <w:tab/>
        </w:r>
        <w:r w:rsidR="00631FAF" w:rsidRPr="006153FF">
          <w:rPr>
            <w:rStyle w:val="Hipervnculo"/>
            <w:noProof/>
          </w:rPr>
          <w:t>HTTP</w:t>
        </w:r>
        <w:r w:rsidR="00631FAF">
          <w:rPr>
            <w:noProof/>
            <w:webHidden/>
          </w:rPr>
          <w:tab/>
        </w:r>
        <w:r w:rsidR="00631FAF">
          <w:rPr>
            <w:noProof/>
            <w:webHidden/>
          </w:rPr>
          <w:fldChar w:fldCharType="begin"/>
        </w:r>
        <w:r w:rsidR="00631FAF">
          <w:rPr>
            <w:noProof/>
            <w:webHidden/>
          </w:rPr>
          <w:instrText xml:space="preserve"> PAGEREF _Toc382263390 \h </w:instrText>
        </w:r>
        <w:r w:rsidR="00631FAF">
          <w:rPr>
            <w:noProof/>
            <w:webHidden/>
          </w:rPr>
        </w:r>
        <w:r w:rsidR="00631FAF">
          <w:rPr>
            <w:noProof/>
            <w:webHidden/>
          </w:rPr>
          <w:fldChar w:fldCharType="separate"/>
        </w:r>
        <w:r w:rsidR="00CB6236">
          <w:rPr>
            <w:noProof/>
            <w:webHidden/>
          </w:rPr>
          <w:t>29</w:t>
        </w:r>
        <w:r w:rsidR="00631FAF">
          <w:rPr>
            <w:noProof/>
            <w:webHidden/>
          </w:rPr>
          <w:fldChar w:fldCharType="end"/>
        </w:r>
      </w:hyperlink>
    </w:p>
    <w:p w:rsidR="00631FAF" w:rsidRDefault="00905B1A">
      <w:pPr>
        <w:pStyle w:val="TDC3"/>
        <w:tabs>
          <w:tab w:val="left" w:pos="1540"/>
          <w:tab w:val="right" w:leader="dot" w:pos="9111"/>
        </w:tabs>
        <w:rPr>
          <w:rFonts w:asciiTheme="minorHAnsi" w:eastAsiaTheme="minorEastAsia" w:hAnsiTheme="minorHAnsi" w:cstheme="minorBidi"/>
          <w:noProof/>
          <w:sz w:val="22"/>
          <w:szCs w:val="22"/>
          <w:lang w:eastAsia="es-MX"/>
        </w:rPr>
      </w:pPr>
      <w:hyperlink w:anchor="_Toc382263391" w:history="1">
        <w:r w:rsidR="00631FAF" w:rsidRPr="006153FF">
          <w:rPr>
            <w:rStyle w:val="Hipervnculo"/>
            <w:noProof/>
          </w:rPr>
          <w:t>1.12.2.</w:t>
        </w:r>
        <w:r w:rsidR="00631FAF">
          <w:rPr>
            <w:rFonts w:asciiTheme="minorHAnsi" w:eastAsiaTheme="minorEastAsia" w:hAnsiTheme="minorHAnsi" w:cstheme="minorBidi"/>
            <w:noProof/>
            <w:sz w:val="22"/>
            <w:szCs w:val="22"/>
            <w:lang w:eastAsia="es-MX"/>
          </w:rPr>
          <w:tab/>
        </w:r>
        <w:r w:rsidR="00631FAF" w:rsidRPr="006153FF">
          <w:rPr>
            <w:rStyle w:val="Hipervnculo"/>
            <w:noProof/>
          </w:rPr>
          <w:t>Tipos de notificaciones</w:t>
        </w:r>
        <w:r w:rsidR="00631FAF">
          <w:rPr>
            <w:noProof/>
            <w:webHidden/>
          </w:rPr>
          <w:tab/>
        </w:r>
        <w:r w:rsidR="00631FAF">
          <w:rPr>
            <w:noProof/>
            <w:webHidden/>
          </w:rPr>
          <w:fldChar w:fldCharType="begin"/>
        </w:r>
        <w:r w:rsidR="00631FAF">
          <w:rPr>
            <w:noProof/>
            <w:webHidden/>
          </w:rPr>
          <w:instrText xml:space="preserve"> PAGEREF _Toc382263391 \h </w:instrText>
        </w:r>
        <w:r w:rsidR="00631FAF">
          <w:rPr>
            <w:noProof/>
            <w:webHidden/>
          </w:rPr>
        </w:r>
        <w:r w:rsidR="00631FAF">
          <w:rPr>
            <w:noProof/>
            <w:webHidden/>
          </w:rPr>
          <w:fldChar w:fldCharType="separate"/>
        </w:r>
        <w:r w:rsidR="00CB6236">
          <w:rPr>
            <w:noProof/>
            <w:webHidden/>
          </w:rPr>
          <w:t>31</w:t>
        </w:r>
        <w:r w:rsidR="00631FAF">
          <w:rPr>
            <w:noProof/>
            <w:webHidden/>
          </w:rPr>
          <w:fldChar w:fldCharType="end"/>
        </w:r>
      </w:hyperlink>
    </w:p>
    <w:p w:rsidR="00631FAF" w:rsidRDefault="00905B1A">
      <w:pPr>
        <w:pStyle w:val="TDC2"/>
        <w:tabs>
          <w:tab w:val="left" w:pos="1100"/>
          <w:tab w:val="right" w:leader="dot" w:pos="9111"/>
        </w:tabs>
        <w:rPr>
          <w:rFonts w:asciiTheme="minorHAnsi" w:eastAsiaTheme="minorEastAsia" w:hAnsiTheme="minorHAnsi" w:cstheme="minorBidi"/>
          <w:noProof/>
          <w:sz w:val="22"/>
          <w:szCs w:val="22"/>
          <w:lang w:eastAsia="es-MX"/>
        </w:rPr>
      </w:pPr>
      <w:hyperlink w:anchor="_Toc382263392" w:history="1">
        <w:r w:rsidR="00631FAF" w:rsidRPr="006153FF">
          <w:rPr>
            <w:rStyle w:val="Hipervnculo"/>
            <w:noProof/>
          </w:rPr>
          <w:t>1.13.</w:t>
        </w:r>
        <w:r w:rsidR="00631FAF">
          <w:rPr>
            <w:rFonts w:asciiTheme="minorHAnsi" w:eastAsiaTheme="minorEastAsia" w:hAnsiTheme="minorHAnsi" w:cstheme="minorBidi"/>
            <w:noProof/>
            <w:sz w:val="22"/>
            <w:szCs w:val="22"/>
            <w:lang w:eastAsia="es-MX"/>
          </w:rPr>
          <w:tab/>
        </w:r>
        <w:r w:rsidR="00631FAF" w:rsidRPr="006153FF">
          <w:rPr>
            <w:rStyle w:val="Hipervnculo"/>
            <w:noProof/>
          </w:rPr>
          <w:t>Sistema de Posicionamiento Global</w:t>
        </w:r>
        <w:r w:rsidR="00631FAF">
          <w:rPr>
            <w:noProof/>
            <w:webHidden/>
          </w:rPr>
          <w:tab/>
        </w:r>
        <w:r w:rsidR="00631FAF">
          <w:rPr>
            <w:noProof/>
            <w:webHidden/>
          </w:rPr>
          <w:fldChar w:fldCharType="begin"/>
        </w:r>
        <w:r w:rsidR="00631FAF">
          <w:rPr>
            <w:noProof/>
            <w:webHidden/>
          </w:rPr>
          <w:instrText xml:space="preserve"> PAGEREF _Toc382263392 \h </w:instrText>
        </w:r>
        <w:r w:rsidR="00631FAF">
          <w:rPr>
            <w:noProof/>
            <w:webHidden/>
          </w:rPr>
        </w:r>
        <w:r w:rsidR="00631FAF">
          <w:rPr>
            <w:noProof/>
            <w:webHidden/>
          </w:rPr>
          <w:fldChar w:fldCharType="separate"/>
        </w:r>
        <w:r w:rsidR="00CB6236">
          <w:rPr>
            <w:noProof/>
            <w:webHidden/>
          </w:rPr>
          <w:t>32</w:t>
        </w:r>
        <w:r w:rsidR="00631FAF">
          <w:rPr>
            <w:noProof/>
            <w:webHidden/>
          </w:rPr>
          <w:fldChar w:fldCharType="end"/>
        </w:r>
      </w:hyperlink>
    </w:p>
    <w:p w:rsidR="00631FAF" w:rsidRDefault="00905B1A">
      <w:pPr>
        <w:pStyle w:val="TDC3"/>
        <w:tabs>
          <w:tab w:val="left" w:pos="1540"/>
          <w:tab w:val="right" w:leader="dot" w:pos="9111"/>
        </w:tabs>
        <w:rPr>
          <w:rFonts w:asciiTheme="minorHAnsi" w:eastAsiaTheme="minorEastAsia" w:hAnsiTheme="minorHAnsi" w:cstheme="minorBidi"/>
          <w:noProof/>
          <w:sz w:val="22"/>
          <w:szCs w:val="22"/>
          <w:lang w:eastAsia="es-MX"/>
        </w:rPr>
      </w:pPr>
      <w:hyperlink w:anchor="_Toc382263393" w:history="1">
        <w:r w:rsidR="00631FAF" w:rsidRPr="006153FF">
          <w:rPr>
            <w:rStyle w:val="Hipervnculo"/>
            <w:noProof/>
          </w:rPr>
          <w:t>1.13.1.</w:t>
        </w:r>
        <w:r w:rsidR="00631FAF">
          <w:rPr>
            <w:rFonts w:asciiTheme="minorHAnsi" w:eastAsiaTheme="minorEastAsia" w:hAnsiTheme="minorHAnsi" w:cstheme="minorBidi"/>
            <w:noProof/>
            <w:sz w:val="22"/>
            <w:szCs w:val="22"/>
            <w:lang w:eastAsia="es-MX"/>
          </w:rPr>
          <w:tab/>
        </w:r>
        <w:r w:rsidR="00631FAF" w:rsidRPr="006153FF">
          <w:rPr>
            <w:rStyle w:val="Hipervnculo"/>
            <w:noProof/>
          </w:rPr>
          <w:t>La idea básica del GPS</w:t>
        </w:r>
        <w:r w:rsidR="00631FAF">
          <w:rPr>
            <w:noProof/>
            <w:webHidden/>
          </w:rPr>
          <w:tab/>
        </w:r>
        <w:r w:rsidR="00631FAF">
          <w:rPr>
            <w:noProof/>
            <w:webHidden/>
          </w:rPr>
          <w:fldChar w:fldCharType="begin"/>
        </w:r>
        <w:r w:rsidR="00631FAF">
          <w:rPr>
            <w:noProof/>
            <w:webHidden/>
          </w:rPr>
          <w:instrText xml:space="preserve"> PAGEREF _Toc382263393 \h </w:instrText>
        </w:r>
        <w:r w:rsidR="00631FAF">
          <w:rPr>
            <w:noProof/>
            <w:webHidden/>
          </w:rPr>
        </w:r>
        <w:r w:rsidR="00631FAF">
          <w:rPr>
            <w:noProof/>
            <w:webHidden/>
          </w:rPr>
          <w:fldChar w:fldCharType="separate"/>
        </w:r>
        <w:r w:rsidR="00CB6236">
          <w:rPr>
            <w:noProof/>
            <w:webHidden/>
          </w:rPr>
          <w:t>33</w:t>
        </w:r>
        <w:r w:rsidR="00631FAF">
          <w:rPr>
            <w:noProof/>
            <w:webHidden/>
          </w:rPr>
          <w:fldChar w:fldCharType="end"/>
        </w:r>
      </w:hyperlink>
    </w:p>
    <w:p w:rsidR="00631FAF" w:rsidRDefault="00905B1A">
      <w:pPr>
        <w:pStyle w:val="TDC3"/>
        <w:tabs>
          <w:tab w:val="left" w:pos="1540"/>
          <w:tab w:val="right" w:leader="dot" w:pos="9111"/>
        </w:tabs>
        <w:rPr>
          <w:rFonts w:asciiTheme="minorHAnsi" w:eastAsiaTheme="minorEastAsia" w:hAnsiTheme="minorHAnsi" w:cstheme="minorBidi"/>
          <w:noProof/>
          <w:sz w:val="22"/>
          <w:szCs w:val="22"/>
          <w:lang w:eastAsia="es-MX"/>
        </w:rPr>
      </w:pPr>
      <w:hyperlink w:anchor="_Toc382263394" w:history="1">
        <w:r w:rsidR="00631FAF" w:rsidRPr="006153FF">
          <w:rPr>
            <w:rStyle w:val="Hipervnculo"/>
            <w:noProof/>
          </w:rPr>
          <w:t>1.13.2.</w:t>
        </w:r>
        <w:r w:rsidR="00631FAF">
          <w:rPr>
            <w:rFonts w:asciiTheme="minorHAnsi" w:eastAsiaTheme="minorEastAsia" w:hAnsiTheme="minorHAnsi" w:cstheme="minorBidi"/>
            <w:noProof/>
            <w:sz w:val="22"/>
            <w:szCs w:val="22"/>
            <w:lang w:eastAsia="es-MX"/>
          </w:rPr>
          <w:tab/>
        </w:r>
        <w:r w:rsidR="00631FAF" w:rsidRPr="006153FF">
          <w:rPr>
            <w:rStyle w:val="Hipervnculo"/>
            <w:noProof/>
          </w:rPr>
          <w:t>Concepto de Localización por medio del GPS</w:t>
        </w:r>
        <w:r w:rsidR="00631FAF">
          <w:rPr>
            <w:noProof/>
            <w:webHidden/>
          </w:rPr>
          <w:tab/>
        </w:r>
        <w:r w:rsidR="00631FAF">
          <w:rPr>
            <w:noProof/>
            <w:webHidden/>
          </w:rPr>
          <w:fldChar w:fldCharType="begin"/>
        </w:r>
        <w:r w:rsidR="00631FAF">
          <w:rPr>
            <w:noProof/>
            <w:webHidden/>
          </w:rPr>
          <w:instrText xml:space="preserve"> PAGEREF _Toc382263394 \h </w:instrText>
        </w:r>
        <w:r w:rsidR="00631FAF">
          <w:rPr>
            <w:noProof/>
            <w:webHidden/>
          </w:rPr>
        </w:r>
        <w:r w:rsidR="00631FAF">
          <w:rPr>
            <w:noProof/>
            <w:webHidden/>
          </w:rPr>
          <w:fldChar w:fldCharType="separate"/>
        </w:r>
        <w:r w:rsidR="00CB6236">
          <w:rPr>
            <w:noProof/>
            <w:webHidden/>
          </w:rPr>
          <w:t>34</w:t>
        </w:r>
        <w:r w:rsidR="00631FAF">
          <w:rPr>
            <w:noProof/>
            <w:webHidden/>
          </w:rPr>
          <w:fldChar w:fldCharType="end"/>
        </w:r>
      </w:hyperlink>
    </w:p>
    <w:p w:rsidR="00631FAF" w:rsidRDefault="00905B1A">
      <w:pPr>
        <w:pStyle w:val="TDC3"/>
        <w:tabs>
          <w:tab w:val="left" w:pos="1540"/>
          <w:tab w:val="right" w:leader="dot" w:pos="9111"/>
        </w:tabs>
        <w:rPr>
          <w:rFonts w:asciiTheme="minorHAnsi" w:eastAsiaTheme="minorEastAsia" w:hAnsiTheme="minorHAnsi" w:cstheme="minorBidi"/>
          <w:noProof/>
          <w:sz w:val="22"/>
          <w:szCs w:val="22"/>
          <w:lang w:eastAsia="es-MX"/>
        </w:rPr>
      </w:pPr>
      <w:hyperlink w:anchor="_Toc382263395" w:history="1">
        <w:r w:rsidR="00631FAF" w:rsidRPr="006153FF">
          <w:rPr>
            <w:rStyle w:val="Hipervnculo"/>
            <w:noProof/>
          </w:rPr>
          <w:t>1.13.3.</w:t>
        </w:r>
        <w:r w:rsidR="00631FAF">
          <w:rPr>
            <w:rFonts w:asciiTheme="minorHAnsi" w:eastAsiaTheme="minorEastAsia" w:hAnsiTheme="minorHAnsi" w:cstheme="minorBidi"/>
            <w:noProof/>
            <w:sz w:val="22"/>
            <w:szCs w:val="22"/>
            <w:lang w:eastAsia="es-MX"/>
          </w:rPr>
          <w:tab/>
        </w:r>
        <w:r w:rsidR="00631FAF" w:rsidRPr="006153FF">
          <w:rPr>
            <w:rStyle w:val="Hipervnculo"/>
            <w:noProof/>
          </w:rPr>
          <w:t>Cálculos con coordenadas de GPS</w:t>
        </w:r>
        <w:r w:rsidR="00631FAF">
          <w:rPr>
            <w:noProof/>
            <w:webHidden/>
          </w:rPr>
          <w:tab/>
        </w:r>
        <w:r w:rsidR="00631FAF">
          <w:rPr>
            <w:noProof/>
            <w:webHidden/>
          </w:rPr>
          <w:fldChar w:fldCharType="begin"/>
        </w:r>
        <w:r w:rsidR="00631FAF">
          <w:rPr>
            <w:noProof/>
            <w:webHidden/>
          </w:rPr>
          <w:instrText xml:space="preserve"> PAGEREF _Toc382263395 \h </w:instrText>
        </w:r>
        <w:r w:rsidR="00631FAF">
          <w:rPr>
            <w:noProof/>
            <w:webHidden/>
          </w:rPr>
        </w:r>
        <w:r w:rsidR="00631FAF">
          <w:rPr>
            <w:noProof/>
            <w:webHidden/>
          </w:rPr>
          <w:fldChar w:fldCharType="separate"/>
        </w:r>
        <w:r w:rsidR="00CB6236">
          <w:rPr>
            <w:noProof/>
            <w:webHidden/>
          </w:rPr>
          <w:t>35</w:t>
        </w:r>
        <w:r w:rsidR="00631FAF">
          <w:rPr>
            <w:noProof/>
            <w:webHidden/>
          </w:rPr>
          <w:fldChar w:fldCharType="end"/>
        </w:r>
      </w:hyperlink>
    </w:p>
    <w:p w:rsidR="00631FAF" w:rsidRDefault="00905B1A">
      <w:pPr>
        <w:pStyle w:val="TDC2"/>
        <w:tabs>
          <w:tab w:val="left" w:pos="1100"/>
          <w:tab w:val="right" w:leader="dot" w:pos="9111"/>
        </w:tabs>
        <w:rPr>
          <w:rFonts w:asciiTheme="minorHAnsi" w:eastAsiaTheme="minorEastAsia" w:hAnsiTheme="minorHAnsi" w:cstheme="minorBidi"/>
          <w:noProof/>
          <w:sz w:val="22"/>
          <w:szCs w:val="22"/>
          <w:lang w:eastAsia="es-MX"/>
        </w:rPr>
      </w:pPr>
      <w:hyperlink w:anchor="_Toc382263396" w:history="1">
        <w:r w:rsidR="00631FAF" w:rsidRPr="006153FF">
          <w:rPr>
            <w:rStyle w:val="Hipervnculo"/>
            <w:noProof/>
          </w:rPr>
          <w:t>1.14.</w:t>
        </w:r>
        <w:r w:rsidR="00631FAF">
          <w:rPr>
            <w:rFonts w:asciiTheme="minorHAnsi" w:eastAsiaTheme="minorEastAsia" w:hAnsiTheme="minorHAnsi" w:cstheme="minorBidi"/>
            <w:noProof/>
            <w:sz w:val="22"/>
            <w:szCs w:val="22"/>
            <w:lang w:eastAsia="es-MX"/>
          </w:rPr>
          <w:tab/>
        </w:r>
        <w:r w:rsidR="00631FAF" w:rsidRPr="006153FF">
          <w:rPr>
            <w:rStyle w:val="Hipervnculo"/>
            <w:noProof/>
            <w:lang w:val="en-US"/>
          </w:rPr>
          <w:t>Google Cloud Messaging para Android</w:t>
        </w:r>
        <w:r w:rsidR="00631FAF">
          <w:rPr>
            <w:noProof/>
            <w:webHidden/>
          </w:rPr>
          <w:tab/>
        </w:r>
        <w:r w:rsidR="00631FAF">
          <w:rPr>
            <w:noProof/>
            <w:webHidden/>
          </w:rPr>
          <w:fldChar w:fldCharType="begin"/>
        </w:r>
        <w:r w:rsidR="00631FAF">
          <w:rPr>
            <w:noProof/>
            <w:webHidden/>
          </w:rPr>
          <w:instrText xml:space="preserve"> PAGEREF _Toc382263396 \h </w:instrText>
        </w:r>
        <w:r w:rsidR="00631FAF">
          <w:rPr>
            <w:noProof/>
            <w:webHidden/>
          </w:rPr>
        </w:r>
        <w:r w:rsidR="00631FAF">
          <w:rPr>
            <w:noProof/>
            <w:webHidden/>
          </w:rPr>
          <w:fldChar w:fldCharType="separate"/>
        </w:r>
        <w:r w:rsidR="00CB6236">
          <w:rPr>
            <w:noProof/>
            <w:webHidden/>
          </w:rPr>
          <w:t>37</w:t>
        </w:r>
        <w:r w:rsidR="00631FAF">
          <w:rPr>
            <w:noProof/>
            <w:webHidden/>
          </w:rPr>
          <w:fldChar w:fldCharType="end"/>
        </w:r>
      </w:hyperlink>
    </w:p>
    <w:p w:rsidR="00631FAF" w:rsidRDefault="00905B1A">
      <w:pPr>
        <w:pStyle w:val="TDC3"/>
        <w:tabs>
          <w:tab w:val="left" w:pos="1540"/>
          <w:tab w:val="right" w:leader="dot" w:pos="9111"/>
        </w:tabs>
        <w:rPr>
          <w:rFonts w:asciiTheme="minorHAnsi" w:eastAsiaTheme="minorEastAsia" w:hAnsiTheme="minorHAnsi" w:cstheme="minorBidi"/>
          <w:noProof/>
          <w:sz w:val="22"/>
          <w:szCs w:val="22"/>
          <w:lang w:eastAsia="es-MX"/>
        </w:rPr>
      </w:pPr>
      <w:hyperlink w:anchor="_Toc382263397" w:history="1">
        <w:r w:rsidR="00631FAF" w:rsidRPr="006153FF">
          <w:rPr>
            <w:rStyle w:val="Hipervnculo"/>
            <w:noProof/>
          </w:rPr>
          <w:t>1.14.1.</w:t>
        </w:r>
        <w:r w:rsidR="00631FAF">
          <w:rPr>
            <w:rFonts w:asciiTheme="minorHAnsi" w:eastAsiaTheme="minorEastAsia" w:hAnsiTheme="minorHAnsi" w:cstheme="minorBidi"/>
            <w:noProof/>
            <w:sz w:val="22"/>
            <w:szCs w:val="22"/>
            <w:lang w:eastAsia="es-MX"/>
          </w:rPr>
          <w:tab/>
        </w:r>
        <w:r w:rsidR="00631FAF" w:rsidRPr="006153FF">
          <w:rPr>
            <w:rStyle w:val="Hipervnculo"/>
            <w:noProof/>
          </w:rPr>
          <w:t>Funcionamiento</w:t>
        </w:r>
        <w:r w:rsidR="00631FAF">
          <w:rPr>
            <w:noProof/>
            <w:webHidden/>
          </w:rPr>
          <w:tab/>
        </w:r>
        <w:r w:rsidR="00631FAF">
          <w:rPr>
            <w:noProof/>
            <w:webHidden/>
          </w:rPr>
          <w:fldChar w:fldCharType="begin"/>
        </w:r>
        <w:r w:rsidR="00631FAF">
          <w:rPr>
            <w:noProof/>
            <w:webHidden/>
          </w:rPr>
          <w:instrText xml:space="preserve"> PAGEREF _Toc382263397 \h </w:instrText>
        </w:r>
        <w:r w:rsidR="00631FAF">
          <w:rPr>
            <w:noProof/>
            <w:webHidden/>
          </w:rPr>
        </w:r>
        <w:r w:rsidR="00631FAF">
          <w:rPr>
            <w:noProof/>
            <w:webHidden/>
          </w:rPr>
          <w:fldChar w:fldCharType="separate"/>
        </w:r>
        <w:r w:rsidR="00CB6236">
          <w:rPr>
            <w:noProof/>
            <w:webHidden/>
          </w:rPr>
          <w:t>38</w:t>
        </w:r>
        <w:r w:rsidR="00631FAF">
          <w:rPr>
            <w:noProof/>
            <w:webHidden/>
          </w:rPr>
          <w:fldChar w:fldCharType="end"/>
        </w:r>
      </w:hyperlink>
    </w:p>
    <w:p w:rsidR="00631FAF" w:rsidRDefault="00905B1A">
      <w:pPr>
        <w:pStyle w:val="TDC3"/>
        <w:tabs>
          <w:tab w:val="left" w:pos="1540"/>
          <w:tab w:val="right" w:leader="dot" w:pos="9111"/>
        </w:tabs>
        <w:rPr>
          <w:rFonts w:asciiTheme="minorHAnsi" w:eastAsiaTheme="minorEastAsia" w:hAnsiTheme="minorHAnsi" w:cstheme="minorBidi"/>
          <w:noProof/>
          <w:sz w:val="22"/>
          <w:szCs w:val="22"/>
          <w:lang w:eastAsia="es-MX"/>
        </w:rPr>
      </w:pPr>
      <w:hyperlink w:anchor="_Toc382263398" w:history="1">
        <w:r w:rsidR="00631FAF" w:rsidRPr="006153FF">
          <w:rPr>
            <w:rStyle w:val="Hipervnculo"/>
            <w:noProof/>
          </w:rPr>
          <w:t>1.14.2.</w:t>
        </w:r>
        <w:r w:rsidR="00631FAF">
          <w:rPr>
            <w:rFonts w:asciiTheme="minorHAnsi" w:eastAsiaTheme="minorEastAsia" w:hAnsiTheme="minorHAnsi" w:cstheme="minorBidi"/>
            <w:noProof/>
            <w:sz w:val="22"/>
            <w:szCs w:val="22"/>
            <w:lang w:eastAsia="es-MX"/>
          </w:rPr>
          <w:tab/>
        </w:r>
        <w:r w:rsidR="00631FAF" w:rsidRPr="006153FF">
          <w:rPr>
            <w:rStyle w:val="Hipervnculo"/>
            <w:noProof/>
          </w:rPr>
          <w:t>Características</w:t>
        </w:r>
        <w:r w:rsidR="00631FAF">
          <w:rPr>
            <w:noProof/>
            <w:webHidden/>
          </w:rPr>
          <w:tab/>
        </w:r>
        <w:r w:rsidR="00631FAF">
          <w:rPr>
            <w:noProof/>
            <w:webHidden/>
          </w:rPr>
          <w:fldChar w:fldCharType="begin"/>
        </w:r>
        <w:r w:rsidR="00631FAF">
          <w:rPr>
            <w:noProof/>
            <w:webHidden/>
          </w:rPr>
          <w:instrText xml:space="preserve"> PAGEREF _Toc382263398 \h </w:instrText>
        </w:r>
        <w:r w:rsidR="00631FAF">
          <w:rPr>
            <w:noProof/>
            <w:webHidden/>
          </w:rPr>
        </w:r>
        <w:r w:rsidR="00631FAF">
          <w:rPr>
            <w:noProof/>
            <w:webHidden/>
          </w:rPr>
          <w:fldChar w:fldCharType="separate"/>
        </w:r>
        <w:r w:rsidR="00CB6236">
          <w:rPr>
            <w:noProof/>
            <w:webHidden/>
          </w:rPr>
          <w:t>38</w:t>
        </w:r>
        <w:r w:rsidR="00631FAF">
          <w:rPr>
            <w:noProof/>
            <w:webHidden/>
          </w:rPr>
          <w:fldChar w:fldCharType="end"/>
        </w:r>
      </w:hyperlink>
    </w:p>
    <w:p w:rsidR="00631FAF" w:rsidRDefault="00905B1A">
      <w:pPr>
        <w:pStyle w:val="TDC3"/>
        <w:tabs>
          <w:tab w:val="left" w:pos="1540"/>
          <w:tab w:val="right" w:leader="dot" w:pos="9111"/>
        </w:tabs>
        <w:rPr>
          <w:rFonts w:asciiTheme="minorHAnsi" w:eastAsiaTheme="minorEastAsia" w:hAnsiTheme="minorHAnsi" w:cstheme="minorBidi"/>
          <w:noProof/>
          <w:sz w:val="22"/>
          <w:szCs w:val="22"/>
          <w:lang w:eastAsia="es-MX"/>
        </w:rPr>
      </w:pPr>
      <w:hyperlink w:anchor="_Toc382263399" w:history="1">
        <w:r w:rsidR="00631FAF" w:rsidRPr="006153FF">
          <w:rPr>
            <w:rStyle w:val="Hipervnculo"/>
            <w:noProof/>
          </w:rPr>
          <w:t>1.14.3.</w:t>
        </w:r>
        <w:r w:rsidR="00631FAF">
          <w:rPr>
            <w:rFonts w:asciiTheme="minorHAnsi" w:eastAsiaTheme="minorEastAsia" w:hAnsiTheme="minorHAnsi" w:cstheme="minorBidi"/>
            <w:noProof/>
            <w:sz w:val="22"/>
            <w:szCs w:val="22"/>
            <w:lang w:eastAsia="es-MX"/>
          </w:rPr>
          <w:tab/>
        </w:r>
        <w:r w:rsidR="00631FAF" w:rsidRPr="006153FF">
          <w:rPr>
            <w:rStyle w:val="Hipervnculo"/>
            <w:noProof/>
          </w:rPr>
          <w:t>Arquitectura</w:t>
        </w:r>
        <w:r w:rsidR="00631FAF">
          <w:rPr>
            <w:noProof/>
            <w:webHidden/>
          </w:rPr>
          <w:tab/>
        </w:r>
        <w:r w:rsidR="00631FAF">
          <w:rPr>
            <w:noProof/>
            <w:webHidden/>
          </w:rPr>
          <w:fldChar w:fldCharType="begin"/>
        </w:r>
        <w:r w:rsidR="00631FAF">
          <w:rPr>
            <w:noProof/>
            <w:webHidden/>
          </w:rPr>
          <w:instrText xml:space="preserve"> PAGEREF _Toc382263399 \h </w:instrText>
        </w:r>
        <w:r w:rsidR="00631FAF">
          <w:rPr>
            <w:noProof/>
            <w:webHidden/>
          </w:rPr>
        </w:r>
        <w:r w:rsidR="00631FAF">
          <w:rPr>
            <w:noProof/>
            <w:webHidden/>
          </w:rPr>
          <w:fldChar w:fldCharType="separate"/>
        </w:r>
        <w:r w:rsidR="00CB6236">
          <w:rPr>
            <w:noProof/>
            <w:webHidden/>
          </w:rPr>
          <w:t>38</w:t>
        </w:r>
        <w:r w:rsidR="00631FAF">
          <w:rPr>
            <w:noProof/>
            <w:webHidden/>
          </w:rPr>
          <w:fldChar w:fldCharType="end"/>
        </w:r>
      </w:hyperlink>
    </w:p>
    <w:p w:rsidR="00631FAF" w:rsidRDefault="00905B1A">
      <w:pPr>
        <w:pStyle w:val="TDC1"/>
        <w:tabs>
          <w:tab w:val="right" w:leader="dot" w:pos="9111"/>
        </w:tabs>
        <w:rPr>
          <w:rFonts w:asciiTheme="minorHAnsi" w:eastAsiaTheme="minorEastAsia" w:hAnsiTheme="minorHAnsi" w:cstheme="minorBidi"/>
          <w:noProof/>
          <w:sz w:val="22"/>
          <w:szCs w:val="22"/>
          <w:lang w:eastAsia="es-MX"/>
        </w:rPr>
      </w:pPr>
      <w:hyperlink w:anchor="_Toc382263400" w:history="1">
        <w:r w:rsidR="00631FAF" w:rsidRPr="006153FF">
          <w:rPr>
            <w:rStyle w:val="Hipervnculo"/>
            <w:noProof/>
          </w:rPr>
          <w:t>Capítulo 2 Diseño</w:t>
        </w:r>
        <w:r w:rsidR="00631FAF">
          <w:rPr>
            <w:noProof/>
            <w:webHidden/>
          </w:rPr>
          <w:tab/>
        </w:r>
        <w:r w:rsidR="00631FAF">
          <w:rPr>
            <w:noProof/>
            <w:webHidden/>
          </w:rPr>
          <w:fldChar w:fldCharType="begin"/>
        </w:r>
        <w:r w:rsidR="00631FAF">
          <w:rPr>
            <w:noProof/>
            <w:webHidden/>
          </w:rPr>
          <w:instrText xml:space="preserve"> PAGEREF _Toc382263400 \h </w:instrText>
        </w:r>
        <w:r w:rsidR="00631FAF">
          <w:rPr>
            <w:noProof/>
            <w:webHidden/>
          </w:rPr>
        </w:r>
        <w:r w:rsidR="00631FAF">
          <w:rPr>
            <w:noProof/>
            <w:webHidden/>
          </w:rPr>
          <w:fldChar w:fldCharType="separate"/>
        </w:r>
        <w:r w:rsidR="00CB6236">
          <w:rPr>
            <w:noProof/>
            <w:webHidden/>
          </w:rPr>
          <w:t>40</w:t>
        </w:r>
        <w:r w:rsidR="00631FAF">
          <w:rPr>
            <w:noProof/>
            <w:webHidden/>
          </w:rPr>
          <w:fldChar w:fldCharType="end"/>
        </w:r>
      </w:hyperlink>
    </w:p>
    <w:p w:rsidR="00631FAF" w:rsidRDefault="00905B1A">
      <w:pPr>
        <w:pStyle w:val="TDC1"/>
        <w:tabs>
          <w:tab w:val="left" w:pos="440"/>
          <w:tab w:val="right" w:leader="dot" w:pos="9111"/>
        </w:tabs>
        <w:rPr>
          <w:rFonts w:asciiTheme="minorHAnsi" w:eastAsiaTheme="minorEastAsia" w:hAnsiTheme="minorHAnsi" w:cstheme="minorBidi"/>
          <w:noProof/>
          <w:sz w:val="22"/>
          <w:szCs w:val="22"/>
          <w:lang w:eastAsia="es-MX"/>
        </w:rPr>
      </w:pPr>
      <w:hyperlink w:anchor="_Toc382263401" w:history="1">
        <w:r w:rsidR="00631FAF" w:rsidRPr="006153FF">
          <w:rPr>
            <w:rStyle w:val="Hipervnculo"/>
            <w:noProof/>
          </w:rPr>
          <w:t>2.</w:t>
        </w:r>
        <w:r w:rsidR="00631FAF">
          <w:rPr>
            <w:rFonts w:asciiTheme="minorHAnsi" w:eastAsiaTheme="minorEastAsia" w:hAnsiTheme="minorHAnsi" w:cstheme="minorBidi"/>
            <w:noProof/>
            <w:sz w:val="22"/>
            <w:szCs w:val="22"/>
            <w:lang w:eastAsia="es-MX"/>
          </w:rPr>
          <w:tab/>
        </w:r>
        <w:r w:rsidR="00631FAF" w:rsidRPr="006153FF">
          <w:rPr>
            <w:rStyle w:val="Hipervnculo"/>
            <w:noProof/>
          </w:rPr>
          <w:t>Diseño del Sistema Móvil de notificación de proximidad para transporte.</w:t>
        </w:r>
        <w:r w:rsidR="00631FAF">
          <w:rPr>
            <w:noProof/>
            <w:webHidden/>
          </w:rPr>
          <w:tab/>
        </w:r>
        <w:r w:rsidR="00631FAF">
          <w:rPr>
            <w:noProof/>
            <w:webHidden/>
          </w:rPr>
          <w:fldChar w:fldCharType="begin"/>
        </w:r>
        <w:r w:rsidR="00631FAF">
          <w:rPr>
            <w:noProof/>
            <w:webHidden/>
          </w:rPr>
          <w:instrText xml:space="preserve"> PAGEREF _Toc382263401 \h </w:instrText>
        </w:r>
        <w:r w:rsidR="00631FAF">
          <w:rPr>
            <w:noProof/>
            <w:webHidden/>
          </w:rPr>
        </w:r>
        <w:r w:rsidR="00631FAF">
          <w:rPr>
            <w:noProof/>
            <w:webHidden/>
          </w:rPr>
          <w:fldChar w:fldCharType="separate"/>
        </w:r>
        <w:r w:rsidR="00CB6236">
          <w:rPr>
            <w:noProof/>
            <w:webHidden/>
          </w:rPr>
          <w:t>40</w:t>
        </w:r>
        <w:r w:rsidR="00631FAF">
          <w:rPr>
            <w:noProof/>
            <w:webHidden/>
          </w:rPr>
          <w:fldChar w:fldCharType="end"/>
        </w:r>
      </w:hyperlink>
    </w:p>
    <w:p w:rsidR="00631FAF" w:rsidRDefault="00905B1A">
      <w:pPr>
        <w:pStyle w:val="TDC2"/>
        <w:tabs>
          <w:tab w:val="left" w:pos="880"/>
          <w:tab w:val="right" w:leader="dot" w:pos="9111"/>
        </w:tabs>
        <w:rPr>
          <w:rFonts w:asciiTheme="minorHAnsi" w:eastAsiaTheme="minorEastAsia" w:hAnsiTheme="minorHAnsi" w:cstheme="minorBidi"/>
          <w:noProof/>
          <w:sz w:val="22"/>
          <w:szCs w:val="22"/>
          <w:lang w:eastAsia="es-MX"/>
        </w:rPr>
      </w:pPr>
      <w:hyperlink w:anchor="_Toc382263402" w:history="1">
        <w:r w:rsidR="00631FAF" w:rsidRPr="006153FF">
          <w:rPr>
            <w:rStyle w:val="Hipervnculo"/>
            <w:noProof/>
          </w:rPr>
          <w:t>2.1.</w:t>
        </w:r>
        <w:r w:rsidR="00631FAF">
          <w:rPr>
            <w:rFonts w:asciiTheme="minorHAnsi" w:eastAsiaTheme="minorEastAsia" w:hAnsiTheme="minorHAnsi" w:cstheme="minorBidi"/>
            <w:noProof/>
            <w:sz w:val="22"/>
            <w:szCs w:val="22"/>
            <w:lang w:eastAsia="es-MX"/>
          </w:rPr>
          <w:tab/>
        </w:r>
        <w:r w:rsidR="00631FAF" w:rsidRPr="006153FF">
          <w:rPr>
            <w:rStyle w:val="Hipervnculo"/>
            <w:noProof/>
          </w:rPr>
          <w:t>Arquitectura propuesta para el sistema</w:t>
        </w:r>
        <w:r w:rsidR="00631FAF">
          <w:rPr>
            <w:noProof/>
            <w:webHidden/>
          </w:rPr>
          <w:tab/>
        </w:r>
        <w:r w:rsidR="00631FAF">
          <w:rPr>
            <w:noProof/>
            <w:webHidden/>
          </w:rPr>
          <w:fldChar w:fldCharType="begin"/>
        </w:r>
        <w:r w:rsidR="00631FAF">
          <w:rPr>
            <w:noProof/>
            <w:webHidden/>
          </w:rPr>
          <w:instrText xml:space="preserve"> PAGEREF _Toc382263402 \h </w:instrText>
        </w:r>
        <w:r w:rsidR="00631FAF">
          <w:rPr>
            <w:noProof/>
            <w:webHidden/>
          </w:rPr>
        </w:r>
        <w:r w:rsidR="00631FAF">
          <w:rPr>
            <w:noProof/>
            <w:webHidden/>
          </w:rPr>
          <w:fldChar w:fldCharType="separate"/>
        </w:r>
        <w:r w:rsidR="00CB6236">
          <w:rPr>
            <w:noProof/>
            <w:webHidden/>
          </w:rPr>
          <w:t>40</w:t>
        </w:r>
        <w:r w:rsidR="00631FAF">
          <w:rPr>
            <w:noProof/>
            <w:webHidden/>
          </w:rPr>
          <w:fldChar w:fldCharType="end"/>
        </w:r>
      </w:hyperlink>
    </w:p>
    <w:p w:rsidR="00631FAF" w:rsidRDefault="00905B1A">
      <w:pPr>
        <w:pStyle w:val="TDC3"/>
        <w:tabs>
          <w:tab w:val="left" w:pos="1320"/>
          <w:tab w:val="right" w:leader="dot" w:pos="9111"/>
        </w:tabs>
        <w:rPr>
          <w:rFonts w:asciiTheme="minorHAnsi" w:eastAsiaTheme="minorEastAsia" w:hAnsiTheme="minorHAnsi" w:cstheme="minorBidi"/>
          <w:noProof/>
          <w:sz w:val="22"/>
          <w:szCs w:val="22"/>
          <w:lang w:eastAsia="es-MX"/>
        </w:rPr>
      </w:pPr>
      <w:hyperlink w:anchor="_Toc382263403" w:history="1">
        <w:r w:rsidR="00631FAF" w:rsidRPr="006153FF">
          <w:rPr>
            <w:rStyle w:val="Hipervnculo"/>
            <w:noProof/>
          </w:rPr>
          <w:t>2.1.1.</w:t>
        </w:r>
        <w:r w:rsidR="00631FAF">
          <w:rPr>
            <w:rFonts w:asciiTheme="minorHAnsi" w:eastAsiaTheme="minorEastAsia" w:hAnsiTheme="minorHAnsi" w:cstheme="minorBidi"/>
            <w:noProof/>
            <w:sz w:val="22"/>
            <w:szCs w:val="22"/>
            <w:lang w:eastAsia="es-MX"/>
          </w:rPr>
          <w:tab/>
        </w:r>
        <w:r w:rsidR="00631FAF" w:rsidRPr="006153FF">
          <w:rPr>
            <w:rStyle w:val="Hipervnculo"/>
            <w:noProof/>
          </w:rPr>
          <w:t>Sistema de información</w:t>
        </w:r>
        <w:r w:rsidR="00631FAF">
          <w:rPr>
            <w:noProof/>
            <w:webHidden/>
          </w:rPr>
          <w:tab/>
        </w:r>
        <w:r w:rsidR="00631FAF">
          <w:rPr>
            <w:noProof/>
            <w:webHidden/>
          </w:rPr>
          <w:fldChar w:fldCharType="begin"/>
        </w:r>
        <w:r w:rsidR="00631FAF">
          <w:rPr>
            <w:noProof/>
            <w:webHidden/>
          </w:rPr>
          <w:instrText xml:space="preserve"> PAGEREF _Toc382263403 \h </w:instrText>
        </w:r>
        <w:r w:rsidR="00631FAF">
          <w:rPr>
            <w:noProof/>
            <w:webHidden/>
          </w:rPr>
        </w:r>
        <w:r w:rsidR="00631FAF">
          <w:rPr>
            <w:noProof/>
            <w:webHidden/>
          </w:rPr>
          <w:fldChar w:fldCharType="separate"/>
        </w:r>
        <w:r w:rsidR="00CB6236">
          <w:rPr>
            <w:noProof/>
            <w:webHidden/>
          </w:rPr>
          <w:t>40</w:t>
        </w:r>
        <w:r w:rsidR="00631FAF">
          <w:rPr>
            <w:noProof/>
            <w:webHidden/>
          </w:rPr>
          <w:fldChar w:fldCharType="end"/>
        </w:r>
      </w:hyperlink>
    </w:p>
    <w:p w:rsidR="00631FAF" w:rsidRDefault="00905B1A">
      <w:pPr>
        <w:pStyle w:val="TDC3"/>
        <w:tabs>
          <w:tab w:val="left" w:pos="1320"/>
          <w:tab w:val="right" w:leader="dot" w:pos="9111"/>
        </w:tabs>
        <w:rPr>
          <w:rFonts w:asciiTheme="minorHAnsi" w:eastAsiaTheme="minorEastAsia" w:hAnsiTheme="minorHAnsi" w:cstheme="minorBidi"/>
          <w:noProof/>
          <w:sz w:val="22"/>
          <w:szCs w:val="22"/>
          <w:lang w:eastAsia="es-MX"/>
        </w:rPr>
      </w:pPr>
      <w:hyperlink w:anchor="_Toc382263404" w:history="1">
        <w:r w:rsidR="00631FAF" w:rsidRPr="006153FF">
          <w:rPr>
            <w:rStyle w:val="Hipervnculo"/>
            <w:noProof/>
          </w:rPr>
          <w:t>2.1.2.</w:t>
        </w:r>
        <w:r w:rsidR="00631FAF">
          <w:rPr>
            <w:rFonts w:asciiTheme="minorHAnsi" w:eastAsiaTheme="minorEastAsia" w:hAnsiTheme="minorHAnsi" w:cstheme="minorBidi"/>
            <w:noProof/>
            <w:sz w:val="22"/>
            <w:szCs w:val="22"/>
            <w:lang w:eastAsia="es-MX"/>
          </w:rPr>
          <w:tab/>
        </w:r>
        <w:r w:rsidR="00631FAF" w:rsidRPr="006153FF">
          <w:rPr>
            <w:rStyle w:val="Hipervnculo"/>
            <w:noProof/>
          </w:rPr>
          <w:t>Hardware</w:t>
        </w:r>
        <w:r w:rsidR="00631FAF">
          <w:rPr>
            <w:noProof/>
            <w:webHidden/>
          </w:rPr>
          <w:tab/>
        </w:r>
        <w:r w:rsidR="00631FAF">
          <w:rPr>
            <w:noProof/>
            <w:webHidden/>
          </w:rPr>
          <w:fldChar w:fldCharType="begin"/>
        </w:r>
        <w:r w:rsidR="00631FAF">
          <w:rPr>
            <w:noProof/>
            <w:webHidden/>
          </w:rPr>
          <w:instrText xml:space="preserve"> PAGEREF _Toc382263404 \h </w:instrText>
        </w:r>
        <w:r w:rsidR="00631FAF">
          <w:rPr>
            <w:noProof/>
            <w:webHidden/>
          </w:rPr>
        </w:r>
        <w:r w:rsidR="00631FAF">
          <w:rPr>
            <w:noProof/>
            <w:webHidden/>
          </w:rPr>
          <w:fldChar w:fldCharType="separate"/>
        </w:r>
        <w:r w:rsidR="00CB6236">
          <w:rPr>
            <w:noProof/>
            <w:webHidden/>
          </w:rPr>
          <w:t>42</w:t>
        </w:r>
        <w:r w:rsidR="00631FAF">
          <w:rPr>
            <w:noProof/>
            <w:webHidden/>
          </w:rPr>
          <w:fldChar w:fldCharType="end"/>
        </w:r>
      </w:hyperlink>
    </w:p>
    <w:p w:rsidR="00631FAF" w:rsidRDefault="00905B1A">
      <w:pPr>
        <w:pStyle w:val="TDC3"/>
        <w:tabs>
          <w:tab w:val="left" w:pos="1320"/>
          <w:tab w:val="right" w:leader="dot" w:pos="9111"/>
        </w:tabs>
        <w:rPr>
          <w:rFonts w:asciiTheme="minorHAnsi" w:eastAsiaTheme="minorEastAsia" w:hAnsiTheme="minorHAnsi" w:cstheme="minorBidi"/>
          <w:noProof/>
          <w:sz w:val="22"/>
          <w:szCs w:val="22"/>
          <w:lang w:eastAsia="es-MX"/>
        </w:rPr>
      </w:pPr>
      <w:hyperlink w:anchor="_Toc382263405" w:history="1">
        <w:r w:rsidR="00631FAF" w:rsidRPr="006153FF">
          <w:rPr>
            <w:rStyle w:val="Hipervnculo"/>
            <w:noProof/>
          </w:rPr>
          <w:t>2.1.3.</w:t>
        </w:r>
        <w:r w:rsidR="00631FAF">
          <w:rPr>
            <w:rFonts w:asciiTheme="minorHAnsi" w:eastAsiaTheme="minorEastAsia" w:hAnsiTheme="minorHAnsi" w:cstheme="minorBidi"/>
            <w:noProof/>
            <w:sz w:val="22"/>
            <w:szCs w:val="22"/>
            <w:lang w:eastAsia="es-MX"/>
          </w:rPr>
          <w:tab/>
        </w:r>
        <w:r w:rsidR="00631FAF" w:rsidRPr="006153FF">
          <w:rPr>
            <w:rStyle w:val="Hipervnculo"/>
            <w:noProof/>
          </w:rPr>
          <w:t>Software</w:t>
        </w:r>
        <w:r w:rsidR="00631FAF">
          <w:rPr>
            <w:noProof/>
            <w:webHidden/>
          </w:rPr>
          <w:tab/>
        </w:r>
        <w:r w:rsidR="00631FAF">
          <w:rPr>
            <w:noProof/>
            <w:webHidden/>
          </w:rPr>
          <w:fldChar w:fldCharType="begin"/>
        </w:r>
        <w:r w:rsidR="00631FAF">
          <w:rPr>
            <w:noProof/>
            <w:webHidden/>
          </w:rPr>
          <w:instrText xml:space="preserve"> PAGEREF _Toc382263405 \h </w:instrText>
        </w:r>
        <w:r w:rsidR="00631FAF">
          <w:rPr>
            <w:noProof/>
            <w:webHidden/>
          </w:rPr>
        </w:r>
        <w:r w:rsidR="00631FAF">
          <w:rPr>
            <w:noProof/>
            <w:webHidden/>
          </w:rPr>
          <w:fldChar w:fldCharType="separate"/>
        </w:r>
        <w:r w:rsidR="00CB6236">
          <w:rPr>
            <w:noProof/>
            <w:webHidden/>
          </w:rPr>
          <w:t>42</w:t>
        </w:r>
        <w:r w:rsidR="00631FAF">
          <w:rPr>
            <w:noProof/>
            <w:webHidden/>
          </w:rPr>
          <w:fldChar w:fldCharType="end"/>
        </w:r>
      </w:hyperlink>
    </w:p>
    <w:p w:rsidR="00631FAF" w:rsidRDefault="00905B1A">
      <w:pPr>
        <w:pStyle w:val="TDC3"/>
        <w:tabs>
          <w:tab w:val="left" w:pos="1320"/>
          <w:tab w:val="right" w:leader="dot" w:pos="9111"/>
        </w:tabs>
        <w:rPr>
          <w:rFonts w:asciiTheme="minorHAnsi" w:eastAsiaTheme="minorEastAsia" w:hAnsiTheme="minorHAnsi" w:cstheme="minorBidi"/>
          <w:noProof/>
          <w:sz w:val="22"/>
          <w:szCs w:val="22"/>
          <w:lang w:eastAsia="es-MX"/>
        </w:rPr>
      </w:pPr>
      <w:hyperlink w:anchor="_Toc382263406" w:history="1">
        <w:r w:rsidR="00631FAF" w:rsidRPr="006153FF">
          <w:rPr>
            <w:rStyle w:val="Hipervnculo"/>
            <w:noProof/>
          </w:rPr>
          <w:t>2.1.4.</w:t>
        </w:r>
        <w:r w:rsidR="00631FAF">
          <w:rPr>
            <w:rFonts w:asciiTheme="minorHAnsi" w:eastAsiaTheme="minorEastAsia" w:hAnsiTheme="minorHAnsi" w:cstheme="minorBidi"/>
            <w:noProof/>
            <w:sz w:val="22"/>
            <w:szCs w:val="22"/>
            <w:lang w:eastAsia="es-MX"/>
          </w:rPr>
          <w:tab/>
        </w:r>
        <w:r w:rsidR="00631FAF" w:rsidRPr="006153FF">
          <w:rPr>
            <w:rStyle w:val="Hipervnculo"/>
            <w:noProof/>
          </w:rPr>
          <w:t>Metodología</w:t>
        </w:r>
        <w:r w:rsidR="00631FAF">
          <w:rPr>
            <w:noProof/>
            <w:webHidden/>
          </w:rPr>
          <w:tab/>
        </w:r>
        <w:r w:rsidR="00631FAF">
          <w:rPr>
            <w:noProof/>
            <w:webHidden/>
          </w:rPr>
          <w:fldChar w:fldCharType="begin"/>
        </w:r>
        <w:r w:rsidR="00631FAF">
          <w:rPr>
            <w:noProof/>
            <w:webHidden/>
          </w:rPr>
          <w:instrText xml:space="preserve"> PAGEREF _Toc382263406 \h </w:instrText>
        </w:r>
        <w:r w:rsidR="00631FAF">
          <w:rPr>
            <w:noProof/>
            <w:webHidden/>
          </w:rPr>
        </w:r>
        <w:r w:rsidR="00631FAF">
          <w:rPr>
            <w:noProof/>
            <w:webHidden/>
          </w:rPr>
          <w:fldChar w:fldCharType="separate"/>
        </w:r>
        <w:r w:rsidR="00CB6236">
          <w:rPr>
            <w:noProof/>
            <w:webHidden/>
          </w:rPr>
          <w:t>44</w:t>
        </w:r>
        <w:r w:rsidR="00631FAF">
          <w:rPr>
            <w:noProof/>
            <w:webHidden/>
          </w:rPr>
          <w:fldChar w:fldCharType="end"/>
        </w:r>
      </w:hyperlink>
    </w:p>
    <w:p w:rsidR="00631FAF" w:rsidRDefault="00905B1A">
      <w:pPr>
        <w:pStyle w:val="TDC3"/>
        <w:tabs>
          <w:tab w:val="left" w:pos="1320"/>
          <w:tab w:val="right" w:leader="dot" w:pos="9111"/>
        </w:tabs>
        <w:rPr>
          <w:rFonts w:asciiTheme="minorHAnsi" w:eastAsiaTheme="minorEastAsia" w:hAnsiTheme="minorHAnsi" w:cstheme="minorBidi"/>
          <w:noProof/>
          <w:sz w:val="22"/>
          <w:szCs w:val="22"/>
          <w:lang w:eastAsia="es-MX"/>
        </w:rPr>
      </w:pPr>
      <w:hyperlink w:anchor="_Toc382263407" w:history="1">
        <w:r w:rsidR="00631FAF" w:rsidRPr="006153FF">
          <w:rPr>
            <w:rStyle w:val="Hipervnculo"/>
            <w:noProof/>
          </w:rPr>
          <w:t>2.1.5.</w:t>
        </w:r>
        <w:r w:rsidR="00631FAF">
          <w:rPr>
            <w:rFonts w:asciiTheme="minorHAnsi" w:eastAsiaTheme="minorEastAsia" w:hAnsiTheme="minorHAnsi" w:cstheme="minorBidi"/>
            <w:noProof/>
            <w:sz w:val="22"/>
            <w:szCs w:val="22"/>
            <w:lang w:eastAsia="es-MX"/>
          </w:rPr>
          <w:tab/>
        </w:r>
        <w:r w:rsidR="00631FAF" w:rsidRPr="006153FF">
          <w:rPr>
            <w:rStyle w:val="Hipervnculo"/>
            <w:noProof/>
          </w:rPr>
          <w:t>Estándares</w:t>
        </w:r>
        <w:r w:rsidR="00631FAF">
          <w:rPr>
            <w:noProof/>
            <w:webHidden/>
          </w:rPr>
          <w:tab/>
        </w:r>
        <w:r w:rsidR="00631FAF">
          <w:rPr>
            <w:noProof/>
            <w:webHidden/>
          </w:rPr>
          <w:fldChar w:fldCharType="begin"/>
        </w:r>
        <w:r w:rsidR="00631FAF">
          <w:rPr>
            <w:noProof/>
            <w:webHidden/>
          </w:rPr>
          <w:instrText xml:space="preserve"> PAGEREF _Toc382263407 \h </w:instrText>
        </w:r>
        <w:r w:rsidR="00631FAF">
          <w:rPr>
            <w:noProof/>
            <w:webHidden/>
          </w:rPr>
        </w:r>
        <w:r w:rsidR="00631FAF">
          <w:rPr>
            <w:noProof/>
            <w:webHidden/>
          </w:rPr>
          <w:fldChar w:fldCharType="separate"/>
        </w:r>
        <w:r w:rsidR="00CB6236">
          <w:rPr>
            <w:noProof/>
            <w:webHidden/>
          </w:rPr>
          <w:t>45</w:t>
        </w:r>
        <w:r w:rsidR="00631FAF">
          <w:rPr>
            <w:noProof/>
            <w:webHidden/>
          </w:rPr>
          <w:fldChar w:fldCharType="end"/>
        </w:r>
      </w:hyperlink>
    </w:p>
    <w:p w:rsidR="00631FAF" w:rsidRDefault="00905B1A">
      <w:pPr>
        <w:pStyle w:val="TDC2"/>
        <w:tabs>
          <w:tab w:val="left" w:pos="880"/>
          <w:tab w:val="right" w:leader="dot" w:pos="9111"/>
        </w:tabs>
        <w:rPr>
          <w:rFonts w:asciiTheme="minorHAnsi" w:eastAsiaTheme="minorEastAsia" w:hAnsiTheme="minorHAnsi" w:cstheme="minorBidi"/>
          <w:noProof/>
          <w:sz w:val="22"/>
          <w:szCs w:val="22"/>
          <w:lang w:eastAsia="es-MX"/>
        </w:rPr>
      </w:pPr>
      <w:hyperlink w:anchor="_Toc382263408" w:history="1">
        <w:r w:rsidR="00631FAF" w:rsidRPr="006153FF">
          <w:rPr>
            <w:rStyle w:val="Hipervnculo"/>
            <w:noProof/>
          </w:rPr>
          <w:t>2.2.</w:t>
        </w:r>
        <w:r w:rsidR="00631FAF">
          <w:rPr>
            <w:rFonts w:asciiTheme="minorHAnsi" w:eastAsiaTheme="minorEastAsia" w:hAnsiTheme="minorHAnsi" w:cstheme="minorBidi"/>
            <w:noProof/>
            <w:sz w:val="22"/>
            <w:szCs w:val="22"/>
            <w:lang w:eastAsia="es-MX"/>
          </w:rPr>
          <w:tab/>
        </w:r>
        <w:r w:rsidR="00631FAF" w:rsidRPr="006153FF">
          <w:rPr>
            <w:rStyle w:val="Hipervnculo"/>
            <w:noProof/>
          </w:rPr>
          <w:t>Propuesta de solución</w:t>
        </w:r>
        <w:r w:rsidR="00631FAF">
          <w:rPr>
            <w:noProof/>
            <w:webHidden/>
          </w:rPr>
          <w:tab/>
        </w:r>
        <w:r w:rsidR="00631FAF">
          <w:rPr>
            <w:noProof/>
            <w:webHidden/>
          </w:rPr>
          <w:fldChar w:fldCharType="begin"/>
        </w:r>
        <w:r w:rsidR="00631FAF">
          <w:rPr>
            <w:noProof/>
            <w:webHidden/>
          </w:rPr>
          <w:instrText xml:space="preserve"> PAGEREF _Toc382263408 \h </w:instrText>
        </w:r>
        <w:r w:rsidR="00631FAF">
          <w:rPr>
            <w:noProof/>
            <w:webHidden/>
          </w:rPr>
        </w:r>
        <w:r w:rsidR="00631FAF">
          <w:rPr>
            <w:noProof/>
            <w:webHidden/>
          </w:rPr>
          <w:fldChar w:fldCharType="separate"/>
        </w:r>
        <w:r w:rsidR="00CB6236">
          <w:rPr>
            <w:noProof/>
            <w:webHidden/>
          </w:rPr>
          <w:t>46</w:t>
        </w:r>
        <w:r w:rsidR="00631FAF">
          <w:rPr>
            <w:noProof/>
            <w:webHidden/>
          </w:rPr>
          <w:fldChar w:fldCharType="end"/>
        </w:r>
      </w:hyperlink>
    </w:p>
    <w:p w:rsidR="00631FAF" w:rsidRDefault="00905B1A">
      <w:pPr>
        <w:pStyle w:val="TDC3"/>
        <w:tabs>
          <w:tab w:val="left" w:pos="1320"/>
          <w:tab w:val="right" w:leader="dot" w:pos="9111"/>
        </w:tabs>
        <w:rPr>
          <w:rFonts w:asciiTheme="minorHAnsi" w:eastAsiaTheme="minorEastAsia" w:hAnsiTheme="minorHAnsi" w:cstheme="minorBidi"/>
          <w:noProof/>
          <w:sz w:val="22"/>
          <w:szCs w:val="22"/>
          <w:lang w:eastAsia="es-MX"/>
        </w:rPr>
      </w:pPr>
      <w:hyperlink w:anchor="_Toc382263409" w:history="1">
        <w:r w:rsidR="00631FAF" w:rsidRPr="006153FF">
          <w:rPr>
            <w:rStyle w:val="Hipervnculo"/>
            <w:noProof/>
          </w:rPr>
          <w:t>2.2.1.</w:t>
        </w:r>
        <w:r w:rsidR="00631FAF">
          <w:rPr>
            <w:rFonts w:asciiTheme="minorHAnsi" w:eastAsiaTheme="minorEastAsia" w:hAnsiTheme="minorHAnsi" w:cstheme="minorBidi"/>
            <w:noProof/>
            <w:sz w:val="22"/>
            <w:szCs w:val="22"/>
            <w:lang w:eastAsia="es-MX"/>
          </w:rPr>
          <w:tab/>
        </w:r>
        <w:r w:rsidR="00631FAF" w:rsidRPr="006153FF">
          <w:rPr>
            <w:rStyle w:val="Hipervnculo"/>
            <w:noProof/>
          </w:rPr>
          <w:t>Diagrama General del Sistema</w:t>
        </w:r>
        <w:r w:rsidR="00631FAF">
          <w:rPr>
            <w:noProof/>
            <w:webHidden/>
          </w:rPr>
          <w:tab/>
        </w:r>
        <w:r w:rsidR="00631FAF">
          <w:rPr>
            <w:noProof/>
            <w:webHidden/>
          </w:rPr>
          <w:fldChar w:fldCharType="begin"/>
        </w:r>
        <w:r w:rsidR="00631FAF">
          <w:rPr>
            <w:noProof/>
            <w:webHidden/>
          </w:rPr>
          <w:instrText xml:space="preserve"> PAGEREF _Toc382263409 \h </w:instrText>
        </w:r>
        <w:r w:rsidR="00631FAF">
          <w:rPr>
            <w:noProof/>
            <w:webHidden/>
          </w:rPr>
        </w:r>
        <w:r w:rsidR="00631FAF">
          <w:rPr>
            <w:noProof/>
            <w:webHidden/>
          </w:rPr>
          <w:fldChar w:fldCharType="separate"/>
        </w:r>
        <w:r w:rsidR="00CB6236">
          <w:rPr>
            <w:noProof/>
            <w:webHidden/>
          </w:rPr>
          <w:t>47</w:t>
        </w:r>
        <w:r w:rsidR="00631FAF">
          <w:rPr>
            <w:noProof/>
            <w:webHidden/>
          </w:rPr>
          <w:fldChar w:fldCharType="end"/>
        </w:r>
      </w:hyperlink>
    </w:p>
    <w:p w:rsidR="00631FAF" w:rsidRDefault="00905B1A">
      <w:pPr>
        <w:pStyle w:val="TDC1"/>
        <w:tabs>
          <w:tab w:val="right" w:leader="dot" w:pos="9111"/>
        </w:tabs>
        <w:rPr>
          <w:rFonts w:asciiTheme="minorHAnsi" w:eastAsiaTheme="minorEastAsia" w:hAnsiTheme="minorHAnsi" w:cstheme="minorBidi"/>
          <w:noProof/>
          <w:sz w:val="22"/>
          <w:szCs w:val="22"/>
          <w:lang w:eastAsia="es-MX"/>
        </w:rPr>
      </w:pPr>
      <w:hyperlink w:anchor="_Toc382263410" w:history="1">
        <w:r w:rsidR="00631FAF" w:rsidRPr="006153FF">
          <w:rPr>
            <w:rStyle w:val="Hipervnculo"/>
            <w:noProof/>
          </w:rPr>
          <w:t>Referencias</w:t>
        </w:r>
        <w:r w:rsidR="00631FAF">
          <w:rPr>
            <w:noProof/>
            <w:webHidden/>
          </w:rPr>
          <w:tab/>
        </w:r>
        <w:r w:rsidR="00631FAF">
          <w:rPr>
            <w:noProof/>
            <w:webHidden/>
          </w:rPr>
          <w:fldChar w:fldCharType="begin"/>
        </w:r>
        <w:r w:rsidR="00631FAF">
          <w:rPr>
            <w:noProof/>
            <w:webHidden/>
          </w:rPr>
          <w:instrText xml:space="preserve"> PAGEREF _Toc382263410 \h </w:instrText>
        </w:r>
        <w:r w:rsidR="00631FAF">
          <w:rPr>
            <w:noProof/>
            <w:webHidden/>
          </w:rPr>
        </w:r>
        <w:r w:rsidR="00631FAF">
          <w:rPr>
            <w:noProof/>
            <w:webHidden/>
          </w:rPr>
          <w:fldChar w:fldCharType="separate"/>
        </w:r>
        <w:r w:rsidR="00CB6236">
          <w:rPr>
            <w:noProof/>
            <w:webHidden/>
          </w:rPr>
          <w:t>50</w:t>
        </w:r>
        <w:r w:rsidR="00631FAF">
          <w:rPr>
            <w:noProof/>
            <w:webHidden/>
          </w:rPr>
          <w:fldChar w:fldCharType="end"/>
        </w:r>
      </w:hyperlink>
    </w:p>
    <w:p w:rsidR="00631FAF" w:rsidRDefault="00905B1A">
      <w:pPr>
        <w:pStyle w:val="TDC1"/>
        <w:tabs>
          <w:tab w:val="right" w:leader="dot" w:pos="9111"/>
        </w:tabs>
        <w:rPr>
          <w:rFonts w:asciiTheme="minorHAnsi" w:eastAsiaTheme="minorEastAsia" w:hAnsiTheme="minorHAnsi" w:cstheme="minorBidi"/>
          <w:noProof/>
          <w:sz w:val="22"/>
          <w:szCs w:val="22"/>
          <w:lang w:eastAsia="es-MX"/>
        </w:rPr>
      </w:pPr>
      <w:hyperlink w:anchor="_Toc382263411" w:history="1">
        <w:r w:rsidR="00631FAF" w:rsidRPr="006153FF">
          <w:rPr>
            <w:rStyle w:val="Hipervnculo"/>
            <w:noProof/>
          </w:rPr>
          <w:t>Glosario</w:t>
        </w:r>
        <w:r w:rsidR="00631FAF">
          <w:rPr>
            <w:noProof/>
            <w:webHidden/>
          </w:rPr>
          <w:tab/>
        </w:r>
        <w:r w:rsidR="00631FAF">
          <w:rPr>
            <w:noProof/>
            <w:webHidden/>
          </w:rPr>
          <w:fldChar w:fldCharType="begin"/>
        </w:r>
        <w:r w:rsidR="00631FAF">
          <w:rPr>
            <w:noProof/>
            <w:webHidden/>
          </w:rPr>
          <w:instrText xml:space="preserve"> PAGEREF _Toc382263411 \h </w:instrText>
        </w:r>
        <w:r w:rsidR="00631FAF">
          <w:rPr>
            <w:noProof/>
            <w:webHidden/>
          </w:rPr>
        </w:r>
        <w:r w:rsidR="00631FAF">
          <w:rPr>
            <w:noProof/>
            <w:webHidden/>
          </w:rPr>
          <w:fldChar w:fldCharType="separate"/>
        </w:r>
        <w:r w:rsidR="00CB6236">
          <w:rPr>
            <w:noProof/>
            <w:webHidden/>
          </w:rPr>
          <w:t>53</w:t>
        </w:r>
        <w:r w:rsidR="00631FAF">
          <w:rPr>
            <w:noProof/>
            <w:webHidden/>
          </w:rPr>
          <w:fldChar w:fldCharType="end"/>
        </w:r>
      </w:hyperlink>
    </w:p>
    <w:p w:rsidR="00631FAF" w:rsidRDefault="00905B1A">
      <w:pPr>
        <w:pStyle w:val="TDC1"/>
        <w:tabs>
          <w:tab w:val="right" w:leader="dot" w:pos="9111"/>
        </w:tabs>
        <w:rPr>
          <w:rFonts w:asciiTheme="minorHAnsi" w:eastAsiaTheme="minorEastAsia" w:hAnsiTheme="minorHAnsi" w:cstheme="minorBidi"/>
          <w:noProof/>
          <w:sz w:val="22"/>
          <w:szCs w:val="22"/>
          <w:lang w:eastAsia="es-MX"/>
        </w:rPr>
      </w:pPr>
      <w:hyperlink w:anchor="_Toc382263412" w:history="1">
        <w:r w:rsidR="00631FAF" w:rsidRPr="006153FF">
          <w:rPr>
            <w:rStyle w:val="Hipervnculo"/>
            <w:noProof/>
          </w:rPr>
          <w:t>Modelos ISO</w:t>
        </w:r>
        <w:r w:rsidR="00631FAF">
          <w:rPr>
            <w:noProof/>
            <w:webHidden/>
          </w:rPr>
          <w:tab/>
        </w:r>
        <w:r w:rsidR="00631FAF">
          <w:rPr>
            <w:noProof/>
            <w:webHidden/>
          </w:rPr>
          <w:fldChar w:fldCharType="begin"/>
        </w:r>
        <w:r w:rsidR="00631FAF">
          <w:rPr>
            <w:noProof/>
            <w:webHidden/>
          </w:rPr>
          <w:instrText xml:space="preserve"> PAGEREF _Toc382263412 \h </w:instrText>
        </w:r>
        <w:r w:rsidR="00631FAF">
          <w:rPr>
            <w:noProof/>
            <w:webHidden/>
          </w:rPr>
        </w:r>
        <w:r w:rsidR="00631FAF">
          <w:rPr>
            <w:noProof/>
            <w:webHidden/>
          </w:rPr>
          <w:fldChar w:fldCharType="separate"/>
        </w:r>
        <w:r w:rsidR="00CB6236">
          <w:rPr>
            <w:noProof/>
            <w:webHidden/>
          </w:rPr>
          <w:t>54</w:t>
        </w:r>
        <w:r w:rsidR="00631FAF">
          <w:rPr>
            <w:noProof/>
            <w:webHidden/>
          </w:rPr>
          <w:fldChar w:fldCharType="end"/>
        </w:r>
      </w:hyperlink>
    </w:p>
    <w:p w:rsidR="00631FAF" w:rsidRDefault="00905B1A">
      <w:pPr>
        <w:pStyle w:val="TDC1"/>
        <w:tabs>
          <w:tab w:val="right" w:leader="dot" w:pos="9111"/>
        </w:tabs>
        <w:rPr>
          <w:rFonts w:asciiTheme="minorHAnsi" w:eastAsiaTheme="minorEastAsia" w:hAnsiTheme="minorHAnsi" w:cstheme="minorBidi"/>
          <w:noProof/>
          <w:sz w:val="22"/>
          <w:szCs w:val="22"/>
          <w:lang w:eastAsia="es-MX"/>
        </w:rPr>
      </w:pPr>
      <w:hyperlink w:anchor="_Toc382263413" w:history="1">
        <w:r w:rsidR="00631FAF" w:rsidRPr="006153FF">
          <w:rPr>
            <w:rStyle w:val="Hipervnculo"/>
            <w:noProof/>
          </w:rPr>
          <w:t>TABLA DE ESTANDARES DE CODIFICACION EN JAVA</w:t>
        </w:r>
        <w:r w:rsidR="00631FAF">
          <w:rPr>
            <w:noProof/>
            <w:webHidden/>
          </w:rPr>
          <w:tab/>
        </w:r>
        <w:r w:rsidR="00631FAF">
          <w:rPr>
            <w:noProof/>
            <w:webHidden/>
          </w:rPr>
          <w:fldChar w:fldCharType="begin"/>
        </w:r>
        <w:r w:rsidR="00631FAF">
          <w:rPr>
            <w:noProof/>
            <w:webHidden/>
          </w:rPr>
          <w:instrText xml:space="preserve"> PAGEREF _Toc382263413 \h </w:instrText>
        </w:r>
        <w:r w:rsidR="00631FAF">
          <w:rPr>
            <w:noProof/>
            <w:webHidden/>
          </w:rPr>
        </w:r>
        <w:r w:rsidR="00631FAF">
          <w:rPr>
            <w:noProof/>
            <w:webHidden/>
          </w:rPr>
          <w:fldChar w:fldCharType="separate"/>
        </w:r>
        <w:r w:rsidR="00CB6236">
          <w:rPr>
            <w:noProof/>
            <w:webHidden/>
          </w:rPr>
          <w:t>59</w:t>
        </w:r>
        <w:r w:rsidR="00631FAF">
          <w:rPr>
            <w:noProof/>
            <w:webHidden/>
          </w:rPr>
          <w:fldChar w:fldCharType="end"/>
        </w:r>
      </w:hyperlink>
    </w:p>
    <w:p w:rsidR="00631FAF" w:rsidRDefault="00905B1A">
      <w:pPr>
        <w:pStyle w:val="TDC1"/>
        <w:tabs>
          <w:tab w:val="right" w:leader="dot" w:pos="9111"/>
        </w:tabs>
        <w:rPr>
          <w:rFonts w:asciiTheme="minorHAnsi" w:eastAsiaTheme="minorEastAsia" w:hAnsiTheme="minorHAnsi" w:cstheme="minorBidi"/>
          <w:noProof/>
          <w:sz w:val="22"/>
          <w:szCs w:val="22"/>
          <w:lang w:eastAsia="es-MX"/>
        </w:rPr>
      </w:pPr>
      <w:hyperlink w:anchor="_Toc382263414" w:history="1">
        <w:r w:rsidR="00631FAF" w:rsidRPr="006153FF">
          <w:rPr>
            <w:rStyle w:val="Hipervnculo"/>
            <w:noProof/>
          </w:rPr>
          <w:t>PEAR: Estándares de desarrollo para PHP</w:t>
        </w:r>
        <w:r w:rsidR="00631FAF">
          <w:rPr>
            <w:noProof/>
            <w:webHidden/>
          </w:rPr>
          <w:tab/>
        </w:r>
        <w:r w:rsidR="00631FAF">
          <w:rPr>
            <w:noProof/>
            <w:webHidden/>
          </w:rPr>
          <w:fldChar w:fldCharType="begin"/>
        </w:r>
        <w:r w:rsidR="00631FAF">
          <w:rPr>
            <w:noProof/>
            <w:webHidden/>
          </w:rPr>
          <w:instrText xml:space="preserve"> PAGEREF _Toc382263414 \h </w:instrText>
        </w:r>
        <w:r w:rsidR="00631FAF">
          <w:rPr>
            <w:noProof/>
            <w:webHidden/>
          </w:rPr>
        </w:r>
        <w:r w:rsidR="00631FAF">
          <w:rPr>
            <w:noProof/>
            <w:webHidden/>
          </w:rPr>
          <w:fldChar w:fldCharType="separate"/>
        </w:r>
        <w:r w:rsidR="00CB6236">
          <w:rPr>
            <w:noProof/>
            <w:webHidden/>
          </w:rPr>
          <w:t>68</w:t>
        </w:r>
        <w:r w:rsidR="00631FAF">
          <w:rPr>
            <w:noProof/>
            <w:webHidden/>
          </w:rPr>
          <w:fldChar w:fldCharType="end"/>
        </w:r>
      </w:hyperlink>
    </w:p>
    <w:p w:rsidR="00631FAF" w:rsidRDefault="00905B1A">
      <w:pPr>
        <w:pStyle w:val="TDC1"/>
        <w:tabs>
          <w:tab w:val="right" w:leader="dot" w:pos="9111"/>
        </w:tabs>
        <w:rPr>
          <w:rFonts w:asciiTheme="minorHAnsi" w:eastAsiaTheme="minorEastAsia" w:hAnsiTheme="minorHAnsi" w:cstheme="minorBidi"/>
          <w:noProof/>
          <w:sz w:val="22"/>
          <w:szCs w:val="22"/>
          <w:lang w:eastAsia="es-MX"/>
        </w:rPr>
      </w:pPr>
      <w:hyperlink w:anchor="_Toc382263415" w:history="1">
        <w:r w:rsidR="00631FAF" w:rsidRPr="006153FF">
          <w:rPr>
            <w:rStyle w:val="Hipervnculo"/>
            <w:noProof/>
          </w:rPr>
          <w:t>Cronograma</w:t>
        </w:r>
        <w:r w:rsidR="00631FAF">
          <w:rPr>
            <w:noProof/>
            <w:webHidden/>
          </w:rPr>
          <w:tab/>
        </w:r>
        <w:r w:rsidR="00631FAF">
          <w:rPr>
            <w:noProof/>
            <w:webHidden/>
          </w:rPr>
          <w:fldChar w:fldCharType="begin"/>
        </w:r>
        <w:r w:rsidR="00631FAF">
          <w:rPr>
            <w:noProof/>
            <w:webHidden/>
          </w:rPr>
          <w:instrText xml:space="preserve"> PAGEREF _Toc382263415 \h </w:instrText>
        </w:r>
        <w:r w:rsidR="00631FAF">
          <w:rPr>
            <w:noProof/>
            <w:webHidden/>
          </w:rPr>
        </w:r>
        <w:r w:rsidR="00631FAF">
          <w:rPr>
            <w:noProof/>
            <w:webHidden/>
          </w:rPr>
          <w:fldChar w:fldCharType="separate"/>
        </w:r>
        <w:r w:rsidR="00CB6236">
          <w:rPr>
            <w:noProof/>
            <w:webHidden/>
          </w:rPr>
          <w:t>71</w:t>
        </w:r>
        <w:r w:rsidR="00631FAF">
          <w:rPr>
            <w:noProof/>
            <w:webHidden/>
          </w:rPr>
          <w:fldChar w:fldCharType="end"/>
        </w:r>
      </w:hyperlink>
    </w:p>
    <w:p w:rsidR="0031425B" w:rsidRPr="00C2181A" w:rsidRDefault="00050570">
      <w:r w:rsidRPr="00C2181A">
        <w:rPr>
          <w:b/>
          <w:bCs/>
          <w:lang w:val="es-ES"/>
        </w:rPr>
        <w:fldChar w:fldCharType="end"/>
      </w:r>
    </w:p>
    <w:p w:rsidR="001D3C37" w:rsidRPr="00C2181A" w:rsidRDefault="001D3C37">
      <w:pPr>
        <w:spacing w:after="0"/>
      </w:pPr>
    </w:p>
    <w:p w:rsidR="001D3C37" w:rsidRPr="00C2181A" w:rsidRDefault="001D3C37">
      <w:pPr>
        <w:spacing w:after="0"/>
        <w:rPr>
          <w:b/>
          <w:bCs/>
          <w:sz w:val="40"/>
          <w:szCs w:val="40"/>
          <w:lang w:eastAsia="es-MX"/>
        </w:rPr>
        <w:sectPr w:rsidR="001D3C37" w:rsidRPr="00C2181A" w:rsidSect="0031425B">
          <w:headerReference w:type="default" r:id="rId12"/>
          <w:footerReference w:type="default" r:id="rId13"/>
          <w:pgSz w:w="12240" w:h="15840"/>
          <w:pgMar w:top="1701" w:right="1418" w:bottom="1701" w:left="1701" w:header="709" w:footer="709" w:gutter="0"/>
          <w:pgNumType w:fmt="lowerRoman" w:start="1"/>
          <w:cols w:space="708"/>
          <w:docGrid w:linePitch="360"/>
        </w:sectPr>
      </w:pPr>
    </w:p>
    <w:p w:rsidR="00341A70" w:rsidRPr="00C2181A" w:rsidRDefault="00341A70" w:rsidP="00875045">
      <w:pPr>
        <w:pStyle w:val="PreTitulo1"/>
        <w:numPr>
          <w:ilvl w:val="0"/>
          <w:numId w:val="0"/>
        </w:numPr>
      </w:pPr>
      <w:bookmarkStart w:id="0" w:name="_Toc371087568"/>
      <w:bookmarkStart w:id="1" w:name="_Toc374567314"/>
      <w:bookmarkStart w:id="2" w:name="_Toc382263357"/>
      <w:bookmarkStart w:id="3" w:name="_Toc371087566"/>
      <w:bookmarkStart w:id="4" w:name="_Toc374567312"/>
      <w:r w:rsidRPr="00BD507A">
        <w:lastRenderedPageBreak/>
        <w:t>Resumen</w:t>
      </w:r>
      <w:bookmarkEnd w:id="0"/>
      <w:bookmarkEnd w:id="1"/>
      <w:bookmarkEnd w:id="2"/>
    </w:p>
    <w:p w:rsidR="00F12CFA" w:rsidRPr="00F12CFA" w:rsidRDefault="00F12CFA" w:rsidP="00F12CFA">
      <w:pPr>
        <w:pStyle w:val="Prrafodelista"/>
        <w:rPr>
          <w:rFonts w:ascii="Times New Roman" w:hAnsi="Times New Roman" w:cs="Times New Roman"/>
          <w:lang w:eastAsia="es-MX"/>
        </w:rPr>
      </w:pPr>
      <w:r w:rsidRPr="00F12CFA">
        <w:rPr>
          <w:lang w:eastAsia="es-MX"/>
        </w:rPr>
        <w:t>En este trabajo se presentará el desarrollo de un sistema de información móvil de seguimiento de transporte público; se propone a forma de prueba, el uso de un vehículo propio que jugará el rol de uno de los autobuses de la RTP (ruta Xochimilco/Embarcadero Nativitas a Metro San Lázaro que va por Cafetales) por medio del GPS integrado en un dispositivo móvil a bordo del vehículo.</w:t>
      </w:r>
    </w:p>
    <w:p w:rsidR="00F12CFA" w:rsidRPr="00F12CFA" w:rsidRDefault="00F12CFA" w:rsidP="00F12CFA">
      <w:pPr>
        <w:pStyle w:val="Prrafodelista"/>
        <w:rPr>
          <w:rFonts w:ascii="Times New Roman" w:hAnsi="Times New Roman" w:cs="Times New Roman"/>
          <w:lang w:eastAsia="es-MX"/>
        </w:rPr>
      </w:pPr>
      <w:r w:rsidRPr="00F12CFA">
        <w:rPr>
          <w:lang w:eastAsia="es-MX"/>
        </w:rPr>
        <w:t>El sistema está constituido de 3 partes: la central de control, la aplicación del cliente y la aplicación de simulación de autobús(a bordo de un automóvil), las cuales serán desarrolladas en el transcurso de este documento.</w:t>
      </w:r>
    </w:p>
    <w:p w:rsidR="00F12CFA" w:rsidRPr="00F33414" w:rsidRDefault="00F12CFA" w:rsidP="00F12CFA">
      <w:pPr>
        <w:pStyle w:val="Prrafodelista"/>
        <w:rPr>
          <w:rFonts w:ascii="Times New Roman" w:hAnsi="Times New Roman" w:cs="Times New Roman"/>
          <w:lang w:eastAsia="es-MX"/>
        </w:rPr>
      </w:pPr>
      <w:r w:rsidRPr="00F12CFA">
        <w:rPr>
          <w:lang w:eastAsia="es-MX"/>
        </w:rPr>
        <w:t>El objetivo de este proyecto es desarrollar un sistema de notificación basado en GPS para proporcionar información de la proximidad de unidades, orientado a la red de transporte de pasajeros del Distrito Federal, utilizando los recursos brindados por los dispositivos móviles.</w:t>
      </w:r>
      <w:r w:rsidR="00F33414">
        <w:rPr>
          <w:rFonts w:ascii="Times New Roman" w:hAnsi="Times New Roman" w:cs="Times New Roman"/>
          <w:lang w:eastAsia="es-MX"/>
        </w:rPr>
        <w:t xml:space="preserve"> </w:t>
      </w:r>
      <w:r w:rsidRPr="00F12CFA">
        <w:rPr>
          <w:lang w:eastAsia="es-MX"/>
        </w:rPr>
        <w:t xml:space="preserve">Este sistema es una posible herramienta para apoyar a los usuarios de la red de transporte de pasajeros del Distrito Federal. </w:t>
      </w:r>
    </w:p>
    <w:p w:rsidR="00F12CFA" w:rsidRDefault="00F12CFA" w:rsidP="00F12CFA">
      <w:pPr>
        <w:spacing w:before="0" w:after="0" w:line="240" w:lineRule="auto"/>
        <w:jc w:val="left"/>
        <w:rPr>
          <w:color w:val="000000"/>
          <w:lang w:eastAsia="es-MX"/>
        </w:rPr>
      </w:pPr>
    </w:p>
    <w:p w:rsidR="00C121D5" w:rsidRDefault="00C121D5" w:rsidP="00F12CFA">
      <w:pPr>
        <w:spacing w:before="0" w:after="0" w:line="240" w:lineRule="auto"/>
        <w:jc w:val="left"/>
      </w:pPr>
      <w:r>
        <w:br w:type="page"/>
      </w:r>
    </w:p>
    <w:p w:rsidR="001705E2" w:rsidRDefault="001705E2">
      <w:pPr>
        <w:spacing w:before="0" w:after="0" w:line="240" w:lineRule="auto"/>
        <w:jc w:val="left"/>
        <w:sectPr w:rsidR="001705E2" w:rsidSect="00C84EB6">
          <w:headerReference w:type="default" r:id="rId14"/>
          <w:footerReference w:type="default" r:id="rId15"/>
          <w:pgSz w:w="12240" w:h="15840"/>
          <w:pgMar w:top="1701" w:right="1418" w:bottom="1701" w:left="1701" w:header="709" w:footer="709" w:gutter="0"/>
          <w:pgNumType w:fmt="upperRoman" w:start="1"/>
          <w:cols w:space="708"/>
          <w:docGrid w:linePitch="360"/>
        </w:sectPr>
      </w:pPr>
    </w:p>
    <w:p w:rsidR="004067E2" w:rsidRDefault="004067E2" w:rsidP="00875045">
      <w:pPr>
        <w:pStyle w:val="Ttulo1"/>
        <w:numPr>
          <w:ilvl w:val="0"/>
          <w:numId w:val="0"/>
        </w:numPr>
      </w:pPr>
      <w:bookmarkStart w:id="5" w:name="_Toc382263358"/>
      <w:r>
        <w:lastRenderedPageBreak/>
        <w:t>Antecedentes</w:t>
      </w:r>
      <w:bookmarkEnd w:id="5"/>
    </w:p>
    <w:p w:rsidR="004067E2" w:rsidRDefault="004067E2" w:rsidP="004067E2">
      <w:pPr>
        <w:pStyle w:val="Prrafodelista"/>
        <w:rPr>
          <w:lang w:eastAsia="es-MX"/>
        </w:rPr>
      </w:pPr>
      <w:r w:rsidRPr="004067E2">
        <w:rPr>
          <w:lang w:eastAsia="es-MX"/>
        </w:rPr>
        <w:t>En la Ciudad de Méxi</w:t>
      </w:r>
      <w:r w:rsidR="00F93EB9">
        <w:rPr>
          <w:lang w:eastAsia="es-MX"/>
        </w:rPr>
        <w:t>co, a partir de que se comenzaron</w:t>
      </w:r>
      <w:r w:rsidRPr="004067E2">
        <w:rPr>
          <w:lang w:eastAsia="es-MX"/>
        </w:rPr>
        <w:t xml:space="preserve"> a diseñar las diferentes rutas de transporte, y se empiezan a utilizar los autobuses como sistema de transporte colectivo</w:t>
      </w:r>
      <w:r w:rsidR="00CF203E">
        <w:rPr>
          <w:lang w:eastAsia="es-MX"/>
        </w:rPr>
        <w:t>,</w:t>
      </w:r>
      <w:r w:rsidRPr="004067E2">
        <w:rPr>
          <w:lang w:eastAsia="es-MX"/>
        </w:rPr>
        <w:t xml:space="preserve"> se ha planteado ofrecer a los usuarios periodo</w:t>
      </w:r>
      <w:r w:rsidR="00CF203E">
        <w:rPr>
          <w:lang w:eastAsia="es-MX"/>
        </w:rPr>
        <w:t xml:space="preserve">s promedio que tarde la unidad </w:t>
      </w:r>
      <w:r w:rsidRPr="004067E2">
        <w:rPr>
          <w:lang w:eastAsia="es-MX"/>
        </w:rPr>
        <w:t>para cada estación a la que tiene que arribar, esto, regularmente carece de exactitud dado que los factores externos no se pueden medir, causando en el usuario la dificultad de decidir si esperar o no una unidad de esa ruta.</w:t>
      </w:r>
    </w:p>
    <w:p w:rsidR="004067E2" w:rsidRPr="00CF203E" w:rsidRDefault="00F93EB9" w:rsidP="00CF203E">
      <w:pPr>
        <w:pStyle w:val="Prrafodelista"/>
        <w:rPr>
          <w:rFonts w:ascii="Times New Roman" w:hAnsi="Times New Roman" w:cs="Times New Roman"/>
          <w:lang w:eastAsia="es-MX"/>
        </w:rPr>
      </w:pPr>
      <w:r>
        <w:rPr>
          <w:lang w:eastAsia="es-MX"/>
        </w:rPr>
        <w:t>En la a</w:t>
      </w:r>
      <w:r w:rsidR="004067E2" w:rsidRPr="004067E2">
        <w:rPr>
          <w:lang w:eastAsia="es-MX"/>
        </w:rPr>
        <w:t>ctualidad se puede observar que se ha incrementado considerablemente el uso de dispositivos móviles, con la aparición de estas tecnologías móviles se le han facilitado múltiples servicios a los usuarios, como conexiones a internet por redes de datos, mensajerías instantáneas, servicios de ubicación, servicios de notificaciones, etc. Elementos que en conjunto se pueden aprovechar para contribuir en la experiencia de los usuarios del transporte público y brindarles un mejor servicio.</w:t>
      </w:r>
    </w:p>
    <w:p w:rsidR="00C121D5" w:rsidRDefault="00C121D5">
      <w:pPr>
        <w:spacing w:before="0" w:after="0" w:line="240" w:lineRule="auto"/>
        <w:jc w:val="left"/>
        <w:rPr>
          <w:b/>
          <w:bCs/>
          <w:sz w:val="28"/>
          <w:szCs w:val="40"/>
          <w:lang w:eastAsia="es-MX"/>
        </w:rPr>
      </w:pPr>
    </w:p>
    <w:p w:rsidR="001D3C37" w:rsidRPr="00C2181A" w:rsidRDefault="001D3C37" w:rsidP="00875045">
      <w:pPr>
        <w:pStyle w:val="PreTitulo1"/>
        <w:numPr>
          <w:ilvl w:val="0"/>
          <w:numId w:val="0"/>
        </w:numPr>
      </w:pPr>
      <w:bookmarkStart w:id="6" w:name="_Toc382263359"/>
      <w:r w:rsidRPr="00BD507A">
        <w:t>Planteamiento del problema</w:t>
      </w:r>
      <w:bookmarkEnd w:id="3"/>
      <w:bookmarkEnd w:id="4"/>
      <w:bookmarkEnd w:id="6"/>
      <w:r w:rsidRPr="00C2181A">
        <w:t xml:space="preserve"> </w:t>
      </w:r>
    </w:p>
    <w:p w:rsidR="00827BC5" w:rsidRPr="00827BC5" w:rsidRDefault="00827BC5" w:rsidP="00827BC5">
      <w:bookmarkStart w:id="7" w:name="_Toc371087567"/>
      <w:bookmarkStart w:id="8" w:name="_Toc374567313"/>
      <w:r w:rsidRPr="00827BC5">
        <w:t>El problema principal que al mismo tiempo representa una gran oportunidad para los objetivos de este trabajo es que los usuarios de la ruta Bosque de Nativitas – Metro San Lázaro de la red de transporte de pasajeros del Distrito Federal carecen de una herramienta que les permita decidir acertadamente que tan conveniente es esperar una unidad de la ruta u optar por una alternativa de transporte, debido a que por razones externas, llámese accidentes viales, condiciones climáticas, movimientos de protesta, las unidades de transporte se ven</w:t>
      </w:r>
      <w:r>
        <w:t xml:space="preserve"> afectadas para cumplir con el </w:t>
      </w:r>
      <w:r w:rsidRPr="00827BC5">
        <w:t>itinerario establecido.</w:t>
      </w:r>
    </w:p>
    <w:p w:rsidR="00827BC5" w:rsidRPr="00827BC5" w:rsidRDefault="00827BC5" w:rsidP="00827BC5">
      <w:r w:rsidRPr="00827BC5">
        <w:t xml:space="preserve">Se optó en direccionar los beneficios de este proyecto a la red de transporte público dada la preferencia que tiene por los usuarios del transporte público en general por sus ventajas de rapidez y de seguridad del mismo, siendo la forma de transporte público más económica del Distrito Federal. </w:t>
      </w:r>
    </w:p>
    <w:p w:rsidR="00827BC5" w:rsidRDefault="00827BC5" w:rsidP="00827BC5"/>
    <w:p w:rsidR="001D3C37" w:rsidRPr="00C2181A" w:rsidRDefault="001D3C37" w:rsidP="00875045">
      <w:pPr>
        <w:pStyle w:val="Ttulo1"/>
        <w:numPr>
          <w:ilvl w:val="0"/>
          <w:numId w:val="0"/>
        </w:numPr>
      </w:pPr>
      <w:bookmarkStart w:id="9" w:name="_Toc382263360"/>
      <w:r w:rsidRPr="00C2181A">
        <w:t>Objetivo General</w:t>
      </w:r>
      <w:bookmarkEnd w:id="7"/>
      <w:bookmarkEnd w:id="8"/>
      <w:bookmarkEnd w:id="9"/>
    </w:p>
    <w:p w:rsidR="00DB7D98" w:rsidRDefault="00DB7D98" w:rsidP="00DB7D98">
      <w:r w:rsidRPr="00DF18F8">
        <w:t>Desarrollar un sistema de notificación basado en GPS para proporcionar información sobre la proximidad de unidades de la red de transporte público ruta Xochimilco / Bosque Nativitas- Metro San Lázaro a usuarios de la ruta con dispositivos compatibles con el sistema GCM.</w:t>
      </w:r>
    </w:p>
    <w:p w:rsidR="00DB7D98" w:rsidRPr="00DF18F8" w:rsidRDefault="00DB7D98" w:rsidP="00DB7D98"/>
    <w:p w:rsidR="008721C5" w:rsidRDefault="008721C5" w:rsidP="00875045">
      <w:pPr>
        <w:pStyle w:val="PreTitulo1"/>
        <w:numPr>
          <w:ilvl w:val="0"/>
          <w:numId w:val="0"/>
        </w:numPr>
      </w:pPr>
      <w:bookmarkStart w:id="10" w:name="_Toc382263361"/>
      <w:r w:rsidRPr="008C634F">
        <w:t>Objetivos Particulares</w:t>
      </w:r>
      <w:bookmarkEnd w:id="10"/>
    </w:p>
    <w:p w:rsidR="00341A70" w:rsidRPr="00341A70" w:rsidRDefault="00341A70" w:rsidP="00384EEF">
      <w:pPr>
        <w:numPr>
          <w:ilvl w:val="0"/>
          <w:numId w:val="37"/>
        </w:numPr>
      </w:pPr>
      <w:r w:rsidRPr="00341A70">
        <w:t>Implementar estación central de control para almacenar bases de datos, funciones para la comunicación cliente - servidor, Almacenamiento, Actualizaciones y cálculos necesarios.</w:t>
      </w:r>
    </w:p>
    <w:p w:rsidR="00341A70" w:rsidRPr="00341A70" w:rsidRDefault="00341A70" w:rsidP="00384EEF">
      <w:pPr>
        <w:numPr>
          <w:ilvl w:val="0"/>
          <w:numId w:val="37"/>
        </w:numPr>
      </w:pPr>
      <w:r w:rsidRPr="00341A70">
        <w:t>Desarrollar aplicación para extraer los datos del GPS de un Di</w:t>
      </w:r>
      <w:r w:rsidR="00282D86">
        <w:t>spositivo Móvil, informando así</w:t>
      </w:r>
      <w:r w:rsidRPr="00341A70">
        <w:t xml:space="preserve"> a la central de control de la ubicación de las unidades de transporte.</w:t>
      </w:r>
    </w:p>
    <w:p w:rsidR="00341A70" w:rsidRPr="00C2181A" w:rsidRDefault="00341A70" w:rsidP="00384EEF">
      <w:pPr>
        <w:numPr>
          <w:ilvl w:val="0"/>
          <w:numId w:val="37"/>
        </w:numPr>
      </w:pPr>
      <w:r w:rsidRPr="00341A70">
        <w:t>Desarrollar aplicación para el usuario de la RTP que le notifique cuando una unidad de transporte esté dentro de la periferia de los puntos de ascenso y descenso autorizados seleccionados por el mismo.</w:t>
      </w:r>
    </w:p>
    <w:p w:rsidR="00DB7D98" w:rsidRDefault="00DB7D98" w:rsidP="00DB7D98">
      <w:bookmarkStart w:id="11" w:name="_Toc371087569"/>
      <w:bookmarkStart w:id="12" w:name="_Toc374567315"/>
    </w:p>
    <w:p w:rsidR="001D3C37" w:rsidRPr="00C2181A" w:rsidRDefault="001D3C37" w:rsidP="00875045">
      <w:pPr>
        <w:pStyle w:val="PreTitulo1"/>
        <w:numPr>
          <w:ilvl w:val="0"/>
          <w:numId w:val="0"/>
        </w:numPr>
      </w:pPr>
      <w:bookmarkStart w:id="13" w:name="_Toc382263362"/>
      <w:r w:rsidRPr="00BD507A">
        <w:t>Justificación</w:t>
      </w:r>
      <w:bookmarkEnd w:id="11"/>
      <w:bookmarkEnd w:id="12"/>
      <w:bookmarkEnd w:id="13"/>
    </w:p>
    <w:p w:rsidR="00C9464D" w:rsidRPr="00C9464D" w:rsidRDefault="00C9464D" w:rsidP="00C9464D">
      <w:r w:rsidRPr="00C9464D">
        <w:t>Es cotidiano que las personas tengan la incertidumbre, de a qué hora va a arribar a la estación la unidad de transporte que ellos desean abordar.</w:t>
      </w:r>
    </w:p>
    <w:p w:rsidR="00C9464D" w:rsidRPr="00C9464D" w:rsidRDefault="00C9464D" w:rsidP="00C9464D">
      <w:r w:rsidRPr="00C9464D">
        <w:t xml:space="preserve">El desarrollo de este proyecto en el ámbito social se justifica dado que beneficiará a un amplio número de personas dada la preferencia que tiene este tipo de transporte en la población del Distrito Federal, que en muchas ocasiones han esperado alguna unidad durante un periodo considerable de tiempo, y han perdido la oportunidad de </w:t>
      </w:r>
      <w:r w:rsidRPr="00C9464D">
        <w:lastRenderedPageBreak/>
        <w:t>tomar alguna otra opción de transporte; contribuyendo a la reducción de retrasos de los usuarios del transporte público apoyándoles en su toma de decisiones.</w:t>
      </w:r>
    </w:p>
    <w:p w:rsidR="00C9464D" w:rsidRDefault="00C9464D" w:rsidP="00C9464D">
      <w:r w:rsidRPr="00C9464D">
        <w:t xml:space="preserve">En el ámbito tecnológico se justifica al usar dispositivos </w:t>
      </w:r>
      <w:r w:rsidR="00A32EAE">
        <w:t>móviles, con sistema operativo A</w:t>
      </w:r>
      <w:r w:rsidRPr="00C9464D">
        <w:t>ndroid, dada la facilidad de adquirir los equipos, elevando el índice de usuarios que portan dispositivos que trabajen en esa plataforma.</w:t>
      </w:r>
    </w:p>
    <w:p w:rsidR="00C9464D" w:rsidRDefault="00C9464D">
      <w:pPr>
        <w:spacing w:before="0" w:after="0" w:line="240" w:lineRule="auto"/>
        <w:jc w:val="left"/>
      </w:pPr>
    </w:p>
    <w:p w:rsidR="001D3C37" w:rsidRPr="00C2181A" w:rsidRDefault="001D3C37" w:rsidP="00875045">
      <w:pPr>
        <w:pStyle w:val="PreTitulo1"/>
        <w:numPr>
          <w:ilvl w:val="0"/>
          <w:numId w:val="0"/>
        </w:numPr>
      </w:pPr>
      <w:bookmarkStart w:id="14" w:name="_Toc371087570"/>
      <w:bookmarkStart w:id="15" w:name="_Toc374567316"/>
      <w:bookmarkStart w:id="16" w:name="_Toc382263363"/>
      <w:r w:rsidRPr="00BD507A">
        <w:t>Hipótesis</w:t>
      </w:r>
      <w:bookmarkEnd w:id="14"/>
      <w:bookmarkEnd w:id="15"/>
      <w:bookmarkEnd w:id="16"/>
    </w:p>
    <w:p w:rsidR="00616FE5" w:rsidRDefault="00616FE5" w:rsidP="00894980">
      <w:r w:rsidRPr="00616FE5">
        <w:t>El uso de tecnologías móviles en sistemas de información puede dar mayor tranquilidad a los usuarios que estén en espera de una unidad de la red de transporte de pasajeros.</w:t>
      </w:r>
    </w:p>
    <w:p w:rsidR="001D3C37" w:rsidRPr="00C2181A" w:rsidRDefault="001D3C37" w:rsidP="00875045">
      <w:pPr>
        <w:pStyle w:val="PreTitulo1"/>
        <w:numPr>
          <w:ilvl w:val="0"/>
          <w:numId w:val="0"/>
        </w:numPr>
      </w:pPr>
      <w:bookmarkStart w:id="17" w:name="_Toc371087571"/>
      <w:bookmarkStart w:id="18" w:name="_Toc374567317"/>
      <w:bookmarkStart w:id="19" w:name="_Toc382263364"/>
      <w:r w:rsidRPr="00BD507A">
        <w:t>Estado del Arte</w:t>
      </w:r>
      <w:bookmarkEnd w:id="17"/>
      <w:bookmarkEnd w:id="18"/>
      <w:bookmarkEnd w:id="19"/>
    </w:p>
    <w:p w:rsidR="00236D97" w:rsidRPr="00236D97" w:rsidRDefault="00236D97">
      <w:r>
        <w:t>El uso de sistemas GPS es un tema ampliamente estudiado en el área de transporte en especial para empresas que cuenten con móviles terrestres y tener un control de sus unidades y así por el estilo</w:t>
      </w:r>
    </w:p>
    <w:p w:rsidR="00C06536" w:rsidRDefault="00236D97">
      <w:pPr>
        <w:rPr>
          <w:b/>
        </w:rPr>
      </w:pPr>
      <w:r>
        <w:rPr>
          <w:b/>
        </w:rPr>
        <w:t>Ámbito Local</w:t>
      </w:r>
    </w:p>
    <w:p w:rsidR="00C06536" w:rsidRDefault="00C06536" w:rsidP="00E63879">
      <w:r>
        <w:t>En [1], Romero Rojano describe en su trabaj</w:t>
      </w:r>
      <w:r w:rsidR="00F724F1">
        <w:t>o de tesis titulado “Sistema de localización y seguimiento de móviles terrestres utilizando el Sistema de Posicionamiento Global”</w:t>
      </w:r>
      <w:r w:rsidR="00236D97">
        <w:t xml:space="preserve">  donde se plantea</w:t>
      </w:r>
      <w:r w:rsidR="00F724F1">
        <w:t xml:space="preserve"> </w:t>
      </w:r>
      <w:r>
        <w:t xml:space="preserve"> el problema de</w:t>
      </w:r>
      <w:r w:rsidR="00236D97">
        <w:t xml:space="preserve"> la necesidad de observar un móvil terrestre y saber de dónde </w:t>
      </w:r>
      <w:r w:rsidR="00820980">
        <w:t>viene y hacia a donde se dirige.</w:t>
      </w:r>
    </w:p>
    <w:p w:rsidR="00820980" w:rsidRPr="00C2181A" w:rsidRDefault="001D3C37">
      <w:r w:rsidRPr="00C2181A">
        <w:t>En este t</w:t>
      </w:r>
      <w:r w:rsidR="00820980">
        <w:t>rabajo el autor presenta la solución como el</w:t>
      </w:r>
      <w:r w:rsidRPr="00C2181A">
        <w:t xml:space="preserve"> diseño, construcción e implementaci</w:t>
      </w:r>
      <w:r w:rsidR="00E63879">
        <w:t>ón de un Sistema que determinará</w:t>
      </w:r>
      <w:r w:rsidRPr="00C2181A">
        <w:t xml:space="preserve"> la posición geográfica de una unidad terrestre, </w:t>
      </w:r>
      <w:r w:rsidR="005F44C5" w:rsidRPr="00C2181A">
        <w:t>así</w:t>
      </w:r>
      <w:r w:rsidRPr="00C2181A">
        <w:t xml:space="preserve"> como transmitir esta información por medio de un enlace de radio a una estación de control y monitorear  en tiempo real la ubicación geo-referenciada de dicha unidad terrestre.</w:t>
      </w:r>
    </w:p>
    <w:p w:rsidR="001D3C37" w:rsidRPr="00C2181A" w:rsidRDefault="001D3C37">
      <w:r w:rsidRPr="00C2181A">
        <w:t>El sistema se constituye de tres partes:</w:t>
      </w:r>
    </w:p>
    <w:p w:rsidR="001D3C37" w:rsidRPr="00C2181A" w:rsidRDefault="001D3C37">
      <w:pPr>
        <w:pStyle w:val="Prrafodelista"/>
        <w:numPr>
          <w:ilvl w:val="0"/>
          <w:numId w:val="2"/>
        </w:numPr>
      </w:pPr>
      <w:r w:rsidRPr="00C2181A">
        <w:t>El equipo de Abordo (Dispositivos en los Vehículos Terrestres).</w:t>
      </w:r>
    </w:p>
    <w:p w:rsidR="001D3C37" w:rsidRPr="00C2181A" w:rsidRDefault="001D3C37">
      <w:pPr>
        <w:pStyle w:val="Prrafodelista"/>
        <w:numPr>
          <w:ilvl w:val="0"/>
          <w:numId w:val="2"/>
        </w:numPr>
      </w:pPr>
      <w:r w:rsidRPr="00C2181A">
        <w:lastRenderedPageBreak/>
        <w:t>Una Red de Radiocomunicaciones.</w:t>
      </w:r>
    </w:p>
    <w:p w:rsidR="001D3C37" w:rsidRPr="00C2181A" w:rsidRDefault="001D3C37">
      <w:pPr>
        <w:pStyle w:val="Prrafodelista"/>
        <w:numPr>
          <w:ilvl w:val="0"/>
          <w:numId w:val="2"/>
        </w:numPr>
      </w:pPr>
      <w:r w:rsidRPr="00C2181A">
        <w:t>Una estación de control o Estación Base.</w:t>
      </w:r>
    </w:p>
    <w:p w:rsidR="00382F03" w:rsidRDefault="001D3C37" w:rsidP="00E63879">
      <w:r w:rsidRPr="00C2181A">
        <w:t>Se presenta este sistema como una alternativa en la seguridad sobre vehículos y/o sistemas orientados a la administración de flotillas.</w:t>
      </w:r>
    </w:p>
    <w:p w:rsidR="00820980" w:rsidRDefault="00820980" w:rsidP="00E63879">
      <w:r>
        <w:t xml:space="preserve">En [2], Martínez Osorio describe en su trabajo de tesis titulado </w:t>
      </w:r>
      <w:r w:rsidRPr="00C2181A">
        <w:t>“Sistema de rastreabilidad GPS con interface Web y SMS para dispositivos móviles”.</w:t>
      </w:r>
      <w:r>
        <w:t xml:space="preserve"> Donde se plantea  el problema de la necesidad de explotar el modulo GPS de un dispositivo móvil </w:t>
      </w:r>
      <w:r w:rsidR="00382F03">
        <w:t xml:space="preserve">ya sea </w:t>
      </w:r>
      <w:r>
        <w:t>que se necesite en caso de emergencia y poder compartir la ubicación del usuario, se aprovecha también para hacer frente como una alternativa a las aplicaciones de alto costo de diversas compañías que ofrecen localización global.</w:t>
      </w:r>
    </w:p>
    <w:p w:rsidR="001D3C37" w:rsidRPr="00C2181A" w:rsidRDefault="001D3C37">
      <w:r w:rsidRPr="00C2181A">
        <w:t>En este trabajo autor presenta la idea de localización de un dispositivo, haciendo uso del Sistema de Posicionamiento Global (GPS), enviando los datos por medio del Servicio de Mensajes Cortos (SMS), mostrando la información en un sitio WEB.</w:t>
      </w:r>
    </w:p>
    <w:p w:rsidR="001D3C37" w:rsidRPr="00C2181A" w:rsidRDefault="001D3C37">
      <w:r w:rsidRPr="00C2181A">
        <w:t>Haciendo uso de un dispositivo con sist</w:t>
      </w:r>
      <w:r w:rsidR="00EA7A66" w:rsidRPr="00C2181A">
        <w:t>ema operativo Windows Mobile 6.</w:t>
      </w:r>
      <w:r w:rsidR="00382F03">
        <w:t xml:space="preserve"> </w:t>
      </w:r>
      <w:r w:rsidRPr="00C2181A">
        <w:t>El sistema se constituye de:</w:t>
      </w:r>
    </w:p>
    <w:p w:rsidR="001D3C37" w:rsidRPr="00C2181A" w:rsidRDefault="001D3C37">
      <w:pPr>
        <w:pStyle w:val="Prrafodelista"/>
        <w:numPr>
          <w:ilvl w:val="0"/>
          <w:numId w:val="1"/>
        </w:numPr>
      </w:pPr>
      <w:r w:rsidRPr="00C2181A">
        <w:t>Control de GPS:</w:t>
      </w:r>
    </w:p>
    <w:p w:rsidR="001D3C37" w:rsidRPr="00C2181A" w:rsidRDefault="001D3C37">
      <w:pPr>
        <w:pStyle w:val="Prrafodelista"/>
        <w:numPr>
          <w:ilvl w:val="0"/>
          <w:numId w:val="3"/>
        </w:numPr>
      </w:pPr>
      <w:r w:rsidRPr="00C2181A">
        <w:t>Apertura y Lectura del Puerto</w:t>
      </w:r>
    </w:p>
    <w:p w:rsidR="001D3C37" w:rsidRPr="00C2181A" w:rsidRDefault="001D3C37">
      <w:pPr>
        <w:pStyle w:val="Prrafodelista"/>
        <w:numPr>
          <w:ilvl w:val="0"/>
          <w:numId w:val="3"/>
        </w:numPr>
      </w:pPr>
      <w:r w:rsidRPr="00C2181A">
        <w:t>Filtrado de Sentencias NMEA</w:t>
      </w:r>
    </w:p>
    <w:p w:rsidR="001D3C37" w:rsidRPr="00C2181A" w:rsidRDefault="001D3C37">
      <w:pPr>
        <w:pStyle w:val="Prrafodelista"/>
        <w:numPr>
          <w:ilvl w:val="0"/>
          <w:numId w:val="3"/>
        </w:numPr>
      </w:pPr>
      <w:r w:rsidRPr="00C2181A">
        <w:t>Decodificación de Sentencias</w:t>
      </w:r>
    </w:p>
    <w:p w:rsidR="001D3C37" w:rsidRPr="00C2181A" w:rsidRDefault="001D3C37">
      <w:pPr>
        <w:pStyle w:val="Prrafodelista"/>
        <w:numPr>
          <w:ilvl w:val="0"/>
          <w:numId w:val="3"/>
        </w:numPr>
      </w:pPr>
      <w:r w:rsidRPr="00C2181A">
        <w:t>Cálculo de la información</w:t>
      </w:r>
    </w:p>
    <w:p w:rsidR="001D3C37" w:rsidRPr="00C2181A" w:rsidRDefault="001D3C37">
      <w:pPr>
        <w:pStyle w:val="Prrafodelista"/>
        <w:numPr>
          <w:ilvl w:val="0"/>
          <w:numId w:val="1"/>
        </w:numPr>
      </w:pPr>
      <w:r w:rsidRPr="00C2181A">
        <w:t>Interface del Usuario:</w:t>
      </w:r>
    </w:p>
    <w:p w:rsidR="001D3C37" w:rsidRPr="00C2181A" w:rsidRDefault="001D3C37" w:rsidP="00DF1013">
      <w:pPr>
        <w:pStyle w:val="Prrafodelista"/>
        <w:numPr>
          <w:ilvl w:val="0"/>
          <w:numId w:val="4"/>
        </w:numPr>
      </w:pPr>
      <w:r w:rsidRPr="00C2181A">
        <w:t>Parámetros de Configuración de Puerto</w:t>
      </w:r>
    </w:p>
    <w:p w:rsidR="001D3C37" w:rsidRPr="00C2181A" w:rsidRDefault="001D3C37" w:rsidP="00DF1013">
      <w:pPr>
        <w:pStyle w:val="Prrafodelista"/>
        <w:numPr>
          <w:ilvl w:val="0"/>
          <w:numId w:val="4"/>
        </w:numPr>
      </w:pPr>
      <w:r w:rsidRPr="00C2181A">
        <w:t>Parámetros de Configuración de Envío</w:t>
      </w:r>
    </w:p>
    <w:p w:rsidR="001D3C37" w:rsidRPr="00C2181A" w:rsidRDefault="001D3C37" w:rsidP="00DF1013">
      <w:pPr>
        <w:pStyle w:val="Prrafodelista"/>
        <w:numPr>
          <w:ilvl w:val="0"/>
          <w:numId w:val="4"/>
        </w:numPr>
      </w:pPr>
      <w:r w:rsidRPr="00C2181A">
        <w:t>Visualización de la información</w:t>
      </w:r>
    </w:p>
    <w:p w:rsidR="001D3C37" w:rsidRPr="00C2181A" w:rsidRDefault="001D3C37" w:rsidP="00DF1013">
      <w:pPr>
        <w:pStyle w:val="Prrafodelista"/>
        <w:numPr>
          <w:ilvl w:val="0"/>
          <w:numId w:val="4"/>
        </w:numPr>
      </w:pPr>
      <w:r w:rsidRPr="00C2181A">
        <w:t>Envió de posición a Internet</w:t>
      </w:r>
    </w:p>
    <w:p w:rsidR="001D3C37" w:rsidRPr="00C2181A" w:rsidRDefault="001D3C37" w:rsidP="00DF1013">
      <w:pPr>
        <w:pStyle w:val="Prrafodelista"/>
        <w:numPr>
          <w:ilvl w:val="0"/>
          <w:numId w:val="4"/>
        </w:numPr>
      </w:pPr>
      <w:r w:rsidRPr="00C2181A">
        <w:lastRenderedPageBreak/>
        <w:t>Envió de posición vía SMS</w:t>
      </w:r>
    </w:p>
    <w:p w:rsidR="001D3C37" w:rsidRPr="00C2181A" w:rsidRDefault="001D3C37">
      <w:pPr>
        <w:pStyle w:val="Prrafodelista"/>
        <w:numPr>
          <w:ilvl w:val="0"/>
          <w:numId w:val="1"/>
        </w:numPr>
      </w:pPr>
      <w:r w:rsidRPr="00C2181A">
        <w:t>WEB:</w:t>
      </w:r>
    </w:p>
    <w:p w:rsidR="001D3C37" w:rsidRPr="00C2181A" w:rsidRDefault="001D3C37" w:rsidP="00382F03">
      <w:pPr>
        <w:pStyle w:val="Prrafodelista"/>
        <w:numPr>
          <w:ilvl w:val="0"/>
          <w:numId w:val="5"/>
        </w:numPr>
        <w:jc w:val="left"/>
      </w:pPr>
      <w:r w:rsidRPr="00C2181A">
        <w:t>Recepción de la Posición</w:t>
      </w:r>
    </w:p>
    <w:p w:rsidR="001D3C37" w:rsidRPr="00C2181A" w:rsidRDefault="001D3C37" w:rsidP="00382F03">
      <w:pPr>
        <w:pStyle w:val="Prrafodelista"/>
        <w:numPr>
          <w:ilvl w:val="0"/>
          <w:numId w:val="5"/>
        </w:numPr>
        <w:jc w:val="left"/>
        <w:sectPr w:rsidR="001D3C37" w:rsidRPr="00C2181A" w:rsidSect="00466C49">
          <w:type w:val="continuous"/>
          <w:pgSz w:w="12240" w:h="15840"/>
          <w:pgMar w:top="1701" w:right="1418" w:bottom="1701" w:left="1701" w:header="709" w:footer="709" w:gutter="0"/>
          <w:pgNumType w:fmt="upperRoman"/>
          <w:cols w:space="708"/>
          <w:docGrid w:linePitch="360"/>
        </w:sectPr>
      </w:pPr>
      <w:r w:rsidRPr="00C2181A">
        <w:t>Monitor</w:t>
      </w:r>
      <w:r w:rsidR="00382F03">
        <w:t xml:space="preserve">eo de la Posición      </w:t>
      </w:r>
    </w:p>
    <w:p w:rsidR="00466C49" w:rsidRDefault="00466C49" w:rsidP="00426174">
      <w:pPr>
        <w:pStyle w:val="Ttulo1"/>
        <w:sectPr w:rsidR="00466C49" w:rsidSect="00466C49">
          <w:headerReference w:type="default" r:id="rId16"/>
          <w:pgSz w:w="12240" w:h="15840"/>
          <w:pgMar w:top="720" w:right="720" w:bottom="720" w:left="720" w:header="708" w:footer="708" w:gutter="0"/>
          <w:pgNumType w:fmt="upperRoman"/>
          <w:cols w:space="708"/>
          <w:docGrid w:linePitch="360"/>
        </w:sectPr>
      </w:pPr>
      <w:bookmarkStart w:id="20" w:name="_Toc371087572"/>
      <w:bookmarkStart w:id="21" w:name="_Toc374567318"/>
    </w:p>
    <w:p w:rsidR="001D3C37" w:rsidRDefault="001D3C37" w:rsidP="00426174">
      <w:pPr>
        <w:pStyle w:val="Ttulo1"/>
      </w:pPr>
      <w:bookmarkStart w:id="22" w:name="_Toc382263365"/>
      <w:r w:rsidRPr="00C2181A">
        <w:lastRenderedPageBreak/>
        <w:t>Marco Teórico</w:t>
      </w:r>
      <w:bookmarkEnd w:id="20"/>
      <w:bookmarkEnd w:id="21"/>
      <w:bookmarkEnd w:id="22"/>
    </w:p>
    <w:p w:rsidR="001D3C37" w:rsidRPr="003D0752" w:rsidRDefault="001D3C37" w:rsidP="00BE388D">
      <w:pPr>
        <w:pStyle w:val="Ttulo2"/>
      </w:pPr>
      <w:bookmarkStart w:id="23" w:name="_Toc371087573"/>
      <w:bookmarkStart w:id="24" w:name="_Toc374567319"/>
      <w:bookmarkStart w:id="25" w:name="_Toc382263366"/>
      <w:r w:rsidRPr="003D0752">
        <w:t>Sistemas de información</w:t>
      </w:r>
      <w:bookmarkEnd w:id="23"/>
      <w:bookmarkEnd w:id="24"/>
      <w:bookmarkEnd w:id="25"/>
    </w:p>
    <w:p w:rsidR="001D3C37" w:rsidRPr="00C2181A" w:rsidRDefault="001D3C37">
      <w:r w:rsidRPr="00C2181A">
        <w:t>Es un conjunto de elementos que interactúan entre sí con el fin de apoyar las actividades de una empresa o negocio.</w:t>
      </w:r>
    </w:p>
    <w:p w:rsidR="001D3C37" w:rsidRPr="00C2181A" w:rsidRDefault="001D3C37">
      <w:r w:rsidRPr="00C2181A">
        <w:t>Es el conjunto total de procedimientos, operaciones, funciones y difusión de datos o información en una organización.</w:t>
      </w:r>
    </w:p>
    <w:p w:rsidR="001D3C37" w:rsidRPr="00D50FF7" w:rsidRDefault="001D3C37" w:rsidP="00BE388D">
      <w:pPr>
        <w:pStyle w:val="Ttulo3"/>
      </w:pPr>
      <w:bookmarkStart w:id="26" w:name="_Toc382263367"/>
      <w:r w:rsidRPr="00D50FF7">
        <w:t>Componentes del sistema de información</w:t>
      </w:r>
      <w:bookmarkEnd w:id="26"/>
    </w:p>
    <w:p w:rsidR="001D3C37" w:rsidRPr="00C2181A" w:rsidRDefault="001D3C37">
      <w:r w:rsidRPr="00C2181A">
        <w:t>Un Sistema de Información realiza cuatro actividades básicas: entrada de información, almacenamiento, procesamiento y salida de información.</w:t>
      </w:r>
    </w:p>
    <w:p w:rsidR="001D3C37" w:rsidRPr="00C2181A" w:rsidRDefault="001D3C37" w:rsidP="00DF1013">
      <w:pPr>
        <w:pStyle w:val="Prrafodelista"/>
        <w:numPr>
          <w:ilvl w:val="0"/>
          <w:numId w:val="6"/>
        </w:numPr>
      </w:pPr>
      <w:r w:rsidRPr="00C2181A">
        <w:t>Entrada de información:</w:t>
      </w:r>
    </w:p>
    <w:p w:rsidR="001D3C37" w:rsidRPr="00C2181A" w:rsidRDefault="001D3C37">
      <w:r w:rsidRPr="00C2181A">
        <w:t xml:space="preserve">Es el proceso mediante el cual el Sistema de Información toma los datos que requiere para procesar la información. Las entradas pueden ser manuales o automáticas. Las </w:t>
      </w:r>
      <w:r w:rsidRPr="00C2181A">
        <w:rPr>
          <w:b/>
          <w:bCs/>
        </w:rPr>
        <w:t>manuales</w:t>
      </w:r>
      <w:r w:rsidRPr="00C2181A">
        <w:t xml:space="preserve"> son aquellas que se proporcionan en forma directa por el usuario, mientras que las </w:t>
      </w:r>
      <w:r w:rsidRPr="00C2181A">
        <w:rPr>
          <w:b/>
          <w:bCs/>
        </w:rPr>
        <w:t>automáticas</w:t>
      </w:r>
      <w:r w:rsidRPr="00C2181A">
        <w:t xml:space="preserve"> son datos o información que provienen o son tomados de otros sistemas o módulos. Esto último se denomina interfaces automáticas. </w:t>
      </w:r>
    </w:p>
    <w:p w:rsidR="001D3C37" w:rsidRPr="00C2181A" w:rsidRDefault="001D3C37">
      <w:r w:rsidRPr="00C2181A">
        <w:t>Las unidades típicas de entrada de datos a las computadoras son las terminales, las cintas magnéticas, las unidades de disquete, los códigos de barras, los escáner, la voz, los monitores sensibles al tacto, el teclado y el ratón, entre otras cosas.</w:t>
      </w:r>
    </w:p>
    <w:p w:rsidR="001D3C37" w:rsidRPr="00C2181A" w:rsidRDefault="001D3C37" w:rsidP="00384EEF">
      <w:pPr>
        <w:pStyle w:val="Prrafodelista"/>
        <w:numPr>
          <w:ilvl w:val="0"/>
          <w:numId w:val="8"/>
        </w:numPr>
      </w:pPr>
      <w:r w:rsidRPr="00C2181A">
        <w:t>Almacenamiento de Información:</w:t>
      </w:r>
    </w:p>
    <w:p w:rsidR="001D3C37" w:rsidRPr="00C2181A" w:rsidRDefault="001D3C37">
      <w:r w:rsidRPr="00C2181A">
        <w:t xml:space="preserve">Es una de las actividades o capacidades más importantes que tiene una computadora, ya que a través de esta propiedad el sistema puede recordar la información guardada en la sesión o proceso anterior. Esta información suele ser almacenada en estructuras de información denominadas </w:t>
      </w:r>
      <w:r w:rsidR="000D2DE7" w:rsidRPr="00C2181A">
        <w:t>ficheros</w:t>
      </w:r>
      <w:r w:rsidRPr="00C2181A">
        <w:t>. La unida típica de almacenamiento son los discos magnéticos o duros, de estado sólido, los discos compactos (CD-ROM).</w:t>
      </w:r>
    </w:p>
    <w:p w:rsidR="001D3C37" w:rsidRPr="00C2181A" w:rsidRDefault="001D3C37" w:rsidP="00384EEF">
      <w:pPr>
        <w:pStyle w:val="Prrafodelista"/>
        <w:numPr>
          <w:ilvl w:val="0"/>
          <w:numId w:val="8"/>
        </w:numPr>
      </w:pPr>
      <w:r w:rsidRPr="00C2181A">
        <w:t>Procesamiento de Información:</w:t>
      </w:r>
    </w:p>
    <w:p w:rsidR="001D3C37" w:rsidRPr="00C2181A" w:rsidRDefault="001D3C37">
      <w:r w:rsidRPr="00C2181A">
        <w:lastRenderedPageBreak/>
        <w:t>Es la capacidad del Sistema de Información para efectuar cálculos de acuerdo con una secuencia de operaciones preestablecidas. Estos cálculos pueden efectuarse con datos introducidos recientemente en el sistema o bien con datos que están almacenados. Esta característica de los sistemas permite la transformación de datos fuente en información que puede ser utilizada para la toma de decisiones.</w:t>
      </w:r>
    </w:p>
    <w:p w:rsidR="001D3C37" w:rsidRPr="00C2181A" w:rsidRDefault="001D3C37" w:rsidP="00384EEF">
      <w:pPr>
        <w:pStyle w:val="Prrafodelista"/>
        <w:numPr>
          <w:ilvl w:val="0"/>
          <w:numId w:val="9"/>
        </w:numPr>
      </w:pPr>
      <w:r w:rsidRPr="00C2181A">
        <w:t>Salida de Información:</w:t>
      </w:r>
    </w:p>
    <w:p w:rsidR="001D3C37" w:rsidRPr="00C2181A" w:rsidRDefault="001D3C37">
      <w:r w:rsidRPr="00C2181A">
        <w:t>La salida es la capacidad de un Sistema de Información para sacar la información procesada o bien datos de entrada al exterior. Las unidades típicas de salida son las impresoras, terminales, cintas magnéticas, la voz, los graficadores y los plotters, entre otros. Es importante aclarar que la salida de un Sistema de Información puede constituir la entrada a otro Sistema de Información o módulo. En este caso también existe una interface automática de salida.</w:t>
      </w:r>
    </w:p>
    <w:p w:rsidR="001D3C37" w:rsidRPr="00C2181A" w:rsidRDefault="001D3C37" w:rsidP="00BE388D">
      <w:pPr>
        <w:pStyle w:val="Ttulo3"/>
      </w:pPr>
      <w:bookmarkStart w:id="27" w:name="_Toc371087576"/>
      <w:bookmarkStart w:id="28" w:name="_Toc374567322"/>
      <w:bookmarkStart w:id="29" w:name="_Toc382263368"/>
      <w:r w:rsidRPr="00C2181A">
        <w:t>Objetivos del Sistema de Información</w:t>
      </w:r>
      <w:bookmarkEnd w:id="27"/>
      <w:bookmarkEnd w:id="28"/>
      <w:bookmarkEnd w:id="29"/>
    </w:p>
    <w:p w:rsidR="001D3C37" w:rsidRPr="00C2181A" w:rsidRDefault="001D3C37">
      <w:r w:rsidRPr="00C2181A">
        <w:t>Algunos de los principales objetivos de los sistemas de información, son:</w:t>
      </w:r>
    </w:p>
    <w:p w:rsidR="001D3C37" w:rsidRPr="00C2181A" w:rsidRDefault="001D3C37" w:rsidP="00384EEF">
      <w:pPr>
        <w:pStyle w:val="Prrafodelista"/>
        <w:numPr>
          <w:ilvl w:val="0"/>
          <w:numId w:val="11"/>
        </w:numPr>
        <w:ind w:left="567" w:hanging="425"/>
      </w:pPr>
      <w:r w:rsidRPr="00C2181A">
        <w:t>Proporcionar datos oportunos y exactos que permitan tomas de decisiones acertadas y mejorar la relación entre los recursos de la empresa.</w:t>
      </w:r>
    </w:p>
    <w:p w:rsidR="001D3C37" w:rsidRPr="00C2181A" w:rsidRDefault="001D3C37" w:rsidP="00384EEF">
      <w:pPr>
        <w:pStyle w:val="Prrafodelista"/>
        <w:numPr>
          <w:ilvl w:val="0"/>
          <w:numId w:val="11"/>
        </w:numPr>
        <w:ind w:left="567" w:hanging="425"/>
      </w:pPr>
      <w:r w:rsidRPr="00C2181A">
        <w:t>Garantizar información exacta y confiable, así como su almacenamiento de tal forma que esté disponible cuando se necesite.</w:t>
      </w:r>
    </w:p>
    <w:p w:rsidR="001D3C37" w:rsidRDefault="001D3C37" w:rsidP="00384EEF">
      <w:pPr>
        <w:pStyle w:val="Prrafodelista"/>
        <w:numPr>
          <w:ilvl w:val="0"/>
          <w:numId w:val="11"/>
        </w:numPr>
        <w:ind w:left="567" w:hanging="425"/>
      </w:pPr>
      <w:r w:rsidRPr="00C2181A">
        <w:t>Servir como herramienta para que los gerentes realicen planeación, control y toma de decisiones en sus empresas.</w:t>
      </w:r>
    </w:p>
    <w:p w:rsidR="009424ED" w:rsidRPr="00E14D57" w:rsidRDefault="001D3C37" w:rsidP="00BE388D">
      <w:pPr>
        <w:pStyle w:val="Ttulo3"/>
      </w:pPr>
      <w:bookmarkStart w:id="30" w:name="_Toc371087577"/>
      <w:bookmarkStart w:id="31" w:name="_Toc374567323"/>
      <w:bookmarkStart w:id="32" w:name="_Toc382263369"/>
      <w:r w:rsidRPr="00E14D57">
        <w:t>Clasificación de los Sistemas de Información</w:t>
      </w:r>
      <w:bookmarkEnd w:id="30"/>
      <w:bookmarkEnd w:id="31"/>
      <w:bookmarkEnd w:id="32"/>
    </w:p>
    <w:p w:rsidR="00DE0716" w:rsidRPr="00C2181A" w:rsidRDefault="00DF1013" w:rsidP="00384EEF">
      <w:pPr>
        <w:numPr>
          <w:ilvl w:val="0"/>
          <w:numId w:val="10"/>
        </w:numPr>
        <w:ind w:left="567"/>
      </w:pPr>
      <w:r w:rsidRPr="00C2181A">
        <w:rPr>
          <w:b/>
          <w:bCs/>
        </w:rPr>
        <w:t>Sistemas transaccionales</w:t>
      </w:r>
      <w:r w:rsidR="00DE0716" w:rsidRPr="00C2181A">
        <w:rPr>
          <w:b/>
          <w:bCs/>
        </w:rPr>
        <w:t>:</w:t>
      </w:r>
    </w:p>
    <w:p w:rsidR="00DF1013" w:rsidRPr="00C2181A" w:rsidRDefault="00DF1013" w:rsidP="00EE01FC">
      <w:r w:rsidRPr="00C2181A">
        <w:t>A través de éstos suelen lograrse ahorros significativos de mano de obra, debido a que automatizan tareas operativas de la organización.</w:t>
      </w:r>
    </w:p>
    <w:p w:rsidR="00DF1013" w:rsidRPr="00C2181A" w:rsidRDefault="00DF1013" w:rsidP="00EE01FC">
      <w:r w:rsidRPr="00C2181A">
        <w:lastRenderedPageBreak/>
        <w:t>Con frecuencia son el primer tipo de Sistemas de Información que se implanta en las organizaciones. Se empieza apoyando las tareas a nivel operativo de la organización para continuar con los mandos intermedios y posteriormente con la alta administración conforme evolucionan.</w:t>
      </w:r>
    </w:p>
    <w:p w:rsidR="00DF1013" w:rsidRPr="00C2181A" w:rsidRDefault="00DF1013" w:rsidP="00EE01FC">
      <w:r w:rsidRPr="00C2181A">
        <w:t>Son intensivos en entrada y salida de información; sus cálculos y procesos suelen ser simples y poco sofisticados. Estos sistemas requieren mucho manejo de datos para poder realizar sus operaciones y como resultado generan también grandes volúmenes de información.</w:t>
      </w:r>
    </w:p>
    <w:p w:rsidR="00DF1013" w:rsidRPr="00C2181A" w:rsidRDefault="00DF1013" w:rsidP="00EE01FC">
      <w:r w:rsidRPr="00C2181A">
        <w:t>Tienen la propiedad de ser recolectores de información, es decir, a través de estos sistemas se cargan las grandes bases de información para su explotación posterior. Estos sistemas son los encargados de integrar gran cantidad de la información que se maneja en la organización, la cual será utilizada posteriormente para apoyar a los mandos intermedios y altos.</w:t>
      </w:r>
    </w:p>
    <w:p w:rsidR="00DF1013" w:rsidRPr="00C2181A" w:rsidRDefault="00DF1013" w:rsidP="00EE01FC">
      <w:r w:rsidRPr="00C2181A">
        <w:t>Son fáciles de justificar ante la dirección general, ya que sus beneficios son visibles y palpables. El proceso de justificación puede realizarse enfrentando ingresos y costos. Esto se debe a que en el corto plazo se pueden evaluar los resultados y las ventajas que se derivan del uso de este tipo de sistemas. Entre las ventajas que pueden medirse se encuentra el ahorro de trabajo manual.</w:t>
      </w:r>
    </w:p>
    <w:p w:rsidR="00DF1013" w:rsidRPr="00C2181A" w:rsidRDefault="00DF1013" w:rsidP="00EE01FC">
      <w:r w:rsidRPr="00C2181A">
        <w:t>Son fácilmente adaptables a paquetes de aplicación que se encuentran en el mercado, ya que automatizan los procesos básicos que por lo general son similares o iguales en otras organizaciones. Ejemplos de este tipo de sistemas son la facturación, nóminas, cuentas por cobrar, cuentas por pagar, contabilidad general, conciliaciones bancarias, inventarios, etcétera.</w:t>
      </w:r>
    </w:p>
    <w:p w:rsidR="00DF1013" w:rsidRPr="00C2181A" w:rsidRDefault="00DF1013" w:rsidP="00384EEF">
      <w:pPr>
        <w:numPr>
          <w:ilvl w:val="0"/>
          <w:numId w:val="19"/>
        </w:numPr>
        <w:ind w:left="567"/>
      </w:pPr>
      <w:r w:rsidRPr="00C2181A">
        <w:rPr>
          <w:b/>
          <w:bCs/>
        </w:rPr>
        <w:t>Sistemas de Apoyo a las Decisiones</w:t>
      </w:r>
    </w:p>
    <w:p w:rsidR="00DF1013" w:rsidRPr="00C2181A" w:rsidRDefault="00DF1013" w:rsidP="00EE01FC">
      <w:r w:rsidRPr="00C2181A">
        <w:t>Las principales características de estos sistemas son las siguientes:</w:t>
      </w:r>
    </w:p>
    <w:p w:rsidR="00DF1013" w:rsidRPr="00C2181A" w:rsidRDefault="00DF1013" w:rsidP="00EE01FC">
      <w:r w:rsidRPr="00C2181A">
        <w:t>Suelen introducirse después de haber implantado los Sistemas Transaccionales más relevantes de la empresa, ya que estos últimos constituyen su plataforma de información.</w:t>
      </w:r>
    </w:p>
    <w:p w:rsidR="00DF1013" w:rsidRPr="00C2181A" w:rsidRDefault="00DF1013" w:rsidP="00EE01FC">
      <w:r w:rsidRPr="00C2181A">
        <w:t>La información que generan sirve de apoyo a los mandos intermedios y a la alta administración en el proceso de toma de decisiones.</w:t>
      </w:r>
    </w:p>
    <w:p w:rsidR="00DF1013" w:rsidRPr="00C2181A" w:rsidRDefault="00DF1013" w:rsidP="00EE01FC">
      <w:r w:rsidRPr="00C2181A">
        <w:t>Suelen ser intensivos en cálculos y escasos en entradas y salidas de información. Así, por ejemplo, un modelo de planeación financiera requiere poca información de entrada, genera poca información como resultado, pero puede realizar muchos cálculos durante su proceso.</w:t>
      </w:r>
    </w:p>
    <w:p w:rsidR="00DF1013" w:rsidRPr="00C2181A" w:rsidRDefault="00DF1013" w:rsidP="00EE01FC">
      <w:r w:rsidRPr="00C2181A">
        <w:lastRenderedPageBreak/>
        <w:t>No suelen ahorrar mano de obra. Debido a ello, la justificación económica para el desarrollo de estos sistemas es difícil, ya que no se conocen los ingresos del proyecto de inversión.</w:t>
      </w:r>
    </w:p>
    <w:p w:rsidR="00DF1013" w:rsidRPr="00C2181A" w:rsidRDefault="00DF1013" w:rsidP="00EE01FC">
      <w:r w:rsidRPr="00C2181A">
        <w:t>Suelen ser Sistemas de Información interactivos y amigables, con altos estándares de diseño gráfico y visual, ya que están dirigidos al usuario final.</w:t>
      </w:r>
    </w:p>
    <w:p w:rsidR="00DF1013" w:rsidRPr="00C2181A" w:rsidRDefault="00DF1013" w:rsidP="00EE01FC">
      <w:r w:rsidRPr="00C2181A">
        <w:t>Apoyan la toma de decisiones que, por su misma naturaleza son repetitivas y de decisiones no estructuradas que no suelen repetirse. Por ejemplo, un Sistema de Compra de Materiales que indique cuándo debe hacerse un pedido al proveedor o un Sistema de Simulación de Negocios que apoye la decisión de introducir un nuevo producto al mercado.</w:t>
      </w:r>
    </w:p>
    <w:p w:rsidR="00DF1013" w:rsidRPr="00C2181A" w:rsidRDefault="00DF1013" w:rsidP="00EE01FC">
      <w:r w:rsidRPr="00C2181A">
        <w:t xml:space="preserve">Estos sistemas pueden ser desarrollados directamente por el usuario final sin la participación </w:t>
      </w:r>
      <w:r w:rsidR="00DE0716" w:rsidRPr="00C2181A">
        <w:t>operativa</w:t>
      </w:r>
      <w:r w:rsidRPr="00C2181A">
        <w:t xml:space="preserve"> de los analistas y programadores del área de Informática.</w:t>
      </w:r>
    </w:p>
    <w:p w:rsidR="007E2F8A" w:rsidRDefault="00DF1013" w:rsidP="006C47C7">
      <w:r w:rsidRPr="00C2181A">
        <w:t>Este tipo de sistemas puede incluir la programación de la producción, compra de materiales, flujo de fondos, proyecciones financieras, modelos de simulación de negocios, mo</w:t>
      </w:r>
      <w:r w:rsidR="006C47C7">
        <w:t>delos de inventarios, etcétera.</w:t>
      </w:r>
    </w:p>
    <w:p w:rsidR="00C41DB7" w:rsidRDefault="00C41DB7" w:rsidP="006C47C7"/>
    <w:p w:rsidR="00384EEF" w:rsidRPr="00D52CDE" w:rsidRDefault="00384EEF" w:rsidP="00BE388D">
      <w:pPr>
        <w:pStyle w:val="Ttulo2"/>
      </w:pPr>
      <w:bookmarkStart w:id="33" w:name="_Toc382263370"/>
      <w:r w:rsidRPr="00D52CDE">
        <w:t>Sistema de Coordenadas Geográficas</w:t>
      </w:r>
      <w:bookmarkEnd w:id="33"/>
    </w:p>
    <w:p w:rsidR="00384EEF" w:rsidRDefault="00384EEF" w:rsidP="00384EEF">
      <w:r w:rsidRPr="00D52CDE">
        <w:t>Es un sistema de referencia que utiliz</w:t>
      </w:r>
      <w:r>
        <w:t>a las dos coordenadas angulares</w:t>
      </w:r>
      <w:r w:rsidRPr="00D52CDE">
        <w:t>, latitud (norte o sur) y longitud (este u oeste)</w:t>
      </w:r>
      <w:r>
        <w:t xml:space="preserve"> </w:t>
      </w:r>
      <w:r w:rsidRPr="00D52CDE">
        <w:t xml:space="preserve">y sirve para determinar los ángulos laterales de la superficie terrestre (o en general </w:t>
      </w:r>
      <w:r>
        <w:t>de un círculo o un esferoide).</w:t>
      </w:r>
    </w:p>
    <w:p w:rsidR="00384EEF" w:rsidRDefault="00384EEF" w:rsidP="00384EEF">
      <w:pPr>
        <w:rPr>
          <w:b/>
        </w:rPr>
      </w:pPr>
      <w:r>
        <w:rPr>
          <w:b/>
        </w:rPr>
        <w:t>Latitud y Longitud</w:t>
      </w:r>
    </w:p>
    <w:p w:rsidR="00384EEF" w:rsidRDefault="00384EEF" w:rsidP="001C4FFD">
      <w:r w:rsidRPr="00D52CDE">
        <w:t>El sistema de coordenadas geográficas, basado en paralelos y meridianos, se utiliza para determinar la posición de cualquier punto en el planeta. Para ello se miden dos distancias: entre el punto deseado y el Ecuador, y entre ese punto y el meridiano cero. Estas distancias reciben el nombre de latitud y longitud, respectivamente, y se miden en grados (º) debido a la forma esférica del globo terráqueo.</w:t>
      </w:r>
    </w:p>
    <w:p w:rsidR="00384EEF" w:rsidRPr="00D52CDE" w:rsidRDefault="00384EEF" w:rsidP="001C4FFD">
      <w:pPr>
        <w:pStyle w:val="Prrafodelista"/>
        <w:numPr>
          <w:ilvl w:val="0"/>
          <w:numId w:val="41"/>
        </w:numPr>
        <w:spacing w:before="0" w:after="200" w:line="276" w:lineRule="auto"/>
        <w:contextualSpacing/>
      </w:pPr>
      <w:r w:rsidRPr="00D52CDE">
        <w:t>La Latitud se mide desde el Ecuador hasta los polos. Las líneas de latitud son los paralelos, y sus valores van desde el 0° (Ecuador) al 90° (polos). El Ecuador es la latitud más baja, cero grados. La latitud puede ser norte (Hemisferio Norte) o sur (Hemisferio Sur).</w:t>
      </w:r>
    </w:p>
    <w:p w:rsidR="00384EEF" w:rsidRPr="00D52CDE" w:rsidRDefault="00384EEF" w:rsidP="001C4FFD">
      <w:pPr>
        <w:pStyle w:val="Prrafodelista"/>
        <w:numPr>
          <w:ilvl w:val="0"/>
          <w:numId w:val="41"/>
        </w:numPr>
        <w:spacing w:before="0" w:after="200" w:line="276" w:lineRule="auto"/>
        <w:contextualSpacing/>
      </w:pPr>
      <w:r w:rsidRPr="00D52CDE">
        <w:t xml:space="preserve">La Longitud se mide según los meridianos. Las líneas de longitud son los meridianos, y sus valores van desde el 0º (meridiano de Greenwich) hasta su complementario, el 180º, el </w:t>
      </w:r>
      <w:r w:rsidRPr="00D52CDE">
        <w:lastRenderedPageBreak/>
        <w:t>meridiano de cambio de fecha. El meridiano de Greenwich es la longitud más baja, cero grados. La longitud puede ser oeste o este.</w:t>
      </w:r>
    </w:p>
    <w:p w:rsidR="00384EEF" w:rsidRDefault="00384EEF" w:rsidP="001C4FFD">
      <w:r w:rsidRPr="00D52CDE">
        <w:t>Un punto cualquiera de la superficie terrestre puede ser situado exactamente por la intersección de un paralelo y un meridiano, es decir por dos números o coordenadas que representan a la latitud y la longitud. Para señalar en el mar una posición exacta se indica la latitud y la longitud. Para dar las coordenadas geográficas, primero se escribe la latitud y luego la longitud.</w:t>
      </w:r>
    </w:p>
    <w:p w:rsidR="00384EEF" w:rsidRDefault="00384EEF" w:rsidP="00BE388D">
      <w:pPr>
        <w:pStyle w:val="Ttulo2"/>
      </w:pPr>
      <w:bookmarkStart w:id="34" w:name="_Toc382263371"/>
      <w:r>
        <w:t>Sistemas en Tiempo Real</w:t>
      </w:r>
      <w:bookmarkEnd w:id="34"/>
    </w:p>
    <w:p w:rsidR="00384EEF" w:rsidRPr="003A7685" w:rsidRDefault="00384EEF" w:rsidP="00384EEF">
      <w:r w:rsidRPr="003A7685">
        <w:t>Un sistema de Tiempo Real es un sistema informático que:</w:t>
      </w:r>
    </w:p>
    <w:p w:rsidR="00384EEF" w:rsidRDefault="00384EEF" w:rsidP="00384EEF">
      <w:pPr>
        <w:pStyle w:val="Prrafodelista"/>
        <w:numPr>
          <w:ilvl w:val="0"/>
          <w:numId w:val="42"/>
        </w:numPr>
        <w:spacing w:before="0" w:after="200" w:line="276" w:lineRule="auto"/>
        <w:contextualSpacing/>
      </w:pPr>
      <w:r w:rsidRPr="003A7685">
        <w:t>Interacciona con su entorno físico</w:t>
      </w:r>
      <w:r>
        <w:t>.</w:t>
      </w:r>
    </w:p>
    <w:p w:rsidR="00384EEF" w:rsidRPr="003A7685" w:rsidRDefault="00384EEF" w:rsidP="00384EEF">
      <w:pPr>
        <w:pStyle w:val="Prrafodelista"/>
        <w:numPr>
          <w:ilvl w:val="0"/>
          <w:numId w:val="42"/>
        </w:numPr>
        <w:spacing w:before="0" w:after="200" w:line="276" w:lineRule="auto"/>
        <w:contextualSpacing/>
      </w:pPr>
      <w:r w:rsidRPr="003A7685">
        <w:t>Responde a los estímulos del entor</w:t>
      </w:r>
      <w:r>
        <w:t xml:space="preserve">no dentro de un plazo de tiempo </w:t>
      </w:r>
      <w:r w:rsidRPr="003A7685">
        <w:t>determinado</w:t>
      </w:r>
      <w:r>
        <w:t>.</w:t>
      </w:r>
    </w:p>
    <w:p w:rsidR="00384EEF" w:rsidRDefault="00384EEF" w:rsidP="00384EEF">
      <w:r w:rsidRPr="003A7685">
        <w:t>No basta con que las acciones del sis</w:t>
      </w:r>
      <w:r>
        <w:t xml:space="preserve">tema sean correctas, sino que,  </w:t>
      </w:r>
      <w:r w:rsidRPr="003A7685">
        <w:t>además, tienen que ejecutarse de</w:t>
      </w:r>
      <w:r>
        <w:t xml:space="preserve">ntro de un intervalo de tiempo </w:t>
      </w:r>
      <w:r w:rsidRPr="003A7685">
        <w:t>determinado.</w:t>
      </w:r>
    </w:p>
    <w:p w:rsidR="00C41DB7" w:rsidRDefault="00384EEF" w:rsidP="00384EEF">
      <w:r w:rsidRPr="003A7685">
        <w:t>Los sistemas tiempo real suelen estar integrados en un sistema de ingeniería más general, en el que rea</w:t>
      </w:r>
      <w:r>
        <w:t>lizan funciones de control y/o monitorización llamados sistemas empotrados.</w:t>
      </w:r>
    </w:p>
    <w:p w:rsidR="00384EEF" w:rsidRPr="005E3900" w:rsidRDefault="00384EEF" w:rsidP="00BE388D">
      <w:pPr>
        <w:pStyle w:val="Ttulo3"/>
      </w:pPr>
      <w:bookmarkStart w:id="35" w:name="_Toc382263372"/>
      <w:r w:rsidRPr="005E3900">
        <w:t>Clases de Sistemas en Tiempo Real</w:t>
      </w:r>
      <w:bookmarkEnd w:id="35"/>
    </w:p>
    <w:p w:rsidR="00384EEF" w:rsidRPr="003A7685" w:rsidRDefault="00384EEF" w:rsidP="001C4FFD">
      <w:pPr>
        <w:rPr>
          <w:lang w:val="en-US"/>
        </w:rPr>
      </w:pPr>
      <w:proofErr w:type="spellStart"/>
      <w:r w:rsidRPr="003A7685">
        <w:rPr>
          <w:b/>
          <w:lang w:val="en-US"/>
        </w:rPr>
        <w:t>Críticos</w:t>
      </w:r>
      <w:proofErr w:type="spellEnd"/>
      <w:r w:rsidRPr="003A7685">
        <w:rPr>
          <w:b/>
          <w:lang w:val="en-US"/>
        </w:rPr>
        <w:t xml:space="preserve"> </w:t>
      </w:r>
      <w:r w:rsidRPr="003A7685">
        <w:rPr>
          <w:lang w:val="en-US"/>
        </w:rPr>
        <w:t>(hard real-time systems):</w:t>
      </w:r>
    </w:p>
    <w:p w:rsidR="00384EEF" w:rsidRPr="003A7685" w:rsidRDefault="00384EEF" w:rsidP="001C4FFD">
      <w:pPr>
        <w:pStyle w:val="Prrafodelista"/>
        <w:numPr>
          <w:ilvl w:val="0"/>
          <w:numId w:val="39"/>
        </w:numPr>
        <w:spacing w:before="0" w:after="200" w:line="276" w:lineRule="auto"/>
        <w:contextualSpacing/>
      </w:pPr>
      <w:r w:rsidRPr="003A7685">
        <w:t>Los plazos de respuesta deben respetarse siempre estrictamente.</w:t>
      </w:r>
    </w:p>
    <w:p w:rsidR="00384EEF" w:rsidRPr="003A7685" w:rsidRDefault="00384EEF" w:rsidP="001C4FFD">
      <w:pPr>
        <w:pStyle w:val="Prrafodelista"/>
        <w:numPr>
          <w:ilvl w:val="0"/>
          <w:numId w:val="39"/>
        </w:numPr>
        <w:spacing w:before="0" w:after="200" w:line="276" w:lineRule="auto"/>
        <w:contextualSpacing/>
      </w:pPr>
      <w:r w:rsidRPr="003A7685">
        <w:t>Una sola respuesta tardía a un suceso externo puede tener consecuencias fatales.</w:t>
      </w:r>
    </w:p>
    <w:p w:rsidR="00384EEF" w:rsidRPr="003A7685" w:rsidRDefault="00384EEF" w:rsidP="001C4FFD">
      <w:pPr>
        <w:rPr>
          <w:lang w:val="en-US"/>
        </w:rPr>
      </w:pPr>
      <w:proofErr w:type="spellStart"/>
      <w:r w:rsidRPr="003A7685">
        <w:rPr>
          <w:b/>
          <w:lang w:val="en-US"/>
        </w:rPr>
        <w:t>Acríticos</w:t>
      </w:r>
      <w:proofErr w:type="spellEnd"/>
      <w:r w:rsidRPr="003A7685">
        <w:rPr>
          <w:b/>
          <w:lang w:val="en-US"/>
        </w:rPr>
        <w:t xml:space="preserve"> </w:t>
      </w:r>
      <w:r w:rsidRPr="003A7685">
        <w:rPr>
          <w:lang w:val="en-US"/>
        </w:rPr>
        <w:t>(soft real-time systems):</w:t>
      </w:r>
    </w:p>
    <w:p w:rsidR="00384EEF" w:rsidRDefault="00384EEF" w:rsidP="001C4FFD">
      <w:pPr>
        <w:pStyle w:val="Prrafodelista"/>
        <w:numPr>
          <w:ilvl w:val="0"/>
          <w:numId w:val="40"/>
        </w:numPr>
        <w:spacing w:before="0" w:after="200" w:line="276" w:lineRule="auto"/>
        <w:contextualSpacing/>
      </w:pPr>
      <w:r w:rsidRPr="003A7685">
        <w:t>Se pueden tolerar retrasos ocasionales en la respuesta a un suceso.</w:t>
      </w:r>
    </w:p>
    <w:p w:rsidR="00082CE0" w:rsidRDefault="00082CE0" w:rsidP="00082CE0"/>
    <w:p w:rsidR="00082CE0" w:rsidRPr="005E3900" w:rsidRDefault="00082CE0" w:rsidP="00BE388D">
      <w:pPr>
        <w:pStyle w:val="Ttulo2"/>
      </w:pPr>
      <w:bookmarkStart w:id="36" w:name="_Toc382263373"/>
      <w:r w:rsidRPr="005E3900">
        <w:t>Middleware</w:t>
      </w:r>
      <w:bookmarkEnd w:id="36"/>
    </w:p>
    <w:p w:rsidR="00082CE0" w:rsidRDefault="00082CE0" w:rsidP="00082CE0">
      <w:r w:rsidRPr="00316DEE">
        <w:t>Es la capa intermedia entre el sistema operativo y la aplicación, asistiéndola para interactuar o comunicarse con otras aplicaciones, eliminando los problemas de heterogeneidad.</w:t>
      </w:r>
    </w:p>
    <w:p w:rsidR="004D7AA2" w:rsidRDefault="00C817C2" w:rsidP="004D7AA2">
      <w:pPr>
        <w:keepNext/>
      </w:pPr>
      <w:r>
        <w:rPr>
          <w:noProof/>
          <w:lang w:eastAsia="es-MX"/>
        </w:rPr>
        <w:lastRenderedPageBreak/>
        <mc:AlternateContent>
          <mc:Choice Requires="wpc">
            <w:drawing>
              <wp:inline distT="0" distB="0" distL="0" distR="0" wp14:anchorId="0DB87AA1" wp14:editId="79452EF4">
                <wp:extent cx="5486400" cy="3800103"/>
                <wp:effectExtent l="0" t="0" r="0" b="0"/>
                <wp:docPr id="2"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3 Rectángulo"/>
                        <wps:cNvSpPr/>
                        <wps:spPr>
                          <a:xfrm>
                            <a:off x="213756" y="296896"/>
                            <a:ext cx="1163782" cy="232756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3 Rectángulo"/>
                        <wps:cNvSpPr/>
                        <wps:spPr>
                          <a:xfrm>
                            <a:off x="1603169" y="296896"/>
                            <a:ext cx="1104406" cy="2327563"/>
                          </a:xfrm>
                          <a:prstGeom prst="rect">
                            <a:avLst/>
                          </a:prstGeom>
                        </wps:spPr>
                        <wps:style>
                          <a:lnRef idx="2">
                            <a:schemeClr val="dk1"/>
                          </a:lnRef>
                          <a:fillRef idx="1">
                            <a:schemeClr val="lt1"/>
                          </a:fillRef>
                          <a:effectRef idx="0">
                            <a:schemeClr val="dk1"/>
                          </a:effectRef>
                          <a:fontRef idx="minor">
                            <a:schemeClr val="dk1"/>
                          </a:fontRef>
                        </wps:style>
                        <wps:txbx>
                          <w:txbxContent>
                            <w:p w:rsidR="00905B1A" w:rsidRDefault="00905B1A" w:rsidP="00C817C2"/>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3 Rectángulo"/>
                        <wps:cNvSpPr/>
                        <wps:spPr>
                          <a:xfrm>
                            <a:off x="2945077" y="298768"/>
                            <a:ext cx="1080657" cy="2325691"/>
                          </a:xfrm>
                          <a:prstGeom prst="rect">
                            <a:avLst/>
                          </a:prstGeom>
                        </wps:spPr>
                        <wps:style>
                          <a:lnRef idx="2">
                            <a:schemeClr val="dk1"/>
                          </a:lnRef>
                          <a:fillRef idx="1">
                            <a:schemeClr val="lt1"/>
                          </a:fillRef>
                          <a:effectRef idx="0">
                            <a:schemeClr val="dk1"/>
                          </a:effectRef>
                          <a:fontRef idx="minor">
                            <a:schemeClr val="dk1"/>
                          </a:fontRef>
                        </wps:style>
                        <wps:txbx>
                          <w:txbxContent>
                            <w:p w:rsidR="00905B1A" w:rsidRDefault="00905B1A" w:rsidP="00C817C2"/>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3 Rectángulo"/>
                        <wps:cNvSpPr/>
                        <wps:spPr>
                          <a:xfrm>
                            <a:off x="4215739" y="298768"/>
                            <a:ext cx="1163782" cy="2325692"/>
                          </a:xfrm>
                          <a:prstGeom prst="rect">
                            <a:avLst/>
                          </a:prstGeom>
                        </wps:spPr>
                        <wps:style>
                          <a:lnRef idx="2">
                            <a:schemeClr val="dk1"/>
                          </a:lnRef>
                          <a:fillRef idx="1">
                            <a:schemeClr val="lt1"/>
                          </a:fillRef>
                          <a:effectRef idx="0">
                            <a:schemeClr val="dk1"/>
                          </a:effectRef>
                          <a:fontRef idx="minor">
                            <a:schemeClr val="dk1"/>
                          </a:fontRef>
                        </wps:style>
                        <wps:txbx>
                          <w:txbxContent>
                            <w:p w:rsidR="00905B1A" w:rsidRDefault="00905B1A" w:rsidP="00C817C2"/>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4 Rectángulo"/>
                        <wps:cNvSpPr/>
                        <wps:spPr>
                          <a:xfrm>
                            <a:off x="285008" y="486902"/>
                            <a:ext cx="1021278" cy="546265"/>
                          </a:xfrm>
                          <a:prstGeom prst="rect">
                            <a:avLst/>
                          </a:prstGeom>
                        </wps:spPr>
                        <wps:style>
                          <a:lnRef idx="2">
                            <a:schemeClr val="accent1"/>
                          </a:lnRef>
                          <a:fillRef idx="1">
                            <a:schemeClr val="lt1"/>
                          </a:fillRef>
                          <a:effectRef idx="0">
                            <a:schemeClr val="accent1"/>
                          </a:effectRef>
                          <a:fontRef idx="minor">
                            <a:schemeClr val="dk1"/>
                          </a:fontRef>
                        </wps:style>
                        <wps:txbx>
                          <w:txbxContent>
                            <w:p w:rsidR="00905B1A" w:rsidRDefault="00905B1A" w:rsidP="00283DE7">
                              <w:pPr>
                                <w:spacing w:before="0" w:after="0" w:line="240" w:lineRule="auto"/>
                                <w:jc w:val="center"/>
                              </w:pPr>
                              <w:r>
                                <w:t>Aplicación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4 Rectángulo"/>
                        <wps:cNvSpPr/>
                        <wps:spPr>
                          <a:xfrm>
                            <a:off x="1710047" y="488938"/>
                            <a:ext cx="2113808" cy="546100"/>
                          </a:xfrm>
                          <a:prstGeom prst="rect">
                            <a:avLst/>
                          </a:prstGeom>
                        </wps:spPr>
                        <wps:style>
                          <a:lnRef idx="2">
                            <a:schemeClr val="accent1"/>
                          </a:lnRef>
                          <a:fillRef idx="1">
                            <a:schemeClr val="lt1"/>
                          </a:fillRef>
                          <a:effectRef idx="0">
                            <a:schemeClr val="accent1"/>
                          </a:effectRef>
                          <a:fontRef idx="minor">
                            <a:schemeClr val="dk1"/>
                          </a:fontRef>
                        </wps:style>
                        <wps:txbx>
                          <w:txbxContent>
                            <w:p w:rsidR="00905B1A" w:rsidRDefault="00905B1A" w:rsidP="00283DE7">
                              <w:pPr>
                                <w:pStyle w:val="NormalWeb"/>
                                <w:spacing w:before="120" w:beforeAutospacing="0" w:after="0" w:afterAutospacing="0"/>
                                <w:jc w:val="center"/>
                              </w:pPr>
                              <w:r>
                                <w:t>Aplicación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4 Rectángulo"/>
                        <wps:cNvSpPr/>
                        <wps:spPr>
                          <a:xfrm>
                            <a:off x="4286991" y="486902"/>
                            <a:ext cx="1021080" cy="546100"/>
                          </a:xfrm>
                          <a:prstGeom prst="rect">
                            <a:avLst/>
                          </a:prstGeom>
                        </wps:spPr>
                        <wps:style>
                          <a:lnRef idx="2">
                            <a:schemeClr val="accent1"/>
                          </a:lnRef>
                          <a:fillRef idx="1">
                            <a:schemeClr val="lt1"/>
                          </a:fillRef>
                          <a:effectRef idx="0">
                            <a:schemeClr val="accent1"/>
                          </a:effectRef>
                          <a:fontRef idx="minor">
                            <a:schemeClr val="dk1"/>
                          </a:fontRef>
                        </wps:style>
                        <wps:txbx>
                          <w:txbxContent>
                            <w:p w:rsidR="00905B1A" w:rsidRDefault="00905B1A" w:rsidP="00283DE7">
                              <w:pPr>
                                <w:pStyle w:val="NormalWeb"/>
                                <w:spacing w:before="0" w:beforeAutospacing="0" w:after="0" w:afterAutospacing="0" w:line="240" w:lineRule="auto"/>
                                <w:jc w:val="center"/>
                              </w:pPr>
                              <w:r>
                                <w:t>Aplicación 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6 Cuadro de texto"/>
                        <wps:cNvSpPr txBox="1"/>
                        <wps:spPr>
                          <a:xfrm>
                            <a:off x="285008" y="1211297"/>
                            <a:ext cx="4987438" cy="35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05B1A" w:rsidRDefault="00905B1A" w:rsidP="00F74E94">
                              <w:pPr>
                                <w:jc w:val="center"/>
                              </w:pPr>
                              <w:r>
                                <w:t>Middleware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4 Rectángulo"/>
                        <wps:cNvSpPr/>
                        <wps:spPr>
                          <a:xfrm>
                            <a:off x="285206" y="1640678"/>
                            <a:ext cx="1021080" cy="841277"/>
                          </a:xfrm>
                          <a:prstGeom prst="rect">
                            <a:avLst/>
                          </a:prstGeom>
                        </wps:spPr>
                        <wps:style>
                          <a:lnRef idx="2">
                            <a:schemeClr val="accent1"/>
                          </a:lnRef>
                          <a:fillRef idx="1">
                            <a:schemeClr val="lt1"/>
                          </a:fillRef>
                          <a:effectRef idx="0">
                            <a:schemeClr val="accent1"/>
                          </a:effectRef>
                          <a:fontRef idx="minor">
                            <a:schemeClr val="dk1"/>
                          </a:fontRef>
                        </wps:style>
                        <wps:txbx>
                          <w:txbxContent>
                            <w:p w:rsidR="00905B1A" w:rsidRDefault="00905B1A" w:rsidP="00F74E94">
                              <w:pPr>
                                <w:pStyle w:val="NormalWeb"/>
                                <w:spacing w:before="0" w:beforeAutospacing="0" w:after="0" w:afterAutospacing="0" w:line="240" w:lineRule="auto"/>
                                <w:jc w:val="center"/>
                              </w:pPr>
                              <w:r>
                                <w:t>Sistema Operativo Local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4 Rectángulo"/>
                        <wps:cNvSpPr/>
                        <wps:spPr>
                          <a:xfrm>
                            <a:off x="1698172" y="1654961"/>
                            <a:ext cx="938151" cy="840740"/>
                          </a:xfrm>
                          <a:prstGeom prst="rect">
                            <a:avLst/>
                          </a:prstGeom>
                        </wps:spPr>
                        <wps:style>
                          <a:lnRef idx="2">
                            <a:schemeClr val="accent1"/>
                          </a:lnRef>
                          <a:fillRef idx="1">
                            <a:schemeClr val="lt1"/>
                          </a:fillRef>
                          <a:effectRef idx="0">
                            <a:schemeClr val="accent1"/>
                          </a:effectRef>
                          <a:fontRef idx="minor">
                            <a:schemeClr val="dk1"/>
                          </a:fontRef>
                        </wps:style>
                        <wps:txbx>
                          <w:txbxContent>
                            <w:p w:rsidR="00905B1A" w:rsidRDefault="00905B1A" w:rsidP="00F74E94">
                              <w:pPr>
                                <w:pStyle w:val="NormalWeb"/>
                                <w:spacing w:before="0" w:beforeAutospacing="0" w:after="0" w:afterAutospacing="0" w:line="240" w:lineRule="auto"/>
                                <w:jc w:val="center"/>
                              </w:pPr>
                              <w:r>
                                <w:t>Sistema Operativo Local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4 Rectángulo"/>
                        <wps:cNvSpPr/>
                        <wps:spPr>
                          <a:xfrm>
                            <a:off x="3028551" y="1652556"/>
                            <a:ext cx="925931" cy="840740"/>
                          </a:xfrm>
                          <a:prstGeom prst="rect">
                            <a:avLst/>
                          </a:prstGeom>
                        </wps:spPr>
                        <wps:style>
                          <a:lnRef idx="2">
                            <a:schemeClr val="accent1"/>
                          </a:lnRef>
                          <a:fillRef idx="1">
                            <a:schemeClr val="lt1"/>
                          </a:fillRef>
                          <a:effectRef idx="0">
                            <a:schemeClr val="accent1"/>
                          </a:effectRef>
                          <a:fontRef idx="minor">
                            <a:schemeClr val="dk1"/>
                          </a:fontRef>
                        </wps:style>
                        <wps:txbx>
                          <w:txbxContent>
                            <w:p w:rsidR="00905B1A" w:rsidRDefault="00905B1A" w:rsidP="00F74E94">
                              <w:pPr>
                                <w:pStyle w:val="NormalWeb"/>
                                <w:spacing w:before="0" w:beforeAutospacing="0" w:after="0" w:afterAutospacing="0" w:line="240" w:lineRule="auto"/>
                                <w:jc w:val="center"/>
                              </w:pPr>
                              <w:r>
                                <w:t>Sistema Operativo Local 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4 Rectángulo"/>
                        <wps:cNvSpPr/>
                        <wps:spPr>
                          <a:xfrm>
                            <a:off x="4346426" y="1666336"/>
                            <a:ext cx="937895" cy="840740"/>
                          </a:xfrm>
                          <a:prstGeom prst="rect">
                            <a:avLst/>
                          </a:prstGeom>
                        </wps:spPr>
                        <wps:style>
                          <a:lnRef idx="2">
                            <a:schemeClr val="accent1"/>
                          </a:lnRef>
                          <a:fillRef idx="1">
                            <a:schemeClr val="lt1"/>
                          </a:fillRef>
                          <a:effectRef idx="0">
                            <a:schemeClr val="accent1"/>
                          </a:effectRef>
                          <a:fontRef idx="minor">
                            <a:schemeClr val="dk1"/>
                          </a:fontRef>
                        </wps:style>
                        <wps:txbx>
                          <w:txbxContent>
                            <w:p w:rsidR="00905B1A" w:rsidRDefault="00905B1A" w:rsidP="00F74E94">
                              <w:pPr>
                                <w:pStyle w:val="NormalWeb"/>
                                <w:spacing w:before="0" w:beforeAutospacing="0" w:after="0" w:afterAutospacing="0" w:line="240" w:lineRule="auto"/>
                                <w:jc w:val="center"/>
                              </w:pPr>
                              <w:r>
                                <w:t>Sistema Operativo Local 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8 Conector angular"/>
                        <wps:cNvCnPr>
                          <a:stCxn id="64" idx="2"/>
                          <a:endCxn id="3" idx="2"/>
                        </wps:cNvCnPr>
                        <wps:spPr>
                          <a:xfrm rot="5400000">
                            <a:off x="2796639" y="623469"/>
                            <a:ext cx="12700" cy="4001983"/>
                          </a:xfrm>
                          <a:prstGeom prst="bentConnector3">
                            <a:avLst>
                              <a:gd name="adj1" fmla="val 4605197"/>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9" name="9 Conector angular"/>
                        <wps:cNvCnPr>
                          <a:stCxn id="3" idx="2"/>
                        </wps:cNvCnPr>
                        <wps:spPr>
                          <a:xfrm rot="5400000">
                            <a:off x="249564" y="2660103"/>
                            <a:ext cx="581727" cy="510441"/>
                          </a:xfrm>
                          <a:prstGeom prst="bentConnector3">
                            <a:avLst>
                              <a:gd name="adj1" fmla="val 101035"/>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9 Conector angular"/>
                        <wps:cNvCnPr>
                          <a:stCxn id="3" idx="2"/>
                        </wps:cNvCnPr>
                        <wps:spPr>
                          <a:xfrm rot="16200000" flipH="1">
                            <a:off x="724477" y="2695630"/>
                            <a:ext cx="581727" cy="439386"/>
                          </a:xfrm>
                          <a:prstGeom prst="bentConnector3">
                            <a:avLst>
                              <a:gd name="adj1" fmla="val 98994"/>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9 Conector angular"/>
                        <wps:cNvCnPr>
                          <a:stCxn id="53" idx="2"/>
                        </wps:cNvCnPr>
                        <wps:spPr>
                          <a:xfrm rot="5400000">
                            <a:off x="1641908" y="2692599"/>
                            <a:ext cx="581604" cy="445325"/>
                          </a:xfrm>
                          <a:prstGeom prst="bentConnector3">
                            <a:avLst>
                              <a:gd name="adj1" fmla="val 101046"/>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9 Conector angular"/>
                        <wps:cNvCnPr>
                          <a:stCxn id="53" idx="2"/>
                        </wps:cNvCnPr>
                        <wps:spPr>
                          <a:xfrm rot="16200000" flipH="1">
                            <a:off x="2066343" y="2713488"/>
                            <a:ext cx="575880" cy="397822"/>
                          </a:xfrm>
                          <a:prstGeom prst="bentConnector3">
                            <a:avLst>
                              <a:gd name="adj1" fmla="val 99491"/>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9 Conector angular"/>
                        <wps:cNvCnPr>
                          <a:stCxn id="63" idx="2"/>
                        </wps:cNvCnPr>
                        <wps:spPr>
                          <a:xfrm rot="5400000">
                            <a:off x="2966259" y="2686764"/>
                            <a:ext cx="581453" cy="456842"/>
                          </a:xfrm>
                          <a:prstGeom prst="bentConnector3">
                            <a:avLst>
                              <a:gd name="adj1" fmla="val 99017"/>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9 Conector angular"/>
                        <wps:cNvCnPr>
                          <a:stCxn id="63" idx="2"/>
                        </wps:cNvCnPr>
                        <wps:spPr>
                          <a:xfrm rot="16200000" flipH="1">
                            <a:off x="3393530" y="2716335"/>
                            <a:ext cx="581580" cy="397828"/>
                          </a:xfrm>
                          <a:prstGeom prst="bentConnector3">
                            <a:avLst>
                              <a:gd name="adj1" fmla="val 96964"/>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9 Conector angular"/>
                        <wps:cNvCnPr>
                          <a:stCxn id="64" idx="2"/>
                        </wps:cNvCnPr>
                        <wps:spPr>
                          <a:xfrm rot="5400000">
                            <a:off x="4284165" y="2686721"/>
                            <a:ext cx="575727" cy="451204"/>
                          </a:xfrm>
                          <a:prstGeom prst="bentConnector3">
                            <a:avLst>
                              <a:gd name="adj1" fmla="val 101567"/>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9 Conector angular"/>
                        <wps:cNvCnPr>
                          <a:stCxn id="64" idx="2"/>
                        </wps:cNvCnPr>
                        <wps:spPr>
                          <a:xfrm rot="16200000" flipH="1">
                            <a:off x="4747250" y="2674840"/>
                            <a:ext cx="575577" cy="474816"/>
                          </a:xfrm>
                          <a:prstGeom prst="bentConnector3">
                            <a:avLst>
                              <a:gd name="adj1" fmla="val 101581"/>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12 Cuadro de texto"/>
                        <wps:cNvSpPr txBox="1"/>
                        <wps:spPr>
                          <a:xfrm>
                            <a:off x="4690734" y="3241268"/>
                            <a:ext cx="617517" cy="3804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5B1A" w:rsidRDefault="00905B1A" w:rsidP="000209F1">
                              <w:pPr>
                                <w:spacing w:before="0" w:after="0" w:line="240" w:lineRule="auto"/>
                              </w:pPr>
                              <w: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2" o:spid="_x0000_s1026" editas="canvas" style="width:6in;height:299.2pt;mso-position-horizontal-relative:char;mso-position-vertical-relative:line" coordsize="54864,37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7998;visibility:visible;mso-wrap-style:square">
                  <v:fill o:detectmouseclick="t"/>
                  <v:path o:connecttype="none"/>
                </v:shape>
                <v:rect id="3 Rectángulo" o:spid="_x0000_s1028" style="position:absolute;left:2137;top:2968;width:11638;height:2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VLi8IA&#10;AADaAAAADwAAAGRycy9kb3ducmV2LnhtbESPQYvCMBSE74L/ITxhb5ruLoh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1UuLwgAAANoAAAAPAAAAAAAAAAAAAAAAAJgCAABkcnMvZG93&#10;bnJldi54bWxQSwUGAAAAAAQABAD1AAAAhwMAAAAA&#10;" fillcolor="white [3201]" strokecolor="black [3200]" strokeweight="2pt"/>
                <v:rect id="3 Rectángulo" o:spid="_x0000_s1029" style="position:absolute;left:16031;top:2968;width:11044;height:2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kZyMQA&#10;AADbAAAADwAAAGRycy9kb3ducmV2LnhtbESPT2vCQBTE70K/w/IKvenGlga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pGcjEAAAA2wAAAA8AAAAAAAAAAAAAAAAAmAIAAGRycy9k&#10;b3ducmV2LnhtbFBLBQYAAAAABAAEAPUAAACJAwAAAAA=&#10;" fillcolor="white [3201]" strokecolor="black [3200]" strokeweight="2pt">
                  <v:textbox>
                    <w:txbxContent>
                      <w:p w:rsidR="00905B1A" w:rsidRDefault="00905B1A" w:rsidP="00C817C2"/>
                    </w:txbxContent>
                  </v:textbox>
                </v:rect>
                <v:rect id="3 Rectángulo" o:spid="_x0000_s1030" style="position:absolute;left:29450;top:2987;width:10807;height:2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XTdcQA&#10;AADbAAAADwAAAGRycy9kb3ducmV2LnhtbESPQWvCQBSE74X+h+UVvNWNFUKbugkSKIo9Ge2ht0f2&#10;mQSzb0N2jYm/3i0IPQ4z8w2zykbTioF611hWsJhHIIhLqxuuFBwPX6/vIJxH1thaJgUTOcjS56cV&#10;JtpeeU9D4SsRIOwSVFB73yVSurImg25uO+LgnWxv0AfZV1L3eA1w08q3KIqlwYbDQo0d5TWV5+Ji&#10;FHxP0g/Hn/jjNuTNpIvffLOjXKnZy7j+BOFp9P/hR3urFcRL+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F03XEAAAA2wAAAA8AAAAAAAAAAAAAAAAAmAIAAGRycy9k&#10;b3ducmV2LnhtbFBLBQYAAAAABAAEAPUAAACJAwAAAAA=&#10;" fillcolor="white [3201]" strokecolor="black [3200]" strokeweight="2pt">
                  <v:textbox>
                    <w:txbxContent>
                      <w:p w:rsidR="00905B1A" w:rsidRDefault="00905B1A" w:rsidP="00C817C2"/>
                    </w:txbxContent>
                  </v:textbox>
                </v:rect>
                <v:rect id="3 Rectángulo" o:spid="_x0000_s1031" style="position:absolute;left:42157;top:2987;width:11638;height:2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xLAcQA&#10;AADbAAAADwAAAGRycy9kb3ducmV2LnhtbESPQWvCQBSE74X+h+UVvNWNRUKbugkSKIo9Ge2ht0f2&#10;mQSzb0N2jYm/3i0IPQ4z8w2zykbTioF611hWsJhHIIhLqxuuFBwPX6/vIJxH1thaJgUTOcjS56cV&#10;JtpeeU9D4SsRIOwSVFB73yVSurImg25uO+LgnWxv0AfZV1L3eA1w08q3KIqlwYbDQo0d5TWV5+Ji&#10;FHxP0g/Hn/jjNuTNpIvffLOjXKnZy7j+BOFp9P/hR3urFcRL+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sSwHEAAAA2wAAAA8AAAAAAAAAAAAAAAAAmAIAAGRycy9k&#10;b3ducmV2LnhtbFBLBQYAAAAABAAEAPUAAACJAwAAAAA=&#10;" fillcolor="white [3201]" strokecolor="black [3200]" strokeweight="2pt">
                  <v:textbox>
                    <w:txbxContent>
                      <w:p w:rsidR="00905B1A" w:rsidRDefault="00905B1A" w:rsidP="00C817C2"/>
                    </w:txbxContent>
                  </v:textbox>
                </v:rect>
                <v:rect id="4 Rectángulo" o:spid="_x0000_s1032" style="position:absolute;left:2850;top:4869;width:10212;height:5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9t+sIA&#10;AADaAAAADwAAAGRycy9kb3ducmV2LnhtbESP3YrCMBSE7wXfIRxh7zRVFnGrsZSFhYVFwZ+9PzTH&#10;trQ5KU3U6NMbQfBymJlvmFUWTCsu1LvasoLpJAFBXFhdc6ngePgZL0A4j6yxtUwKbuQgWw8HK0y1&#10;vfKOLntfighhl6KCyvsuldIVFRl0E9sRR+9ke4M+yr6UusdrhJtWzpJkLg3WHBcq7Oi7oqLZn42C&#10;fBbO92Jzmx+/5H36979tjAmNUh+jkC9BeAr+HX61f7WCT3heiT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j236wgAAANoAAAAPAAAAAAAAAAAAAAAAAJgCAABkcnMvZG93&#10;bnJldi54bWxQSwUGAAAAAAQABAD1AAAAhwMAAAAA&#10;" fillcolor="white [3201]" strokecolor="#4f81bd [3204]" strokeweight="2pt">
                  <v:textbox>
                    <w:txbxContent>
                      <w:p w:rsidR="00905B1A" w:rsidRDefault="00905B1A" w:rsidP="00283DE7">
                        <w:pPr>
                          <w:spacing w:before="0" w:after="0" w:line="240" w:lineRule="auto"/>
                          <w:jc w:val="center"/>
                        </w:pPr>
                        <w:r>
                          <w:t>Aplicación A</w:t>
                        </w:r>
                      </w:p>
                    </w:txbxContent>
                  </v:textbox>
                </v:rect>
                <v:rect id="4 Rectángulo" o:spid="_x0000_s1033" style="position:absolute;left:17100;top:4889;width:21138;height:5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PkYMQA&#10;AADbAAAADwAAAGRycy9kb3ducmV2LnhtbESPwWrDMBBE74X8g9hAb40cQ03rRgmhUCiUBJq498Xa&#10;2sbWylhyIvvro0Chx2Fm3jCbXTCduNDgGssK1qsEBHFpdcOVguL88fQCwnlkjZ1lUjCRg9128bDB&#10;XNsrf9Pl5CsRIexyVFB73+dSurImg25le+Lo/drBoI9yqKQe8BrhppNpkmTSYMNxocae3msq29No&#10;FOzTMM7lYcqKVzmvv36OrTGhVepxGfZvIDwF/x/+a39qBdk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j5GDEAAAA2wAAAA8AAAAAAAAAAAAAAAAAmAIAAGRycy9k&#10;b3ducmV2LnhtbFBLBQYAAAAABAAEAPUAAACJAwAAAAA=&#10;" fillcolor="white [3201]" strokecolor="#4f81bd [3204]" strokeweight="2pt">
                  <v:textbox>
                    <w:txbxContent>
                      <w:p w:rsidR="00905B1A" w:rsidRDefault="00905B1A" w:rsidP="00283DE7">
                        <w:pPr>
                          <w:pStyle w:val="NormalWeb"/>
                          <w:spacing w:before="120" w:beforeAutospacing="0" w:after="0" w:afterAutospacing="0"/>
                          <w:jc w:val="center"/>
                        </w:pPr>
                        <w:r>
                          <w:t>Aplicación B</w:t>
                        </w:r>
                      </w:p>
                    </w:txbxContent>
                  </v:textbox>
                </v:rect>
                <v:rect id="4 Rectángulo" o:spid="_x0000_s1034" style="position:absolute;left:42869;top:4869;width:10211;height:5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F6F8MA&#10;AADbAAAADwAAAGRycy9kb3ducmV2LnhtbESPQWvCQBSE7wX/w/KE3uomHkKbuooIgiAKTe39kX0m&#10;Idm3IbvRNb++KxR6HGbmG2a1CaYTNxpcY1lBukhAEJdWN1wpuHzv395BOI+ssbNMCh7kYLOevaww&#10;1/bOX3QrfCUihF2OCmrv+1xKV9Zk0C1sTxy9qx0M+iiHSuoB7xFuOrlMkkwabDgu1NjTrqayLUaj&#10;YLsM41SeHtnlQ07p8efcGhNapV7nYfsJwlPw/+G/9kEryDJ4fo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F6F8MAAADbAAAADwAAAAAAAAAAAAAAAACYAgAAZHJzL2Rv&#10;d25yZXYueG1sUEsFBgAAAAAEAAQA9QAAAIgDAAAAAA==&#10;" fillcolor="white [3201]" strokecolor="#4f81bd [3204]" strokeweight="2pt">
                  <v:textbox>
                    <w:txbxContent>
                      <w:p w:rsidR="00905B1A" w:rsidRDefault="00905B1A" w:rsidP="00283DE7">
                        <w:pPr>
                          <w:pStyle w:val="NormalWeb"/>
                          <w:spacing w:before="0" w:beforeAutospacing="0" w:after="0" w:afterAutospacing="0" w:line="240" w:lineRule="auto"/>
                          <w:jc w:val="center"/>
                        </w:pPr>
                        <w:r>
                          <w:t>Aplicación C</w:t>
                        </w:r>
                      </w:p>
                    </w:txbxContent>
                  </v:textbox>
                </v:rect>
                <v:shapetype id="_x0000_t202" coordsize="21600,21600" o:spt="202" path="m,l,21600r21600,l21600,xe">
                  <v:stroke joinstyle="miter"/>
                  <v:path gradientshapeok="t" o:connecttype="rect"/>
                </v:shapetype>
                <v:shape id="6 Cuadro de texto" o:spid="_x0000_s1035" type="#_x0000_t202" style="position:absolute;left:2850;top:12112;width:49874;height:3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905B1A" w:rsidRDefault="00905B1A" w:rsidP="00F74E94">
                        <w:pPr>
                          <w:jc w:val="center"/>
                        </w:pPr>
                        <w:r>
                          <w:t>Middleware</w:t>
                        </w:r>
                      </w:p>
                    </w:txbxContent>
                  </v:textbox>
                </v:shape>
                <v:rect id="4 Rectángulo" o:spid="_x0000_s1036" style="position:absolute;left:2852;top:16406;width:10210;height:8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3fjMIA&#10;AADbAAAADwAAAGRycy9kb3ducmV2LnhtbESPQYvCMBSE74L/ITzBm6Z6qG7XKLKwsLAoqN37o3nb&#10;ljYvpYka/fVGEDwOM/MNs9oE04oL9a62rGA2TUAQF1bXXCrIT9+TJQjnkTW2lknBjRxs1sPBCjNt&#10;r3ygy9GXIkLYZaig8r7LpHRFRQbd1HbE0fu3vUEfZV9K3eM1wk0r50mSSoM1x4UKO/qqqGiOZ6Ng&#10;Ow/ne7G7pfmHvM9+//aNMaFRajwK208QnoJ/h1/tH60gXcDzS/w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d+MwgAAANsAAAAPAAAAAAAAAAAAAAAAAJgCAABkcnMvZG93&#10;bnJldi54bWxQSwUGAAAAAAQABAD1AAAAhwMAAAAA&#10;" fillcolor="white [3201]" strokecolor="#4f81bd [3204]" strokeweight="2pt">
                  <v:textbox>
                    <w:txbxContent>
                      <w:p w:rsidR="00905B1A" w:rsidRDefault="00905B1A" w:rsidP="00F74E94">
                        <w:pPr>
                          <w:pStyle w:val="NormalWeb"/>
                          <w:spacing w:before="0" w:beforeAutospacing="0" w:after="0" w:afterAutospacing="0" w:line="240" w:lineRule="auto"/>
                          <w:jc w:val="center"/>
                        </w:pPr>
                        <w:r>
                          <w:t>Sistema Operativo Local 1</w:t>
                        </w:r>
                      </w:p>
                    </w:txbxContent>
                  </v:textbox>
                </v:rect>
                <v:rect id="4 Rectángulo" o:spid="_x0000_s1037" style="position:absolute;left:16981;top:16549;width:9382;height:8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JL/r4A&#10;AADbAAAADwAAAGRycy9kb3ducmV2LnhtbERPTYvCMBC9C/6HMII3TfVQ3GoUEQRBFHTrfWjGtrSZ&#10;lCZq9Nebw8IeH+97tQmmFU/qXW1ZwWyagCAurK65VJD/7icLEM4ja2wtk4I3Odish4MVZtq++ELP&#10;qy9FDGGXoYLK+y6T0hUVGXRT2xFH7m57gz7CvpS6x1cMN62cJ0kqDdYcGyrsaFdR0VwfRsF2Hh6f&#10;4vRO8x/5mR1v58aY0Cg1HoXtEoSn4P/Ff+6DVpDGsfFL/AFy/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iS/6+AAAA2wAAAA8AAAAAAAAAAAAAAAAAmAIAAGRycy9kb3ducmV2&#10;LnhtbFBLBQYAAAAABAAEAPUAAACDAwAAAAA=&#10;" fillcolor="white [3201]" strokecolor="#4f81bd [3204]" strokeweight="2pt">
                  <v:textbox>
                    <w:txbxContent>
                      <w:p w:rsidR="00905B1A" w:rsidRDefault="00905B1A" w:rsidP="00F74E94">
                        <w:pPr>
                          <w:pStyle w:val="NormalWeb"/>
                          <w:spacing w:before="0" w:beforeAutospacing="0" w:after="0" w:afterAutospacing="0" w:line="240" w:lineRule="auto"/>
                          <w:jc w:val="center"/>
                        </w:pPr>
                        <w:r>
                          <w:t>Sistema Operativo Local 2</w:t>
                        </w:r>
                      </w:p>
                    </w:txbxContent>
                  </v:textbox>
                </v:rect>
                <v:rect id="4 Rectángulo" o:spid="_x0000_s1038" style="position:absolute;left:30285;top:16525;width:9259;height:84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7uZcMA&#10;AADbAAAADwAAAGRycy9kb3ducmV2LnhtbESPwWrDMBBE74X+g9hCb43sHEziRjGmUCiUFuok98Xa&#10;2sbWylhyovjrq0Igx2Fm3jC7IphBnGlynWUF6SoBQVxb3XGj4Hh4f9mAcB5Z42CZFFzJQbF/fNhh&#10;ru2Ff+hc+UZECLscFbTej7mUrm7JoFvZkTh6v3Yy6KOcGqknvES4GeQ6STJpsOO40OJIby3VfTUb&#10;BeU6zEv9dc2OW7mkn6fv3pjQK/X8FMpXEJ6Cv4dv7Q+tINvC/5f4A+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7uZcMAAADbAAAADwAAAAAAAAAAAAAAAACYAgAAZHJzL2Rv&#10;d25yZXYueG1sUEsFBgAAAAAEAAQA9QAAAIgDAAAAAA==&#10;" fillcolor="white [3201]" strokecolor="#4f81bd [3204]" strokeweight="2pt">
                  <v:textbox>
                    <w:txbxContent>
                      <w:p w:rsidR="00905B1A" w:rsidRDefault="00905B1A" w:rsidP="00F74E94">
                        <w:pPr>
                          <w:pStyle w:val="NormalWeb"/>
                          <w:spacing w:before="0" w:beforeAutospacing="0" w:after="0" w:afterAutospacing="0" w:line="240" w:lineRule="auto"/>
                          <w:jc w:val="center"/>
                        </w:pPr>
                        <w:r>
                          <w:t>Sistema Operativo Local 3</w:t>
                        </w:r>
                      </w:p>
                    </w:txbxContent>
                  </v:textbox>
                </v:rect>
                <v:rect id="4 Rectángulo" o:spid="_x0000_s1039" style="position:absolute;left:43464;top:16663;width:9379;height:84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3RJb8A&#10;AADbAAAADwAAAGRycy9kb3ducmV2LnhtbERPy4rCMBTdC/5DuAPuNNWFo7WpiCAI4oCv/aW505Y2&#10;N6WJGv16sxiY5eG8s3UwrXhQ72rLCqaTBARxYXXNpYLrZTdegHAeWWNrmRS8yME6Hw4yTLV98oke&#10;Z1+KGMIuRQWV910qpSsqMugmtiOO3K/tDfoI+1LqHp8x3LRyliRzabDm2FBhR9uKiuZ8Nwo2s3B/&#10;F8fX/LqU7+nh9tMYExqlRl9hswLhKfh/8Z97rxV8x/XxS/wBM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TdElvwAAANsAAAAPAAAAAAAAAAAAAAAAAJgCAABkcnMvZG93bnJl&#10;di54bWxQSwUGAAAAAAQABAD1AAAAhAMAAAAA&#10;" fillcolor="white [3201]" strokecolor="#4f81bd [3204]" strokeweight="2pt">
                  <v:textbox>
                    <w:txbxContent>
                      <w:p w:rsidR="00905B1A" w:rsidRDefault="00905B1A" w:rsidP="00F74E94">
                        <w:pPr>
                          <w:pStyle w:val="NormalWeb"/>
                          <w:spacing w:before="0" w:beforeAutospacing="0" w:after="0" w:afterAutospacing="0" w:line="240" w:lineRule="auto"/>
                          <w:jc w:val="center"/>
                        </w:pPr>
                        <w:r>
                          <w:t>Sistema Operativo Local 4</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8 Conector angular" o:spid="_x0000_s1040" type="#_x0000_t34" style="position:absolute;left:27965;top:6235;width:127;height:400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mL2cAAAADaAAAADwAAAGRycy9kb3ducmV2LnhtbERPz2vCMBS+C/4P4Qm7aTrHhnSmZTgK&#10;nlZWRa9vzbMpNi9dE2333y+HwY4f3+9tPtlO3GnwrWMFj6sEBHHtdMuNguOhWG5A+ICssXNMCn7I&#10;Q57NZ1tMtRv5k+5VaEQMYZ+iAhNCn0rpa0MW/cr1xJG7uMFiiHBopB5wjOG2k+skeZEWW44NBnva&#10;Gaqv1c0q+C4/+sPX8/u5M+Xu5NfhyRR0VuphMb29ggg0hX/xn3uvFcSt8Uq8ATL7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oJi9nAAAAA2gAAAA8AAAAAAAAAAAAAAAAA&#10;oQIAAGRycy9kb3ducmV2LnhtbFBLBQYAAAAABAAEAPkAAACOAwAAAAA=&#10;" adj="994723" strokecolor="black [3213]">
                  <v:stroke dashstyle="dash"/>
                </v:shape>
                <v:shape id="9 Conector angular" o:spid="_x0000_s1041" type="#_x0000_t34" style="position:absolute;left:2495;top:26601;width:5817;height:510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gNMMAAADaAAAADwAAAGRycy9kb3ducmV2LnhtbESPQWvCQBSE70L/w/KEXkQ3VpAa3YQS&#10;sBRvTXvo8bn7TILZtzG71eTfd4WCx2FmvmF2+WBbcaXeN44VLBcJCGLtTMOVgu+v/fwVhA/IBlvH&#10;pGAkD3n2NNlhatyNP+lahkpECPsUFdQhdKmUXtdk0S9cRxy9k+sthij7SpoebxFuW/mSJGtpseG4&#10;UGNHRU36XP5aBfuj7o6z4jC+/6z0xRSjTsqDVup5OrxtQQQawiP83/4wCjZwvxJv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6wIDTDAAAA2gAAAA8AAAAAAAAAAAAA&#10;AAAAoQIAAGRycy9kb3ducmV2LnhtbFBLBQYAAAAABAAEAPkAAACRAwAAAAA=&#10;" adj="21824" strokecolor="black [3213]" strokeweight="1.5pt"/>
                <v:shape id="9 Conector angular" o:spid="_x0000_s1042" type="#_x0000_t34" style="position:absolute;left:7244;top:26956;width:5817;height:439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x0RMQAAADbAAAADwAAAGRycy9kb3ducmV2LnhtbESPQWsCMRSE7wX/Q3hCbzWroC1boywt&#10;gi0I1Vbs8bF57i5uXmKSuuu/N4VCj8PMfMPMl71pxYV8aCwrGI8yEMSl1Q1XCr4+Vw9PIEJE1tha&#10;JgVXCrBcDO7mmGvb8ZYuu1iJBOGQo4I6RpdLGcqaDIaRdcTJO1pvMCbpK6k9dgluWjnJspk02HBa&#10;qNHRS03lafdjFHy7gl7Dh+e3qev2k03F5/fioNT9sC+eQUTq43/4r73WCh7H8Psl/QC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LHRExAAAANsAAAAPAAAAAAAAAAAA&#10;AAAAAKECAABkcnMvZG93bnJldi54bWxQSwUGAAAAAAQABAD5AAAAkgMAAAAA&#10;" adj="21383" strokecolor="black [3213]" strokeweight="2.25pt"/>
                <v:shape id="9 Conector angular" o:spid="_x0000_s1043" type="#_x0000_t34" style="position:absolute;left:16419;top:26925;width:5816;height:44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GcMIAAADbAAAADwAAAGRycy9kb3ducmV2LnhtbESPT4vCMBTE78J+h/AWvIimVnC1a5Sy&#10;UPDoPxaPz+bZlm1eSpO19dsbQfA4zMxvmNWmN7W4UesqywqmkwgEcW51xYWC0zEbL0A4j6yxtkwK&#10;7uRgs/4YrDDRtuM93Q6+EAHCLkEFpfdNIqXLSzLoJrYhDt7VtgZ9kG0hdYtdgJtaxlE0lwYrDgsl&#10;NvRTUv53+DcKLqMs3aXxr8Rj302783w5y5xXavjZp98gPPX+HX61t1rBVwz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6GcMIAAADbAAAADwAAAAAAAAAAAAAA&#10;AAChAgAAZHJzL2Rvd25yZXYueG1sUEsFBgAAAAAEAAQA+QAAAJADAAAAAA==&#10;" adj="21826" strokecolor="black [3213]" strokeweight="1.5pt"/>
                <v:shape id="9 Conector angular" o:spid="_x0000_s1044" type="#_x0000_t34" style="position:absolute;left:20662;top:27135;width:5759;height:39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If4MQAAADbAAAADwAAAGRycy9kb3ducmV2LnhtbESPQWvCQBSE70L/w/IK3nTTiFZSVymK&#10;6MGLWj0/s69JNPs2ZNcY/fWuUOhxmJlvmMmsNaVoqHaFZQUf/QgEcWp1wZmCn/2yNwbhPLLG0jIp&#10;uJOD2fStM8FE2xtvqdn5TAQIuwQV5N5XiZQuzcmg69uKOHi/tjbog6wzqWu8BbgpZRxFI2mw4LCQ&#10;Y0XznNLL7moUbPay2QwX5aCIT4fHcKXjx5mOSnXf2+8vEJ5a/x/+a6+1gs8BvL6EHyC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sh/gxAAAANsAAAAPAAAAAAAAAAAA&#10;AAAAAKECAABkcnMvZG93bnJldi54bWxQSwUGAAAAAAQABAD5AAAAkgMAAAAA&#10;" adj="21490" strokecolor="black [3213]" strokeweight="2.25pt"/>
                <v:shape id="9 Conector angular" o:spid="_x0000_s1045" type="#_x0000_t34" style="position:absolute;left:29662;top:26867;width:5815;height:456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Jk47wAAADbAAAADwAAAGRycy9kb3ducmV2LnhtbESPzQrCMBCE74LvEFbwpqkFf6hGEUH0&#10;6N8DLM3aFptNaWKNb28EweMwM98wq00wteiodZVlBZNxAoI4t7riQsHtuh8tQDiPrLG2TAre5GCz&#10;7vdWmGn74jN1F1+ICGGXoYLS+yaT0uUlGXRj2xBH725bgz7KtpC6xVeEm1qmSTKTBiuOCyU2tCsp&#10;f1yeRkHA9D7VNl0EX3OHpwPfrs1BqeEgbJcgPAX/D//aR61gPoPvl/gD5PoD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0Jk47wAAADbAAAADwAAAAAAAAAAAAAAAAChAgAA&#10;ZHJzL2Rvd25yZXYueG1sUEsFBgAAAAAEAAQA+QAAAIoDAAAAAA==&#10;" adj="21388" strokecolor="black [3213]" strokeweight="1.5pt"/>
                <v:shape id="9 Conector angular" o:spid="_x0000_s1046" type="#_x0000_t34" style="position:absolute;left:33935;top:27163;width:5816;height:39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W6xMMAAADbAAAADwAAAGRycy9kb3ducmV2LnhtbESPzWrDMBCE74W+g9hCb43sFJrWjRLa&#10;QCGnkh8felysjWVirYy1iZ23rwKBHIeZ+YaZL0ffqjP1sQlsIJ9koIirYBuuDZT7n5d3UFGQLbaB&#10;ycCFIiwXjw9zLGwYeEvnndQqQTgWaMCJdIXWsXLkMU5CR5y8Q+g9SpJ9rW2PQ4L7Vk+z7E17bDgt&#10;OOxo5ag67k7ewMeGRL6Hy/rX/5XyiuU2z1fOmOen8esTlNAo9/CtvbYGZjO4fkk/Q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lusTDAAAA2wAAAA8AAAAAAAAAAAAA&#10;AAAAoQIAAGRycy9kb3ducmV2LnhtbFBLBQYAAAAABAAEAPkAAACRAwAAAAA=&#10;" adj="20944" strokecolor="black [3213]" strokeweight="2.25pt"/>
                <v:shape id="9 Conector angular" o:spid="_x0000_s1047" type="#_x0000_t34" style="position:absolute;left:42841;top:26867;width:5757;height:45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rSxcIAAADbAAAADwAAAGRycy9kb3ducmV2LnhtbERPXWvCMBR9F/wP4Qq+aaqsbnZNRYTh&#10;YMhYt7HXS3PXVpubkkTt/v3yIPh4ON/5ZjCduJDzrWUFi3kCgriyuuVawdfny+wJhA/IGjvLpOCP&#10;PGyK8SjHTNsrf9ClDLWIIewzVNCE0GdS+qohg35ue+LI/VpnMEToaqkdXmO46eQySVbSYMuxocGe&#10;dg1Vp/JsFCz7NJxbXnwf07eH9N259fpnf1BqOhm2zyACDeEuvrlftYLHODZ+iT9AF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rSxcIAAADbAAAADwAAAAAAAAAAAAAA&#10;AAChAgAAZHJzL2Rvd25yZXYueG1sUEsFBgAAAAAEAAQA+QAAAJADAAAAAA==&#10;" adj="21938" strokecolor="black [3213]" strokeweight="1.5pt"/>
                <v:shape id="9 Conector angular" o:spid="_x0000_s1048" type="#_x0000_t34" style="position:absolute;left:47472;top:26748;width:5756;height:474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1ldsQAAADbAAAADwAAAGRycy9kb3ducmV2LnhtbESPQU/CQBSE7yb+h80j8QbbqkEpLERB&#10;QG5YvXB76T66jd23tbtA+fcsCYnHycx8k5nMOluLI7W+cqwgHSQgiAunKy4V/Hwv+68gfEDWWDsm&#10;BWfyMJve300w0+7EX3TMQykihH2GCkwITSalLwxZ9APXEEdv71qLIcq2lLrFU4TbWj4myVBarDgu&#10;GGxobqj4zQ9WwYfl+d9otW3krkqf083aLJ7yd6Ueet3bGESgLvyHb+1PreBlBNcv8QfI6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DWV2xAAAANsAAAAPAAAAAAAAAAAA&#10;AAAAAKECAABkcnMvZG93bnJldi54bWxQSwUGAAAAAAQABAD5AAAAkgMAAAAA&#10;" adj="21941" strokecolor="black [3213]" strokeweight="2.25pt"/>
                <v:shape id="12 Cuadro de texto" o:spid="_x0000_s1049" type="#_x0000_t202" style="position:absolute;left:46907;top:32412;width:6175;height:3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18NMMA&#10;AADbAAAADwAAAGRycy9kb3ducmV2LnhtbERPS2vCQBC+C/6HZYRepG5UqiW6ioh90FuTVvE2ZMck&#10;mJ0N2W2S/vtuQfA2H99z1tveVKKlxpWWFUwnEQjizOqScwVf6cvjMwjnkTVWlknBLznYboaDNcba&#10;dvxJbeJzEULYxaig8L6OpXRZQQbdxNbEgbvYxqAPsMmlbrAL4aaSsyhaSIMlh4YCa9oXlF2TH6Pg&#10;PM5PH65//e7mT/P68Namy6NOlXoY9bsVCE+9v4tv7ncd5s/g/5dw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18NMMAAADbAAAADwAAAAAAAAAAAAAAAACYAgAAZHJzL2Rv&#10;d25yZXYueG1sUEsFBgAAAAAEAAQA9QAAAIgDAAAAAA==&#10;" fillcolor="white [3201]" stroked="f" strokeweight=".5pt">
                  <v:textbox>
                    <w:txbxContent>
                      <w:p w:rsidR="00905B1A" w:rsidRDefault="00905B1A" w:rsidP="000209F1">
                        <w:pPr>
                          <w:spacing w:before="0" w:after="0" w:line="240" w:lineRule="auto"/>
                        </w:pPr>
                        <w:r>
                          <w:t>Red</w:t>
                        </w:r>
                      </w:p>
                    </w:txbxContent>
                  </v:textbox>
                </v:shape>
                <w10:anchorlock/>
              </v:group>
            </w:pict>
          </mc:Fallback>
        </mc:AlternateContent>
      </w:r>
    </w:p>
    <w:p w:rsidR="00C817C2" w:rsidRDefault="004D7AA2" w:rsidP="00BD7129">
      <w:pPr>
        <w:pStyle w:val="Epgrafe"/>
        <w:jc w:val="center"/>
      </w:pPr>
      <w:r>
        <w:t xml:space="preserve">Figura </w:t>
      </w:r>
      <w:fldSimple w:instr=" STYLEREF 1 \s ">
        <w:r w:rsidR="00CB6236">
          <w:rPr>
            <w:noProof/>
          </w:rPr>
          <w:t>1</w:t>
        </w:r>
      </w:fldSimple>
      <w:r w:rsidR="000542C8">
        <w:t>.</w:t>
      </w:r>
      <w:fldSimple w:instr=" SEQ Figura \* ARABIC \s 1 ">
        <w:r w:rsidR="00CB6236">
          <w:rPr>
            <w:noProof/>
          </w:rPr>
          <w:t>1</w:t>
        </w:r>
      </w:fldSimple>
      <w:r>
        <w:t xml:space="preserve"> Arquitectura Middleware</w:t>
      </w:r>
    </w:p>
    <w:p w:rsidR="00C817C2" w:rsidRPr="00E14D57" w:rsidRDefault="006B6317" w:rsidP="00BE388D">
      <w:pPr>
        <w:pStyle w:val="Ttulo2"/>
      </w:pPr>
      <w:bookmarkStart w:id="37" w:name="_Toc382263374"/>
      <w:proofErr w:type="spellStart"/>
      <w:r w:rsidRPr="00E14D57">
        <w:t>Servlet</w:t>
      </w:r>
      <w:bookmarkEnd w:id="37"/>
      <w:proofErr w:type="spellEnd"/>
    </w:p>
    <w:p w:rsidR="006B6317" w:rsidRPr="00316DEE" w:rsidRDefault="006B6317" w:rsidP="006B6317">
      <w:r w:rsidRPr="00316DEE">
        <w:t xml:space="preserve">Es la tecnología de </w:t>
      </w:r>
      <w:proofErr w:type="spellStart"/>
      <w:r w:rsidRPr="00316DEE">
        <w:t>Sun</w:t>
      </w:r>
      <w:proofErr w:type="spellEnd"/>
      <w:r w:rsidRPr="00316DEE">
        <w:t xml:space="preserve"> Java, en donde se desarrollan programas que realizan tareas en el servidor, teniendo la función de una capa intermedia entre una solicitud proveniente de un navegador Web u otro cliente HTTP, y las aplicaciones del servidor. </w:t>
      </w:r>
    </w:p>
    <w:p w:rsidR="006B6317" w:rsidRDefault="006B6317" w:rsidP="00082CE0">
      <w:r w:rsidRPr="00316DEE">
        <w:t>Teniendo como función principal otorgar páginas web dinámicas y personalizadas, utilizando el acceso a bases de datos, fluj</w:t>
      </w:r>
      <w:r w:rsidR="000B7036">
        <w:t>os de trabajo y otros recursos.</w:t>
      </w:r>
    </w:p>
    <w:p w:rsidR="00082CE0" w:rsidRPr="00C2181A" w:rsidRDefault="00082CE0" w:rsidP="001C4FFD"/>
    <w:p w:rsidR="001D3C37" w:rsidRPr="00083843" w:rsidRDefault="001D3C37" w:rsidP="00BE388D">
      <w:pPr>
        <w:pStyle w:val="Ttulo2"/>
      </w:pPr>
      <w:bookmarkStart w:id="38" w:name="_Toc371087578"/>
      <w:bookmarkStart w:id="39" w:name="_Toc374567324"/>
      <w:bookmarkStart w:id="40" w:name="_Toc382263375"/>
      <w:r w:rsidRPr="00083843">
        <w:t>Sistemas Operativos</w:t>
      </w:r>
      <w:bookmarkEnd w:id="38"/>
      <w:bookmarkEnd w:id="39"/>
      <w:bookmarkEnd w:id="40"/>
    </w:p>
    <w:p w:rsidR="001D3C37" w:rsidRPr="00C2181A" w:rsidRDefault="001D3C37" w:rsidP="005414AD">
      <w:r w:rsidRPr="00C2181A">
        <w:t>El sistema operativo es el programa que actúa de interfaz entre usuarios y hardware de un sistema informático, ofreciendo un entorno para que se puedan ejecutar otros programas.</w:t>
      </w:r>
    </w:p>
    <w:p w:rsidR="001D3C37" w:rsidRPr="00C2181A" w:rsidRDefault="001D3C37" w:rsidP="005414AD">
      <w:r w:rsidRPr="00C2181A">
        <w:t>Su principal objetivo es facilitar el uso del sistema informático y garantizar que sus recursos se utilizan en forma eficiente. Se puede considerar que todo sistema informático está constituido por cuatro componentes o elementos.</w:t>
      </w:r>
    </w:p>
    <w:p w:rsidR="001D3C37" w:rsidRPr="00C2181A" w:rsidRDefault="001D3C37" w:rsidP="00384EEF">
      <w:pPr>
        <w:numPr>
          <w:ilvl w:val="0"/>
          <w:numId w:val="20"/>
        </w:numPr>
      </w:pPr>
      <w:r w:rsidRPr="00C2181A">
        <w:lastRenderedPageBreak/>
        <w:t>El Hardware (CPU, memoria, discos duros, periféricos, etc.)</w:t>
      </w:r>
    </w:p>
    <w:p w:rsidR="001D3C37" w:rsidRPr="00C2181A" w:rsidRDefault="001D3C37" w:rsidP="00384EEF">
      <w:pPr>
        <w:numPr>
          <w:ilvl w:val="0"/>
          <w:numId w:val="20"/>
        </w:numPr>
      </w:pPr>
      <w:r w:rsidRPr="00C2181A">
        <w:t>El sistema operativo.</w:t>
      </w:r>
    </w:p>
    <w:p w:rsidR="001D3C37" w:rsidRPr="00C2181A" w:rsidRDefault="001D3C37" w:rsidP="00384EEF">
      <w:pPr>
        <w:numPr>
          <w:ilvl w:val="0"/>
          <w:numId w:val="20"/>
        </w:numPr>
      </w:pPr>
      <w:r w:rsidRPr="00C2181A">
        <w:t>Los programas de aplicación (gestores de bases de datos, aplicaciones de gestión, hojas de cálculo, procesadores de textos).</w:t>
      </w:r>
    </w:p>
    <w:p w:rsidR="001D3C37" w:rsidRPr="00C2181A" w:rsidRDefault="001D3C37" w:rsidP="00384EEF">
      <w:pPr>
        <w:numPr>
          <w:ilvl w:val="0"/>
          <w:numId w:val="20"/>
        </w:numPr>
      </w:pPr>
      <w:r w:rsidRPr="00C2181A">
        <w:t>Los Usuarios (personas u otros ordenadores).</w:t>
      </w:r>
    </w:p>
    <w:p w:rsidR="001D3C37" w:rsidRPr="00C2181A" w:rsidRDefault="001D3C37" w:rsidP="005414AD">
      <w:r w:rsidRPr="00C2181A">
        <w:t>Por lo tanto, el sistema operativo actúa como un asignado de los recursos disponibles (tiempo de CPU, memoria, dispositivos de entrada/salida de datos, espacio de almacenamiento en disco…) para facilitar la ejecución de otros programas y ofrecer una serie de servicios a los usuarios mediante el intérprete de comandos y un entorno gráfico.</w:t>
      </w:r>
    </w:p>
    <w:p w:rsidR="001D3C37" w:rsidRPr="00C2181A" w:rsidRDefault="001D3C37" w:rsidP="005414AD">
      <w:r w:rsidRPr="00C2181A">
        <w:t>Los sistemas operativos modernos presentan una arquitectura por niveles, que simplifica su diseño e implementación. Esta es la estructura típica de un sistema operativo, desde las funciones más básicas a las de mayor nivel.</w:t>
      </w:r>
    </w:p>
    <w:p w:rsidR="001D3C37" w:rsidRPr="00C2181A" w:rsidRDefault="001D3C37" w:rsidP="00384EEF">
      <w:pPr>
        <w:numPr>
          <w:ilvl w:val="0"/>
          <w:numId w:val="21"/>
        </w:numPr>
      </w:pPr>
      <w:r w:rsidRPr="00C2181A">
        <w:t>Planificación de la CPU (ejecución de procesos).</w:t>
      </w:r>
    </w:p>
    <w:p w:rsidR="001D3C37" w:rsidRPr="00C2181A" w:rsidRDefault="001D3C37" w:rsidP="00384EEF">
      <w:pPr>
        <w:numPr>
          <w:ilvl w:val="0"/>
          <w:numId w:val="21"/>
        </w:numPr>
      </w:pPr>
      <w:r w:rsidRPr="00C2181A">
        <w:t>Gestión de la memoria principal.</w:t>
      </w:r>
    </w:p>
    <w:p w:rsidR="001D3C37" w:rsidRPr="00C2181A" w:rsidRDefault="001D3C37" w:rsidP="00384EEF">
      <w:pPr>
        <w:numPr>
          <w:ilvl w:val="0"/>
          <w:numId w:val="21"/>
        </w:numPr>
      </w:pPr>
      <w:r w:rsidRPr="00C2181A">
        <w:t>Control de dispositivos entrada/salida.</w:t>
      </w:r>
    </w:p>
    <w:p w:rsidR="001D3C37" w:rsidRPr="00C2181A" w:rsidRDefault="001D3C37" w:rsidP="00384EEF">
      <w:pPr>
        <w:numPr>
          <w:ilvl w:val="0"/>
          <w:numId w:val="21"/>
        </w:numPr>
      </w:pPr>
      <w:r w:rsidRPr="00C2181A">
        <w:t>Gestión del sistema de ficheros.</w:t>
      </w:r>
    </w:p>
    <w:p w:rsidR="001D3C37" w:rsidRPr="00C2181A" w:rsidRDefault="001D3C37" w:rsidP="00384EEF">
      <w:pPr>
        <w:numPr>
          <w:ilvl w:val="0"/>
          <w:numId w:val="21"/>
        </w:numPr>
      </w:pPr>
      <w:r w:rsidRPr="00C2181A">
        <w:t>Interfaz de Usuario (interprete de comandos y entorno gráfico).</w:t>
      </w:r>
    </w:p>
    <w:p w:rsidR="001D3C37" w:rsidRPr="00C2181A" w:rsidRDefault="001D3C37" w:rsidP="005414AD">
      <w:r w:rsidRPr="00C2181A">
        <w:t>Las aplicaciones y programas de usuarios acceden a los recursos de la maquina mediante llamadas a funciones del sistema operativo, definidas en una API (Aplicación Programa Interface, “Interfaz de Programación de Aplicaciones”).</w:t>
      </w:r>
    </w:p>
    <w:p w:rsidR="001D3C37" w:rsidRPr="00C2181A" w:rsidRDefault="001D3C37" w:rsidP="005414AD">
      <w:r w:rsidRPr="00C2181A">
        <w:t>Los primitivos sistemas opera</w:t>
      </w:r>
      <w:r w:rsidR="001C4FFD">
        <w:t>tivos eran “monousuario”</w:t>
      </w:r>
      <w:r w:rsidR="004A097E" w:rsidRPr="00C2181A">
        <w:t xml:space="preserve"> y “</w:t>
      </w:r>
      <w:proofErr w:type="spellStart"/>
      <w:r w:rsidR="004A097E" w:rsidRPr="00C2181A">
        <w:t>monot</w:t>
      </w:r>
      <w:r w:rsidRPr="00C2181A">
        <w:t>a</w:t>
      </w:r>
      <w:r w:rsidR="004A097E" w:rsidRPr="00C2181A">
        <w:t>rea</w:t>
      </w:r>
      <w:proofErr w:type="spellEnd"/>
      <w:r w:rsidRPr="00C2181A">
        <w:t>” (no podían ejecutar varias aplicaciones de forma simultanea).</w:t>
      </w:r>
    </w:p>
    <w:p w:rsidR="001D3C37" w:rsidRPr="007A3A64" w:rsidRDefault="001D3C37" w:rsidP="00BE388D">
      <w:pPr>
        <w:pStyle w:val="Ttulo3"/>
      </w:pPr>
      <w:bookmarkStart w:id="41" w:name="_Toc371087579"/>
      <w:bookmarkStart w:id="42" w:name="_Toc374567325"/>
      <w:bookmarkStart w:id="43" w:name="_Toc382263376"/>
      <w:r w:rsidRPr="007A3A64">
        <w:t>Sistema Operativo Android</w:t>
      </w:r>
      <w:bookmarkEnd w:id="41"/>
      <w:bookmarkEnd w:id="42"/>
      <w:bookmarkEnd w:id="43"/>
    </w:p>
    <w:p w:rsidR="001D3C37" w:rsidRPr="00C2181A" w:rsidRDefault="001D3C37">
      <w:r w:rsidRPr="00C2181A">
        <w:t xml:space="preserve">La telefonía móvil está cambiando la sociedad actual de una forma tan significativa como lo ha hecho Internet. Esta revolución no ha hecho más que empezar, los nuevos terminales ofrecen unas capacidades similares a un ordenador personal, lo que permite que puedan ser utilizados para leer </w:t>
      </w:r>
      <w:r w:rsidRPr="00C2181A">
        <w:lastRenderedPageBreak/>
        <w:t>nuestro correo o navegar por Internet. Pero a diferencia de un ordenador, un teléfono móvil siempre está en el bolsillo del usuario. Esto permite un nuevo abanico de aplicaciones mucho más cercanas al usuario. De hecho, muchos autores coinciden en que el nuevo ordenador personal del siglo veintiuno será un terminal móvil.</w:t>
      </w:r>
    </w:p>
    <w:p w:rsidR="001D3C37" w:rsidRPr="00C2181A" w:rsidRDefault="001D3C37">
      <w:r w:rsidRPr="00C2181A">
        <w:t xml:space="preserve">El lanzamiento de Android como nueva plataforma para el desarrollo de aplicaciones móviles ha causado una gran expectación y está teniendo una importante aceptación tanto por los usuarios como por la industria. En la actualidad se está convirtiendo en una seria alternativa frente a otras plataformas como </w:t>
      </w:r>
      <w:proofErr w:type="spellStart"/>
      <w:r w:rsidRPr="00E1705F">
        <w:t>Symbian</w:t>
      </w:r>
      <w:proofErr w:type="spellEnd"/>
      <w:r w:rsidRPr="00C2181A">
        <w:t xml:space="preserve">, iPhone o </w:t>
      </w:r>
      <w:r w:rsidRPr="00E1705F">
        <w:t xml:space="preserve">Windows </w:t>
      </w:r>
      <w:proofErr w:type="spellStart"/>
      <w:r w:rsidRPr="00E1705F">
        <w:t>Phone</w:t>
      </w:r>
      <w:proofErr w:type="spellEnd"/>
      <w:r w:rsidRPr="00C2181A">
        <w:t>.</w:t>
      </w:r>
    </w:p>
    <w:p w:rsidR="001D3C37" w:rsidRPr="00372FA4" w:rsidRDefault="001D3C37" w:rsidP="00BB3640">
      <w:pPr>
        <w:pStyle w:val="Ttulo4"/>
      </w:pPr>
      <w:r w:rsidRPr="00372FA4">
        <w:t>Orígenes</w:t>
      </w:r>
    </w:p>
    <w:p w:rsidR="001D3C37" w:rsidRPr="00C2181A" w:rsidRDefault="001D3C37">
      <w:r w:rsidRPr="00C2181A">
        <w:t>Google adquiere Android Inc. en el año 2005. Se trataba de una pequeña compañía, que acababa de ser creada, orientada a la producción de aplicaciones para terminales móviles. Ese mismo año empiezan a trabajar en la creación de una máquina virtual Java optimizada para móviles (</w:t>
      </w:r>
      <w:proofErr w:type="spellStart"/>
      <w:r w:rsidRPr="00C2181A">
        <w:t>Dalvik</w:t>
      </w:r>
      <w:proofErr w:type="spellEnd"/>
      <w:r w:rsidRPr="00C2181A">
        <w:t xml:space="preserve"> VM).</w:t>
      </w:r>
    </w:p>
    <w:p w:rsidR="001D3C37" w:rsidRPr="00C2181A" w:rsidRDefault="001D3C37">
      <w:r w:rsidRPr="00C2181A">
        <w:t xml:space="preserve">En el año 2007 se crea el consorcio </w:t>
      </w:r>
      <w:proofErr w:type="spellStart"/>
      <w:r w:rsidRPr="00E1705F">
        <w:t>Handset</w:t>
      </w:r>
      <w:proofErr w:type="spellEnd"/>
      <w:r w:rsidRPr="00E1705F">
        <w:t xml:space="preserve"> </w:t>
      </w:r>
      <w:r w:rsidRPr="00C2181A">
        <w:t xml:space="preserve">Alliance con el objetivo de desarrollar estándares abiertos para móviles. Está formado por Google, Intel, Texas Instruments, Motorola, T-Mobile, Samsung, </w:t>
      </w:r>
      <w:proofErr w:type="spellStart"/>
      <w:r w:rsidRPr="00E1705F">
        <w:t>Ericson</w:t>
      </w:r>
      <w:proofErr w:type="spellEnd"/>
      <w:r w:rsidRPr="00C2181A">
        <w:t xml:space="preserve">, Toshiba, Vodafone, NTT </w:t>
      </w:r>
      <w:proofErr w:type="spellStart"/>
      <w:r w:rsidRPr="00E1705F">
        <w:t>DoCoMo</w:t>
      </w:r>
      <w:proofErr w:type="spellEnd"/>
      <w:r w:rsidRPr="00C2181A">
        <w:t>, Sprint Nextel y otros. Una pieza clave de los objetivos de esta alianza es promover el diseño y difusión de la plataforma Android. Sus miembros se han comprometido a publicar una parte importante de su propiedad intelectual como código abierto bajo licencia Apache v2.0.</w:t>
      </w:r>
    </w:p>
    <w:p w:rsidR="001D3C37" w:rsidRPr="00C2181A" w:rsidRDefault="001D3C37">
      <w:r w:rsidRPr="00C2181A">
        <w:t xml:space="preserve">En noviembre del 2007 se lanza una primera versión del Android SDK. Al año siguiente aparece el primer móvil con Android (T-Mobile G1). En octubre Google libera el código fuente de Android principalmente bajo licencia de código abierto Apache (licencia GPL v2 para el </w:t>
      </w:r>
      <w:r w:rsidR="005D0C3E">
        <w:t xml:space="preserve">núcleo). Ese mismo mes se abre </w:t>
      </w:r>
      <w:r w:rsidRPr="00C2181A">
        <w:t xml:space="preserve">Android </w:t>
      </w:r>
      <w:proofErr w:type="spellStart"/>
      <w:r w:rsidRPr="00E1705F">
        <w:t>Market</w:t>
      </w:r>
      <w:proofErr w:type="spellEnd"/>
      <w:r w:rsidRPr="00C2181A">
        <w:t>, para la descarga de aplicaciones. En abril del 2009 Google lanza la versión 1.5 del SDK que incorpora nuevas característica como el teclado en pantalla. A finales del 2009 se lanza la versión 2.0 y durante el 2010 las versiones 2.1, 2.2 y 2.3.</w:t>
      </w:r>
    </w:p>
    <w:p w:rsidR="001D3C37" w:rsidRPr="00C2181A" w:rsidRDefault="001D3C37">
      <w:r w:rsidRPr="00C2181A">
        <w:t>Durante el año 2010 Android se consolida como uno de los sistemas operativos para móviles más utilizados, con resultados cercanos al iPhone e incluso superando al sistema de Apple en EE.UU.</w:t>
      </w:r>
    </w:p>
    <w:p w:rsidR="001D3C37" w:rsidRPr="00C2181A" w:rsidRDefault="001D3C37">
      <w:r w:rsidRPr="00C2181A">
        <w:lastRenderedPageBreak/>
        <w:t>En el 2011 se lanzan la versión 3.0, 3.1 y 3.2 específica para tabletas y la 4.0 tanto para móviles como para tabletas. Durante este año Android se consolida como la plataforma para móviles más importante alcanzando una cuota de mercado superior al 50%.</w:t>
      </w:r>
    </w:p>
    <w:p w:rsidR="00152E9E" w:rsidRPr="00C2181A" w:rsidRDefault="001D3C37">
      <w:r w:rsidRPr="00C2181A">
        <w:t xml:space="preserve">En 2012 Google cambia su estrategia en su tienda de descargas online, reemplazando Android </w:t>
      </w:r>
      <w:proofErr w:type="spellStart"/>
      <w:r w:rsidRPr="00E1705F">
        <w:t>Market</w:t>
      </w:r>
      <w:proofErr w:type="spellEnd"/>
      <w:r w:rsidRPr="00C2181A">
        <w:t xml:space="preserve"> por Google Play </w:t>
      </w:r>
      <w:proofErr w:type="spellStart"/>
      <w:r w:rsidRPr="00C2181A">
        <w:t>Store</w:t>
      </w:r>
      <w:proofErr w:type="spellEnd"/>
      <w:r w:rsidRPr="00C2181A">
        <w:t xml:space="preserve">. Donde en un solo portal unifica tanto la descarga de aplicaciones como de contenidos. En este año aparecen las versiones 4.1 y 4.2 del SDK. Android mantiene su </w:t>
      </w:r>
      <w:r w:rsidR="005D0C3E" w:rsidRPr="00C2181A">
        <w:t>espectacular</w:t>
      </w:r>
      <w:r w:rsidRPr="00C2181A">
        <w:t xml:space="preserve"> crecimiento, alcanzando a finales de añ</w:t>
      </w:r>
      <w:r w:rsidR="00152E9E" w:rsidRPr="00C2181A">
        <w:t>o una cuota de mercado del 75%.</w:t>
      </w:r>
    </w:p>
    <w:p w:rsidR="001D3C37" w:rsidRPr="00C2181A" w:rsidRDefault="001D3C37" w:rsidP="00BB3640">
      <w:pPr>
        <w:pStyle w:val="Ttulo4"/>
      </w:pPr>
      <w:r w:rsidRPr="00C2181A">
        <w:t>¿Que hace a Android especial?</w:t>
      </w:r>
    </w:p>
    <w:p w:rsidR="001D3C37" w:rsidRPr="00C2181A" w:rsidRDefault="001D3C37" w:rsidP="005414AD">
      <w:r w:rsidRPr="00C2181A">
        <w:t xml:space="preserve">Existen muchas plataformas para móviles (iPhone, </w:t>
      </w:r>
      <w:proofErr w:type="spellStart"/>
      <w:r w:rsidRPr="00C2181A">
        <w:t>Symbian</w:t>
      </w:r>
      <w:proofErr w:type="spellEnd"/>
      <w:r w:rsidRPr="00C2181A">
        <w:t xml:space="preserve">, Windows </w:t>
      </w:r>
      <w:proofErr w:type="spellStart"/>
      <w:r w:rsidRPr="00C2181A">
        <w:t>Phone</w:t>
      </w:r>
      <w:proofErr w:type="spellEnd"/>
      <w:r w:rsidRPr="00C2181A">
        <w:t xml:space="preserve">, BlackBerry, Palm, Java Mobile </w:t>
      </w:r>
      <w:proofErr w:type="spellStart"/>
      <w:r w:rsidRPr="00C2181A">
        <w:t>Edition</w:t>
      </w:r>
      <w:proofErr w:type="spellEnd"/>
      <w:r w:rsidRPr="00C2181A">
        <w:t>, Linux Mobile (</w:t>
      </w:r>
      <w:proofErr w:type="spellStart"/>
      <w:r w:rsidRPr="00C2181A">
        <w:t>LiMo</w:t>
      </w:r>
      <w:proofErr w:type="spellEnd"/>
      <w:r w:rsidRPr="00C2181A">
        <w:t>),..); sin embargo Android presenta una serie de características que lo hacen diferente. Es el primero que combina en una misma solución las siguientes cualidades:</w:t>
      </w:r>
    </w:p>
    <w:p w:rsidR="001D3C37" w:rsidRPr="00C2181A" w:rsidRDefault="001D3C37" w:rsidP="00384EEF">
      <w:pPr>
        <w:pStyle w:val="Prrafodelista"/>
        <w:numPr>
          <w:ilvl w:val="0"/>
          <w:numId w:val="13"/>
        </w:numPr>
        <w:ind w:left="567"/>
      </w:pPr>
      <w:r w:rsidRPr="00C2181A">
        <w:rPr>
          <w:rStyle w:val="Textoennegrita"/>
          <w:rFonts w:cs="Arial"/>
        </w:rPr>
        <w:t>Plataforma realmente abierta</w:t>
      </w:r>
      <w:r w:rsidRPr="00C2181A">
        <w:t xml:space="preserve">. Es una plataforma de desarrollo libre basada en Linux y de código abierto. Una de sus grandes ventajas es que se puede usar y </w:t>
      </w:r>
      <w:proofErr w:type="spellStart"/>
      <w:r w:rsidRPr="00C2181A">
        <w:t>customizar</w:t>
      </w:r>
      <w:proofErr w:type="spellEnd"/>
      <w:r w:rsidRPr="00C2181A">
        <w:t xml:space="preserve"> el sistema sin pagar royalties.</w:t>
      </w:r>
    </w:p>
    <w:p w:rsidR="001D3C37" w:rsidRPr="00C2181A" w:rsidRDefault="001D3C37" w:rsidP="00384EEF">
      <w:pPr>
        <w:pStyle w:val="Prrafodelista"/>
        <w:numPr>
          <w:ilvl w:val="0"/>
          <w:numId w:val="13"/>
        </w:numPr>
        <w:ind w:left="567"/>
      </w:pPr>
      <w:r w:rsidRPr="00C2181A">
        <w:rPr>
          <w:rStyle w:val="Textoennegrita"/>
          <w:rFonts w:cs="Arial"/>
        </w:rPr>
        <w:t>Adaptable a cualquier tipo de hardware</w:t>
      </w:r>
      <w:r w:rsidRPr="00C2181A">
        <w:t xml:space="preserve">. Android no ha sido diseñado exclusivamente para su uso en teléfonos y tabletas. Hoy en día podemos encontrar relojes, cámaras, electrodomésticos y gran variedad de sistemas empotrados que se basan en este sistema operativo. Este hecho tiene sus evidentes ventajas, pero también va a suponer un esfuerzo adicional al programador. La aplicación ha de funcionar correctamente en dispositivos con gran variedad de tipos de entrada, pantalla, memoria, etc. Esta característica contrasta con la estrategia de Apple. En </w:t>
      </w:r>
      <w:proofErr w:type="spellStart"/>
      <w:r w:rsidRPr="00C2181A">
        <w:t>iOS</w:t>
      </w:r>
      <w:proofErr w:type="spellEnd"/>
      <w:r w:rsidRPr="00C2181A">
        <w:t xml:space="preserve"> tenemos que desarrollar una aplicación para iPhone y otra diferente para </w:t>
      </w:r>
      <w:proofErr w:type="spellStart"/>
      <w:r w:rsidRPr="00C2181A">
        <w:t>iPad</w:t>
      </w:r>
      <w:proofErr w:type="spellEnd"/>
      <w:r w:rsidRPr="00C2181A">
        <w:t>.</w:t>
      </w:r>
    </w:p>
    <w:p w:rsidR="001D3C37" w:rsidRPr="00C2181A" w:rsidRDefault="001D3C37" w:rsidP="00384EEF">
      <w:pPr>
        <w:pStyle w:val="Prrafodelista"/>
        <w:numPr>
          <w:ilvl w:val="0"/>
          <w:numId w:val="13"/>
        </w:numPr>
        <w:ind w:left="567"/>
      </w:pPr>
      <w:r w:rsidRPr="00C2181A">
        <w:rPr>
          <w:rStyle w:val="Textoennegrita"/>
          <w:rFonts w:cs="Arial"/>
        </w:rPr>
        <w:t>Portabilidad asegurada</w:t>
      </w:r>
      <w:r w:rsidRPr="00C2181A">
        <w:t>. Las aplicaciones finales son desarrolladas en Java lo que nos asegura que podrán ser ejecutadas en cualquier tipo de CPU, tanto presente como futuro. Esto se consigue gracias al concepto de máquina virtual.</w:t>
      </w:r>
    </w:p>
    <w:p w:rsidR="001D3C37" w:rsidRPr="00C2181A" w:rsidRDefault="001D3C37" w:rsidP="00384EEF">
      <w:pPr>
        <w:pStyle w:val="Prrafodelista"/>
        <w:numPr>
          <w:ilvl w:val="0"/>
          <w:numId w:val="13"/>
        </w:numPr>
        <w:ind w:left="567"/>
      </w:pPr>
      <w:r w:rsidRPr="00C2181A">
        <w:rPr>
          <w:rStyle w:val="Textoennegrita"/>
          <w:rFonts w:cs="Arial"/>
        </w:rPr>
        <w:lastRenderedPageBreak/>
        <w:t>Arquitectura basada en componentes inspirados en Internet</w:t>
      </w:r>
      <w:r w:rsidRPr="00C2181A">
        <w:rPr>
          <w:rStyle w:val="nfasis"/>
          <w:rFonts w:cs="Arial"/>
        </w:rPr>
        <w:t xml:space="preserve">. </w:t>
      </w:r>
      <w:r w:rsidRPr="00C2181A">
        <w:t xml:space="preserve">Por ejemplo, el diseño de la interfaz de usuario se hace en </w:t>
      </w:r>
      <w:proofErr w:type="spellStart"/>
      <w:r w:rsidRPr="00C2181A">
        <w:t>xml</w:t>
      </w:r>
      <w:proofErr w:type="spellEnd"/>
      <w:r w:rsidRPr="00C2181A">
        <w:t>, lo que permite que una misma aplicación se ejecute en un móvil de pantalla reducida o en un TV.</w:t>
      </w:r>
    </w:p>
    <w:p w:rsidR="001D3C37" w:rsidRPr="00C2181A" w:rsidRDefault="001D3C37">
      <w:r w:rsidRPr="00C2181A">
        <w:rPr>
          <w:rStyle w:val="Textoennegrita"/>
          <w:rFonts w:cs="Arial"/>
        </w:rPr>
        <w:t>Filosofía de dispositivo siempre conectado a Internet</w:t>
      </w:r>
      <w:r w:rsidRPr="00C2181A">
        <w:t>.</w:t>
      </w:r>
    </w:p>
    <w:p w:rsidR="001D3C37" w:rsidRPr="00C2181A" w:rsidRDefault="001D3C37" w:rsidP="00384EEF">
      <w:pPr>
        <w:pStyle w:val="Prrafodelista"/>
        <w:numPr>
          <w:ilvl w:val="0"/>
          <w:numId w:val="14"/>
        </w:numPr>
        <w:ind w:left="567"/>
      </w:pPr>
      <w:r w:rsidRPr="00C2181A">
        <w:rPr>
          <w:rStyle w:val="Textoennegrita"/>
          <w:rFonts w:cs="Arial"/>
        </w:rPr>
        <w:t>Gran cantidad de servicios incorporados</w:t>
      </w:r>
      <w:r w:rsidRPr="00C2181A">
        <w:t>. por ejemplo, localización basada tanto en GPS como en redes, bases de datos con SQL, reconocimiento y síntesis de voz, navegador, multimedia.</w:t>
      </w:r>
    </w:p>
    <w:p w:rsidR="001D3C37" w:rsidRPr="00C2181A" w:rsidRDefault="001D3C37" w:rsidP="00384EEF">
      <w:pPr>
        <w:pStyle w:val="Prrafodelista"/>
        <w:numPr>
          <w:ilvl w:val="0"/>
          <w:numId w:val="14"/>
        </w:numPr>
        <w:ind w:left="567"/>
      </w:pPr>
      <w:r w:rsidRPr="00C2181A">
        <w:rPr>
          <w:rStyle w:val="Textoennegrita"/>
          <w:rFonts w:cs="Arial"/>
        </w:rPr>
        <w:t>Aceptable nivel de seguridad</w:t>
      </w:r>
      <w:r w:rsidRPr="00C2181A">
        <w:t>. Los programas se encuentran aislados unos de otros gracias al concepto de ejecución dentro de una caja que her</w:t>
      </w:r>
      <w:r w:rsidR="00C7687A">
        <w:t>e</w:t>
      </w:r>
      <w:r w:rsidRPr="00C2181A">
        <w:t>da de Linux. Además, cada aplicación dispone de una serie de permisos que limitan su rango de actuación (servicios de localización, acceso a Internet, etc.)</w:t>
      </w:r>
    </w:p>
    <w:p w:rsidR="001D3C37" w:rsidRPr="00C2181A" w:rsidRDefault="001D3C37" w:rsidP="00384EEF">
      <w:pPr>
        <w:pStyle w:val="Prrafodelista"/>
        <w:numPr>
          <w:ilvl w:val="0"/>
          <w:numId w:val="14"/>
        </w:numPr>
        <w:ind w:left="567"/>
      </w:pPr>
      <w:r w:rsidRPr="00C2181A">
        <w:rPr>
          <w:rStyle w:val="Textoennegrita"/>
          <w:rFonts w:cs="Arial"/>
        </w:rPr>
        <w:t>Optimizado para baja potencia y poca memoria</w:t>
      </w:r>
      <w:r w:rsidRPr="00C2181A">
        <w:t xml:space="preserve">. Por ejemplo, Android utiliza la Máquina Virtual </w:t>
      </w:r>
      <w:proofErr w:type="spellStart"/>
      <w:r w:rsidRPr="00C2181A">
        <w:t>Dalvik</w:t>
      </w:r>
      <w:proofErr w:type="spellEnd"/>
      <w:r w:rsidRPr="00C2181A">
        <w:t>. Se trata de una implementación de Google de la máquina virtual de Java optimizada para dispositivos móviles.</w:t>
      </w:r>
    </w:p>
    <w:p w:rsidR="001D3C37" w:rsidRPr="00C2181A" w:rsidRDefault="001D3C37" w:rsidP="00384EEF">
      <w:pPr>
        <w:pStyle w:val="Prrafodelista"/>
        <w:numPr>
          <w:ilvl w:val="0"/>
          <w:numId w:val="14"/>
        </w:numPr>
        <w:ind w:left="567"/>
      </w:pPr>
      <w:r w:rsidRPr="00C2181A">
        <w:rPr>
          <w:rStyle w:val="Textoennegrita"/>
          <w:rFonts w:cs="Arial"/>
        </w:rPr>
        <w:t>Alta calidad de gráficos y sonido</w:t>
      </w:r>
      <w:r w:rsidRPr="00C2181A">
        <w:t xml:space="preserve">. gráficos vectoriales suavizados, animaciones inspiradas en Flash, gráficos en 3 dimensiones basados en </w:t>
      </w:r>
      <w:proofErr w:type="spellStart"/>
      <w:r w:rsidRPr="00C2181A">
        <w:t>OpenGL</w:t>
      </w:r>
      <w:proofErr w:type="spellEnd"/>
      <w:r w:rsidRPr="00C2181A">
        <w:t xml:space="preserve">. Incorpora </w:t>
      </w:r>
      <w:proofErr w:type="spellStart"/>
      <w:r w:rsidRPr="00C2181A">
        <w:t>codecs</w:t>
      </w:r>
      <w:proofErr w:type="spellEnd"/>
      <w:r w:rsidRPr="00C2181A">
        <w:t xml:space="preserve"> estándar más comunes de audio y vídeo, incluyendo H.264 (AVC), MP3, AAC, etc.</w:t>
      </w:r>
    </w:p>
    <w:p w:rsidR="001D3C37" w:rsidRPr="00C2181A" w:rsidRDefault="001D3C37" w:rsidP="00BB3640">
      <w:pPr>
        <w:pStyle w:val="Ttulo4"/>
        <w:rPr>
          <w:shd w:val="clear" w:color="auto" w:fill="FFFFFF"/>
        </w:rPr>
      </w:pPr>
      <w:r w:rsidRPr="00C2181A">
        <w:rPr>
          <w:shd w:val="clear" w:color="auto" w:fill="FFFFFF"/>
        </w:rPr>
        <w:t>Comparativa con otras plataformas</w:t>
      </w:r>
    </w:p>
    <w:p w:rsidR="001D3C37" w:rsidRPr="00C2181A" w:rsidRDefault="001D3C37">
      <w:pPr>
        <w:rPr>
          <w:shd w:val="clear" w:color="auto" w:fill="FFFFFF"/>
        </w:rPr>
      </w:pPr>
      <w:r w:rsidRPr="00C2181A">
        <w:rPr>
          <w:shd w:val="clear" w:color="auto" w:fill="FFFFFF"/>
        </w:rPr>
        <w:t>Las plataformas comparadas y la versión que se ha utilizado como referencia se muestran a continuación:</w:t>
      </w:r>
    </w:p>
    <w:p w:rsidR="001D3C37" w:rsidRPr="00C2181A" w:rsidRDefault="00EA0594">
      <w:pPr>
        <w:keepNext/>
        <w:jc w:val="center"/>
      </w:pPr>
      <w:r>
        <w:rPr>
          <w:noProof/>
          <w:lang w:eastAsia="es-MX"/>
        </w:rPr>
        <w:lastRenderedPageBreak/>
        <w:drawing>
          <wp:inline distT="0" distB="0" distL="0" distR="0" wp14:anchorId="6E2736E1" wp14:editId="717159D6">
            <wp:extent cx="4653886" cy="4135270"/>
            <wp:effectExtent l="0" t="0" r="0" b="0"/>
            <wp:docPr id="27" name="Imagen 1" descr="compaPlatafor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Plataform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9877" cy="4176136"/>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r w:rsidRPr="00C2181A">
        <w:rPr>
          <w:rFonts w:ascii="Arial" w:hAnsi="Arial" w:cs="Arial"/>
        </w:rPr>
        <w:t xml:space="preserve">Tabla </w:t>
      </w:r>
      <w:r w:rsidR="00EC5B5F">
        <w:rPr>
          <w:rFonts w:ascii="Arial" w:hAnsi="Arial" w:cs="Arial"/>
        </w:rPr>
        <w:fldChar w:fldCharType="begin"/>
      </w:r>
      <w:r w:rsidR="00EC5B5F">
        <w:rPr>
          <w:rFonts w:ascii="Arial" w:hAnsi="Arial" w:cs="Arial"/>
        </w:rPr>
        <w:instrText xml:space="preserve"> STYLEREF 1 \s </w:instrText>
      </w:r>
      <w:r w:rsidR="00EC5B5F">
        <w:rPr>
          <w:rFonts w:ascii="Arial" w:hAnsi="Arial" w:cs="Arial"/>
        </w:rPr>
        <w:fldChar w:fldCharType="separate"/>
      </w:r>
      <w:r w:rsidR="00CB6236">
        <w:rPr>
          <w:rFonts w:ascii="Arial" w:hAnsi="Arial" w:cs="Arial"/>
          <w:noProof/>
        </w:rPr>
        <w:t>1</w:t>
      </w:r>
      <w:r w:rsidR="00EC5B5F">
        <w:rPr>
          <w:rFonts w:ascii="Arial" w:hAnsi="Arial" w:cs="Arial"/>
        </w:rPr>
        <w:fldChar w:fldCharType="end"/>
      </w:r>
      <w:r w:rsidR="00EC5B5F">
        <w:rPr>
          <w:rFonts w:ascii="Arial" w:hAnsi="Arial" w:cs="Arial"/>
        </w:rPr>
        <w:t>.</w:t>
      </w:r>
      <w:r w:rsidR="00EC5B5F">
        <w:rPr>
          <w:rFonts w:ascii="Arial" w:hAnsi="Arial" w:cs="Arial"/>
        </w:rPr>
        <w:fldChar w:fldCharType="begin"/>
      </w:r>
      <w:r w:rsidR="00EC5B5F">
        <w:rPr>
          <w:rFonts w:ascii="Arial" w:hAnsi="Arial" w:cs="Arial"/>
        </w:rPr>
        <w:instrText xml:space="preserve"> SEQ Tabla \* ARABIC \s 1 </w:instrText>
      </w:r>
      <w:r w:rsidR="00EC5B5F">
        <w:rPr>
          <w:rFonts w:ascii="Arial" w:hAnsi="Arial" w:cs="Arial"/>
        </w:rPr>
        <w:fldChar w:fldCharType="separate"/>
      </w:r>
      <w:r w:rsidR="00CB6236">
        <w:rPr>
          <w:rFonts w:ascii="Arial" w:hAnsi="Arial" w:cs="Arial"/>
          <w:noProof/>
        </w:rPr>
        <w:t>1</w:t>
      </w:r>
      <w:r w:rsidR="00EC5B5F">
        <w:rPr>
          <w:rFonts w:ascii="Arial" w:hAnsi="Arial" w:cs="Arial"/>
        </w:rPr>
        <w:fldChar w:fldCharType="end"/>
      </w:r>
      <w:r w:rsidRPr="00C2181A">
        <w:rPr>
          <w:rFonts w:ascii="Arial" w:hAnsi="Arial" w:cs="Arial"/>
        </w:rPr>
        <w:t xml:space="preserve"> Comparativa de las principales plataformas móviles</w:t>
      </w:r>
      <w:r w:rsidR="00CD4A9B">
        <w:rPr>
          <w:rFonts w:ascii="Arial" w:hAnsi="Arial" w:cs="Arial"/>
        </w:rPr>
        <w:t xml:space="preserve"> [13</w:t>
      </w:r>
      <w:r w:rsidR="0028273E" w:rsidRPr="00C2181A">
        <w:rPr>
          <w:rFonts w:ascii="Arial" w:hAnsi="Arial" w:cs="Arial"/>
        </w:rPr>
        <w:t>]</w:t>
      </w:r>
    </w:p>
    <w:p w:rsidR="001D3C37" w:rsidRPr="00C2181A" w:rsidRDefault="001D3C37">
      <w:r w:rsidRPr="00C2181A">
        <w:t xml:space="preserve">Otro aspecto fundamental a la hora de comparar las plataformas móviles es su cuota de mercado. En la siguiente gráfica podemos ver un estudio realizado por la empresa </w:t>
      </w:r>
      <w:proofErr w:type="spellStart"/>
      <w:r w:rsidRPr="00C2181A">
        <w:t>Gratner</w:t>
      </w:r>
      <w:proofErr w:type="spellEnd"/>
      <w:r w:rsidRPr="00C2181A">
        <w:t xml:space="preserve"> </w:t>
      </w:r>
      <w:proofErr w:type="spellStart"/>
      <w:r w:rsidRPr="00C2181A">
        <w:t>Group</w:t>
      </w:r>
      <w:proofErr w:type="spellEnd"/>
      <w:r w:rsidRPr="00C2181A">
        <w:t xml:space="preserve">, donde se muestra la evolución del mercado de los sistemas operativos para móviles según el número de terminales vendidos. Podemos destacar: el importante descenso de ventas de la plataforma </w:t>
      </w:r>
      <w:proofErr w:type="spellStart"/>
      <w:r w:rsidRPr="00C2181A">
        <w:t>Symbian</w:t>
      </w:r>
      <w:proofErr w:type="spellEnd"/>
      <w:r w:rsidRPr="00C2181A">
        <w:t xml:space="preserve"> de Nokia; el declive continuo de BlackBerry; como la plataforma de Windows que parece que no despega; como Apple tiene afianzada una cuota de mercado en torno al 15%. Finalmente destacamos el espectacular ascenso de la plataforma Android, que le ha permitido alcanzar en dos años una cuota de mercado superior al 75%.</w:t>
      </w:r>
      <w:r w:rsidR="00CD4A9B">
        <w:t xml:space="preserve"> [13</w:t>
      </w:r>
      <w:r w:rsidR="00A927AD" w:rsidRPr="00C2181A">
        <w:t>]</w:t>
      </w:r>
    </w:p>
    <w:p w:rsidR="00EC5B5F" w:rsidRDefault="00EA0594" w:rsidP="00EC5B5F">
      <w:pPr>
        <w:keepNext/>
        <w:jc w:val="center"/>
      </w:pPr>
      <w:r>
        <w:rPr>
          <w:noProof/>
          <w:lang w:eastAsia="es-MX"/>
        </w:rPr>
        <w:lastRenderedPageBreak/>
        <w:drawing>
          <wp:inline distT="0" distB="0" distL="0" distR="0" wp14:anchorId="24904993" wp14:editId="4E63565B">
            <wp:extent cx="4761230" cy="3200400"/>
            <wp:effectExtent l="0" t="0" r="1270" b="0"/>
            <wp:docPr id="26" name="Imagen 2" descr="Descripción: http://www.androidcurso.com/images/unidades_android/com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ción: http://www.androidcurso.com/images/unidades_android/compa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230" cy="3200400"/>
                    </a:xfrm>
                    <a:prstGeom prst="rect">
                      <a:avLst/>
                    </a:prstGeom>
                    <a:noFill/>
                    <a:ln>
                      <a:noFill/>
                    </a:ln>
                  </pic:spPr>
                </pic:pic>
              </a:graphicData>
            </a:graphic>
          </wp:inline>
        </w:drawing>
      </w:r>
    </w:p>
    <w:p w:rsidR="001D3C37" w:rsidRPr="00C2181A" w:rsidRDefault="00EC5B5F" w:rsidP="00EC5B5F">
      <w:pPr>
        <w:pStyle w:val="Epgrafe"/>
        <w:jc w:val="center"/>
      </w:pPr>
      <w:r>
        <w:t xml:space="preserve">Tabla </w:t>
      </w:r>
      <w:fldSimple w:instr=" STYLEREF 1 \s ">
        <w:r w:rsidR="00CB6236">
          <w:rPr>
            <w:noProof/>
          </w:rPr>
          <w:t>1</w:t>
        </w:r>
      </w:fldSimple>
      <w:r>
        <w:t>.</w:t>
      </w:r>
      <w:fldSimple w:instr=" SEQ Tabla \* ARABIC \s 1 ">
        <w:r w:rsidR="00CB6236">
          <w:rPr>
            <w:noProof/>
          </w:rPr>
          <w:t>2</w:t>
        </w:r>
      </w:fldSimple>
      <w:r>
        <w:t xml:space="preserve"> Porcentaje de teléfonos inteligentes vendidos según su sistema operativo [13].</w:t>
      </w:r>
    </w:p>
    <w:p w:rsidR="001D3C37" w:rsidRPr="00C2181A" w:rsidRDefault="001D3C37" w:rsidP="00BB3640">
      <w:pPr>
        <w:pStyle w:val="Ttulo4"/>
      </w:pPr>
      <w:r w:rsidRPr="00C2181A">
        <w:t>Arquitectura de Android</w:t>
      </w:r>
    </w:p>
    <w:p w:rsidR="001D3C37" w:rsidRPr="00C2181A" w:rsidRDefault="001D3C37">
      <w:pPr>
        <w:rPr>
          <w:shd w:val="clear" w:color="auto" w:fill="FFFFFF"/>
        </w:rPr>
      </w:pPr>
      <w:r w:rsidRPr="00C2181A">
        <w:rPr>
          <w:shd w:val="clear" w:color="auto" w:fill="FFFFFF"/>
        </w:rPr>
        <w:t>El siguiente gráfico muestra la arquitectura de Android. Como se puede ver está formada por cuatro capas. Una de las características más importantes es que todas las capas están basadas en</w:t>
      </w:r>
      <w:r w:rsidR="003E399C">
        <w:rPr>
          <w:rStyle w:val="apple-converted-space"/>
          <w:rFonts w:cs="Arial"/>
          <w:shd w:val="clear" w:color="auto" w:fill="FFFFFF"/>
        </w:rPr>
        <w:t xml:space="preserve"> </w:t>
      </w:r>
      <w:r w:rsidRPr="00C2181A">
        <w:rPr>
          <w:shd w:val="clear" w:color="auto" w:fill="FFFFFF"/>
        </w:rPr>
        <w:t>software libre.</w:t>
      </w:r>
    </w:p>
    <w:p w:rsidR="001D3C37" w:rsidRPr="00C2181A" w:rsidRDefault="001D3C37">
      <w:pPr>
        <w:rPr>
          <w:shd w:val="clear" w:color="auto" w:fill="FFFFFF"/>
        </w:rPr>
      </w:pPr>
    </w:p>
    <w:p w:rsidR="001D3C37" w:rsidRPr="00C2181A" w:rsidRDefault="00EA0594">
      <w:pPr>
        <w:keepNext/>
        <w:jc w:val="center"/>
      </w:pPr>
      <w:r>
        <w:rPr>
          <w:noProof/>
          <w:lang w:eastAsia="es-MX"/>
        </w:rPr>
        <w:lastRenderedPageBreak/>
        <w:drawing>
          <wp:inline distT="0" distB="0" distL="0" distR="0" wp14:anchorId="53F4C59D" wp14:editId="704DE8BB">
            <wp:extent cx="4020185" cy="2648585"/>
            <wp:effectExtent l="0" t="0" r="0" b="0"/>
            <wp:docPr id="25" name="Imagen 3" descr="Descripción: http://www.androidcurso.com/images/unidades_android/arquitectura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http://www.androidcurso.com/images/unidades_android/arquitectura_androi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0185" cy="2648585"/>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r w:rsidRPr="00C2181A">
        <w:rPr>
          <w:rFonts w:ascii="Arial" w:hAnsi="Arial" w:cs="Arial"/>
        </w:rPr>
        <w:t xml:space="preserve">Figura </w:t>
      </w:r>
      <w:r w:rsidR="000542C8">
        <w:rPr>
          <w:rFonts w:ascii="Arial" w:hAnsi="Arial" w:cs="Arial"/>
        </w:rPr>
        <w:fldChar w:fldCharType="begin"/>
      </w:r>
      <w:r w:rsidR="000542C8">
        <w:rPr>
          <w:rFonts w:ascii="Arial" w:hAnsi="Arial" w:cs="Arial"/>
        </w:rPr>
        <w:instrText xml:space="preserve"> STYLEREF 1 \s </w:instrText>
      </w:r>
      <w:r w:rsidR="000542C8">
        <w:rPr>
          <w:rFonts w:ascii="Arial" w:hAnsi="Arial" w:cs="Arial"/>
        </w:rPr>
        <w:fldChar w:fldCharType="separate"/>
      </w:r>
      <w:r w:rsidR="00CB6236">
        <w:rPr>
          <w:rFonts w:ascii="Arial" w:hAnsi="Arial" w:cs="Arial"/>
          <w:noProof/>
        </w:rPr>
        <w:t>1</w:t>
      </w:r>
      <w:r w:rsidR="000542C8">
        <w:rPr>
          <w:rFonts w:ascii="Arial" w:hAnsi="Arial" w:cs="Arial"/>
        </w:rPr>
        <w:fldChar w:fldCharType="end"/>
      </w:r>
      <w:r w:rsidR="000542C8">
        <w:rPr>
          <w:rFonts w:ascii="Arial" w:hAnsi="Arial" w:cs="Arial"/>
        </w:rPr>
        <w:t>.</w:t>
      </w:r>
      <w:r w:rsidR="000542C8">
        <w:rPr>
          <w:rFonts w:ascii="Arial" w:hAnsi="Arial" w:cs="Arial"/>
        </w:rPr>
        <w:fldChar w:fldCharType="begin"/>
      </w:r>
      <w:r w:rsidR="000542C8">
        <w:rPr>
          <w:rFonts w:ascii="Arial" w:hAnsi="Arial" w:cs="Arial"/>
        </w:rPr>
        <w:instrText xml:space="preserve"> SEQ Figura \* ARABIC \s 1 </w:instrText>
      </w:r>
      <w:r w:rsidR="000542C8">
        <w:rPr>
          <w:rFonts w:ascii="Arial" w:hAnsi="Arial" w:cs="Arial"/>
        </w:rPr>
        <w:fldChar w:fldCharType="separate"/>
      </w:r>
      <w:r w:rsidR="00CB6236">
        <w:rPr>
          <w:rFonts w:ascii="Arial" w:hAnsi="Arial" w:cs="Arial"/>
          <w:noProof/>
        </w:rPr>
        <w:t>2</w:t>
      </w:r>
      <w:r w:rsidR="000542C8">
        <w:rPr>
          <w:rFonts w:ascii="Arial" w:hAnsi="Arial" w:cs="Arial"/>
        </w:rPr>
        <w:fldChar w:fldCharType="end"/>
      </w:r>
      <w:r w:rsidRPr="00C2181A">
        <w:rPr>
          <w:rFonts w:ascii="Arial" w:hAnsi="Arial" w:cs="Arial"/>
        </w:rPr>
        <w:t xml:space="preserve"> Arquitectura Android</w:t>
      </w:r>
    </w:p>
    <w:p w:rsidR="001D3C37" w:rsidRPr="00C2181A" w:rsidRDefault="001D3C37" w:rsidP="00BB3640">
      <w:pPr>
        <w:pStyle w:val="Ttulo5"/>
      </w:pPr>
      <w:r w:rsidRPr="00C2181A">
        <w:t>El núcleo de Linux</w:t>
      </w:r>
    </w:p>
    <w:p w:rsidR="001D3C37" w:rsidRPr="00C2181A" w:rsidRDefault="001D3C37">
      <w:pPr>
        <w:pStyle w:val="NormalWeb"/>
        <w:shd w:val="clear" w:color="auto" w:fill="FFFFFF"/>
        <w:spacing w:before="0" w:beforeAutospacing="0" w:after="0" w:afterAutospacing="0" w:line="315" w:lineRule="atLeast"/>
        <w:textAlignment w:val="baseline"/>
        <w:rPr>
          <w:rFonts w:cs="Arial"/>
        </w:rPr>
      </w:pPr>
      <w:r w:rsidRPr="00C2181A">
        <w:rPr>
          <w:rFonts w:cs="Arial"/>
        </w:rPr>
        <w:t>El núcleo de Android está formado por el sistema operativo Linux versión 2.6. Esta capa proporciona servicios como la seguridad, el manejo de la memoria, el multiproceso, la pila de protocolos y el soporte de</w:t>
      </w:r>
      <w:r w:rsidR="00967A79" w:rsidRPr="00C2181A">
        <w:rPr>
          <w:rStyle w:val="apple-converted-space"/>
          <w:rFonts w:cs="Arial"/>
        </w:rPr>
        <w:t xml:space="preserve"> </w:t>
      </w:r>
      <w:r w:rsidRPr="00C2181A">
        <w:rPr>
          <w:rStyle w:val="nfasis"/>
          <w:rFonts w:cs="Arial"/>
        </w:rPr>
        <w:t>drivers</w:t>
      </w:r>
      <w:r w:rsidR="00967A79" w:rsidRPr="00C2181A">
        <w:rPr>
          <w:rStyle w:val="nfasis"/>
          <w:rFonts w:cs="Arial"/>
        </w:rPr>
        <w:t xml:space="preserve"> </w:t>
      </w:r>
      <w:r w:rsidRPr="00C2181A">
        <w:rPr>
          <w:rFonts w:cs="Arial"/>
        </w:rPr>
        <w:t>para dispositivos.</w:t>
      </w:r>
    </w:p>
    <w:p w:rsidR="001D3C37" w:rsidRPr="00C2181A" w:rsidRDefault="001D3C37">
      <w:pPr>
        <w:pStyle w:val="NormalWeb"/>
        <w:shd w:val="clear" w:color="auto" w:fill="FFFFFF"/>
        <w:spacing w:before="0" w:beforeAutospacing="0" w:after="0" w:afterAutospacing="0" w:line="315" w:lineRule="atLeast"/>
        <w:textAlignment w:val="baseline"/>
        <w:rPr>
          <w:rFonts w:cs="Arial"/>
        </w:rPr>
      </w:pPr>
    </w:p>
    <w:p w:rsidR="001D3C37" w:rsidRPr="00C2181A" w:rsidRDefault="001D3C37">
      <w:pPr>
        <w:pStyle w:val="NormalWeb"/>
        <w:shd w:val="clear" w:color="auto" w:fill="FFFFFF"/>
        <w:spacing w:before="0" w:beforeAutospacing="0" w:after="0" w:afterAutospacing="0" w:line="315" w:lineRule="atLeast"/>
        <w:textAlignment w:val="baseline"/>
        <w:rPr>
          <w:rFonts w:cs="Arial"/>
        </w:rPr>
      </w:pPr>
      <w:r w:rsidRPr="00C2181A">
        <w:rPr>
          <w:rFonts w:cs="Arial"/>
        </w:rPr>
        <w:t>Esta capa del modelo actúa como capa de abstracción entre el hardware y el resto de la pila. Por lo tanto, es la única que es dependiente del</w:t>
      </w:r>
      <w:r w:rsidR="00967A79" w:rsidRPr="00C2181A">
        <w:rPr>
          <w:rFonts w:cs="Arial"/>
        </w:rPr>
        <w:t xml:space="preserve"> </w:t>
      </w:r>
      <w:r w:rsidRPr="00C2181A">
        <w:rPr>
          <w:rStyle w:val="nfasis"/>
          <w:rFonts w:cs="Arial"/>
        </w:rPr>
        <w:t>hardware</w:t>
      </w:r>
      <w:r w:rsidRPr="00C2181A">
        <w:rPr>
          <w:rFonts w:cs="Arial"/>
          <w:i/>
          <w:iCs/>
        </w:rPr>
        <w:t>.</w:t>
      </w:r>
    </w:p>
    <w:p w:rsidR="001D3C37" w:rsidRPr="00C2181A" w:rsidRDefault="001D3C37" w:rsidP="00BB3640">
      <w:pPr>
        <w:pStyle w:val="Ttulo5"/>
      </w:pPr>
      <w:r w:rsidRPr="00C2181A">
        <w:t xml:space="preserve">El </w:t>
      </w:r>
      <w:proofErr w:type="spellStart"/>
      <w:r w:rsidRPr="00C2181A">
        <w:t>runtime</w:t>
      </w:r>
      <w:proofErr w:type="spellEnd"/>
      <w:r w:rsidRPr="00C2181A">
        <w:t xml:space="preserve"> de Android</w:t>
      </w:r>
    </w:p>
    <w:p w:rsidR="001D3C37" w:rsidRPr="00C2181A" w:rsidRDefault="001D3C37" w:rsidP="00967A79">
      <w:r w:rsidRPr="00C2181A">
        <w:t xml:space="preserve">Está basado en el concepto de máquina virtual utilizado en Java. Dado las limitaciones de los dispositivos donde ha de correr Android (poca memoria y procesador limitado) no fue posible utilizar una máquina virtual Java estándar. Google tomó la decisión de crear una nueva, la máquina virtual </w:t>
      </w:r>
      <w:proofErr w:type="spellStart"/>
      <w:r w:rsidRPr="00C2181A">
        <w:t>Dalvik</w:t>
      </w:r>
      <w:proofErr w:type="spellEnd"/>
      <w:r w:rsidRPr="00C2181A">
        <w:t>, que respondiera mejor a estas limitaciones.</w:t>
      </w:r>
    </w:p>
    <w:p w:rsidR="001D3C37" w:rsidRPr="00C2181A" w:rsidRDefault="001D3C37" w:rsidP="00967A79">
      <w:r w:rsidRPr="00C2181A">
        <w:t xml:space="preserve">Algunas características de la máquina virtual </w:t>
      </w:r>
      <w:proofErr w:type="spellStart"/>
      <w:r w:rsidRPr="00C2181A">
        <w:t>Dalvik</w:t>
      </w:r>
      <w:proofErr w:type="spellEnd"/>
      <w:r w:rsidRPr="00C2181A">
        <w:t xml:space="preserve"> que facilitan esta optimización de recursos son: que ejecuta ficheros </w:t>
      </w:r>
      <w:proofErr w:type="spellStart"/>
      <w:r w:rsidRPr="00C2181A">
        <w:t>Dalvik</w:t>
      </w:r>
      <w:proofErr w:type="spellEnd"/>
      <w:r w:rsidRPr="00C2181A">
        <w:t xml:space="preserve"> ejecutables (.</w:t>
      </w:r>
      <w:proofErr w:type="spellStart"/>
      <w:r w:rsidRPr="00C2181A">
        <w:t>dex</w:t>
      </w:r>
      <w:proofErr w:type="spellEnd"/>
      <w:r w:rsidRPr="00C2181A">
        <w:t xml:space="preserve">) –formato optimizado para ahorrar memoria. Además, está basada en registros. Cada aplicación corre en su propio proceso Linux con su propia instancia de la máquina virtual </w:t>
      </w:r>
      <w:proofErr w:type="spellStart"/>
      <w:r w:rsidRPr="00C2181A">
        <w:t>Dalvik</w:t>
      </w:r>
      <w:proofErr w:type="spellEnd"/>
      <w:r w:rsidRPr="00C2181A">
        <w:t xml:space="preserve">. Delega al </w:t>
      </w:r>
      <w:proofErr w:type="spellStart"/>
      <w:r w:rsidRPr="00C2181A">
        <w:t>ke</w:t>
      </w:r>
      <w:r w:rsidR="00BC2B15">
        <w:t>rnel</w:t>
      </w:r>
      <w:proofErr w:type="spellEnd"/>
      <w:r w:rsidR="00BC2B15">
        <w:t xml:space="preserve"> de Linux algunas funciones</w:t>
      </w:r>
      <w:r w:rsidRPr="00C2181A">
        <w:t xml:space="preserve"> como</w:t>
      </w:r>
      <w:r w:rsidR="00967A79" w:rsidRPr="00C2181A">
        <w:t xml:space="preserve"> </w:t>
      </w:r>
      <w:proofErr w:type="spellStart"/>
      <w:r w:rsidRPr="00C2181A">
        <w:rPr>
          <w:rStyle w:val="nfasis"/>
          <w:rFonts w:cs="Arial"/>
        </w:rPr>
        <w:t>threading</w:t>
      </w:r>
      <w:r w:rsidRPr="00C2181A">
        <w:t>y</w:t>
      </w:r>
      <w:proofErr w:type="spellEnd"/>
      <w:r w:rsidRPr="00C2181A">
        <w:t xml:space="preserve"> el man</w:t>
      </w:r>
      <w:r w:rsidR="00BB44BD" w:rsidRPr="00C2181A">
        <w:t>ejo de la memoria a bajo nivel.</w:t>
      </w:r>
    </w:p>
    <w:p w:rsidR="00BB44BD" w:rsidRPr="00C2181A" w:rsidRDefault="00BB44BD" w:rsidP="00967A79"/>
    <w:p w:rsidR="001D3C37" w:rsidRPr="00C2181A" w:rsidRDefault="001D3C37" w:rsidP="00967A79">
      <w:r w:rsidRPr="00C2181A">
        <w:lastRenderedPageBreak/>
        <w:t>También se incluye en el</w:t>
      </w:r>
      <w:r w:rsidR="00967A79" w:rsidRPr="00C2181A">
        <w:t xml:space="preserve"> </w:t>
      </w:r>
      <w:proofErr w:type="spellStart"/>
      <w:r w:rsidR="00BC2B15" w:rsidRPr="00E1705F">
        <w:rPr>
          <w:rStyle w:val="nfasis"/>
          <w:rFonts w:cs="Arial"/>
        </w:rPr>
        <w:t>Runtime</w:t>
      </w:r>
      <w:proofErr w:type="spellEnd"/>
      <w:r w:rsidRPr="00C2181A">
        <w:rPr>
          <w:rStyle w:val="nfasis"/>
          <w:rFonts w:cs="Arial"/>
        </w:rPr>
        <w:t xml:space="preserve"> de Android</w:t>
      </w:r>
      <w:r w:rsidR="00967A79" w:rsidRPr="00C2181A">
        <w:rPr>
          <w:rStyle w:val="apple-converted-space"/>
          <w:rFonts w:cs="Arial"/>
        </w:rPr>
        <w:t xml:space="preserve"> </w:t>
      </w:r>
      <w:r w:rsidRPr="00C2181A">
        <w:t>el “</w:t>
      </w:r>
      <w:proofErr w:type="spellStart"/>
      <w:r w:rsidRPr="00C2181A">
        <w:t>core</w:t>
      </w:r>
      <w:proofErr w:type="spellEnd"/>
      <w:r w:rsidRPr="00C2181A">
        <w:t xml:space="preserve"> </w:t>
      </w:r>
      <w:proofErr w:type="spellStart"/>
      <w:r w:rsidRPr="00C2181A">
        <w:t>libraries</w:t>
      </w:r>
      <w:proofErr w:type="spellEnd"/>
      <w:r w:rsidRPr="00C2181A">
        <w:t>” con la mayoría de las librerías d</w:t>
      </w:r>
      <w:r w:rsidR="00BB44BD" w:rsidRPr="00C2181A">
        <w:t>isponibles en el lenguaje Java.</w:t>
      </w:r>
    </w:p>
    <w:p w:rsidR="001D3C37" w:rsidRPr="00C2181A" w:rsidRDefault="001D3C37">
      <w:pPr>
        <w:pStyle w:val="NormalWeb"/>
        <w:shd w:val="clear" w:color="auto" w:fill="FFFFFF"/>
        <w:spacing w:before="0" w:beforeAutospacing="0" w:after="0" w:afterAutospacing="0" w:line="315" w:lineRule="atLeast"/>
        <w:textAlignment w:val="baseline"/>
        <w:rPr>
          <w:rFonts w:cs="Arial"/>
        </w:rPr>
      </w:pPr>
    </w:p>
    <w:p w:rsidR="001D3C37" w:rsidRPr="00C2181A" w:rsidRDefault="001D3C37" w:rsidP="00BB3640">
      <w:pPr>
        <w:pStyle w:val="Ttulo5"/>
      </w:pPr>
      <w:r w:rsidRPr="00C2181A">
        <w:t>Librerías Nativas</w:t>
      </w:r>
    </w:p>
    <w:p w:rsidR="001D3C37" w:rsidRPr="00C2181A" w:rsidRDefault="001D3C37" w:rsidP="00BB44BD">
      <w:pPr>
        <w:rPr>
          <w:lang w:eastAsia="es-MX"/>
        </w:rPr>
      </w:pPr>
      <w:r w:rsidRPr="00C2181A">
        <w:rPr>
          <w:lang w:eastAsia="es-MX"/>
        </w:rPr>
        <w:t xml:space="preserve">Incluye un conjunto de librerías en C/C++ usadas en varios componentes de Android. Están compiladas en código nativo del procesador. Muchas de las librerías utilizan proyectos de código abierto. </w:t>
      </w:r>
      <w:r w:rsidR="00BB44BD" w:rsidRPr="00C2181A">
        <w:rPr>
          <w:lang w:eastAsia="es-MX"/>
        </w:rPr>
        <w:t>Algunas de estas librerías son:</w:t>
      </w:r>
    </w:p>
    <w:p w:rsidR="001D3C37" w:rsidRPr="00C2181A" w:rsidRDefault="001D3C37" w:rsidP="00BB44BD">
      <w:pPr>
        <w:numPr>
          <w:ilvl w:val="0"/>
          <w:numId w:val="1"/>
        </w:numPr>
        <w:rPr>
          <w:lang w:eastAsia="es-MX"/>
        </w:rPr>
      </w:pPr>
      <w:proofErr w:type="spellStart"/>
      <w:r w:rsidRPr="00C2181A">
        <w:rPr>
          <w:b/>
          <w:bCs/>
          <w:lang w:eastAsia="es-MX"/>
        </w:rPr>
        <w:t>System</w:t>
      </w:r>
      <w:proofErr w:type="spellEnd"/>
      <w:r w:rsidRPr="00C2181A">
        <w:rPr>
          <w:b/>
          <w:bCs/>
          <w:lang w:eastAsia="es-MX"/>
        </w:rPr>
        <w:t xml:space="preserve"> C </w:t>
      </w:r>
      <w:proofErr w:type="spellStart"/>
      <w:r w:rsidRPr="00C2181A">
        <w:rPr>
          <w:b/>
          <w:bCs/>
          <w:lang w:eastAsia="es-MX"/>
        </w:rPr>
        <w:t>library</w:t>
      </w:r>
      <w:proofErr w:type="spellEnd"/>
      <w:r w:rsidRPr="00C2181A">
        <w:rPr>
          <w:lang w:eastAsia="es-MX"/>
        </w:rPr>
        <w:t>:</w:t>
      </w:r>
      <w:r w:rsidR="00BC1E7C">
        <w:rPr>
          <w:lang w:eastAsia="es-MX"/>
        </w:rPr>
        <w:t xml:space="preserve"> </w:t>
      </w:r>
      <w:r w:rsidRPr="00C2181A">
        <w:rPr>
          <w:lang w:eastAsia="es-MX"/>
        </w:rPr>
        <w:t>una derivación de la librería BSD de C estándar (</w:t>
      </w:r>
      <w:proofErr w:type="spellStart"/>
      <w:r w:rsidRPr="00C2181A">
        <w:rPr>
          <w:lang w:eastAsia="es-MX"/>
        </w:rPr>
        <w:t>libc</w:t>
      </w:r>
      <w:proofErr w:type="spellEnd"/>
      <w:r w:rsidRPr="00C2181A">
        <w:rPr>
          <w:lang w:eastAsia="es-MX"/>
        </w:rPr>
        <w:t>), adaptada para dispositivos embebidos basados en Linux.</w:t>
      </w:r>
    </w:p>
    <w:p w:rsidR="001D3C37" w:rsidRPr="00C2181A" w:rsidRDefault="001D3C37" w:rsidP="00BB44BD">
      <w:pPr>
        <w:numPr>
          <w:ilvl w:val="0"/>
          <w:numId w:val="1"/>
        </w:numPr>
        <w:rPr>
          <w:lang w:eastAsia="es-MX"/>
        </w:rPr>
      </w:pPr>
      <w:r w:rsidRPr="00C2181A">
        <w:rPr>
          <w:b/>
          <w:bCs/>
          <w:lang w:eastAsia="es-MX"/>
        </w:rPr>
        <w:t>Media Framework</w:t>
      </w:r>
      <w:r w:rsidRPr="00C2181A">
        <w:rPr>
          <w:lang w:eastAsia="es-MX"/>
        </w:rPr>
        <w:t xml:space="preserve">: librería basada en </w:t>
      </w:r>
      <w:proofErr w:type="spellStart"/>
      <w:r w:rsidRPr="00C2181A">
        <w:rPr>
          <w:lang w:eastAsia="es-MX"/>
        </w:rPr>
        <w:t>PacketVideo's</w:t>
      </w:r>
      <w:proofErr w:type="spellEnd"/>
      <w:r w:rsidRPr="00C2181A">
        <w:rPr>
          <w:lang w:eastAsia="es-MX"/>
        </w:rPr>
        <w:t xml:space="preserve"> </w:t>
      </w:r>
      <w:proofErr w:type="spellStart"/>
      <w:r w:rsidRPr="00C2181A">
        <w:rPr>
          <w:lang w:eastAsia="es-MX"/>
        </w:rPr>
        <w:t>OpenCORE</w:t>
      </w:r>
      <w:proofErr w:type="spellEnd"/>
      <w:r w:rsidRPr="00C2181A">
        <w:rPr>
          <w:lang w:eastAsia="es-MX"/>
        </w:rPr>
        <w:t xml:space="preserve">; soporta </w:t>
      </w:r>
      <w:proofErr w:type="spellStart"/>
      <w:r w:rsidRPr="00C2181A">
        <w:rPr>
          <w:lang w:eastAsia="es-MX"/>
        </w:rPr>
        <w:t>codecs</w:t>
      </w:r>
      <w:proofErr w:type="spellEnd"/>
      <w:r w:rsidRPr="00C2181A">
        <w:rPr>
          <w:lang w:eastAsia="es-MX"/>
        </w:rPr>
        <w:t xml:space="preserve"> de reproducción y grabación de multitud de formatos de audio vídeo e imágenes MPEG4, H.264, MP3, AAC, AMR, JPG y PNG.</w:t>
      </w:r>
    </w:p>
    <w:p w:rsidR="001D3C37" w:rsidRPr="00C2181A" w:rsidRDefault="001D3C37" w:rsidP="00BB44BD">
      <w:pPr>
        <w:numPr>
          <w:ilvl w:val="0"/>
          <w:numId w:val="1"/>
        </w:numPr>
        <w:rPr>
          <w:lang w:eastAsia="es-MX"/>
        </w:rPr>
      </w:pPr>
      <w:proofErr w:type="spellStart"/>
      <w:r w:rsidRPr="00C2181A">
        <w:rPr>
          <w:b/>
          <w:bCs/>
          <w:lang w:eastAsia="es-MX"/>
        </w:rPr>
        <w:t>Surface</w:t>
      </w:r>
      <w:proofErr w:type="spellEnd"/>
      <w:r w:rsidRPr="00C2181A">
        <w:rPr>
          <w:b/>
          <w:bCs/>
          <w:lang w:eastAsia="es-MX"/>
        </w:rPr>
        <w:t xml:space="preserve"> Manager</w:t>
      </w:r>
      <w:r w:rsidRPr="00C2181A">
        <w:rPr>
          <w:lang w:eastAsia="es-MX"/>
        </w:rPr>
        <w:t>: maneja el acceso al subsistema de representación gráfica en 2D y 3D.</w:t>
      </w:r>
    </w:p>
    <w:p w:rsidR="001D3C37" w:rsidRPr="00C2181A" w:rsidRDefault="001D3C37" w:rsidP="00BB44BD">
      <w:pPr>
        <w:numPr>
          <w:ilvl w:val="0"/>
          <w:numId w:val="1"/>
        </w:numPr>
        <w:rPr>
          <w:lang w:eastAsia="es-MX"/>
        </w:rPr>
      </w:pPr>
      <w:proofErr w:type="spellStart"/>
      <w:r w:rsidRPr="00C2181A">
        <w:rPr>
          <w:b/>
          <w:bCs/>
          <w:lang w:eastAsia="es-MX"/>
        </w:rPr>
        <w:t>WebKit</w:t>
      </w:r>
      <w:proofErr w:type="spellEnd"/>
      <w:r w:rsidRPr="00C2181A">
        <w:rPr>
          <w:lang w:eastAsia="es-MX"/>
        </w:rPr>
        <w:t xml:space="preserve">: soporta un moderno navegador web utilizado en el navegador Android y en la vista </w:t>
      </w:r>
      <w:proofErr w:type="spellStart"/>
      <w:r w:rsidRPr="00C2181A">
        <w:rPr>
          <w:lang w:eastAsia="es-MX"/>
        </w:rPr>
        <w:t>webview</w:t>
      </w:r>
      <w:proofErr w:type="spellEnd"/>
      <w:r w:rsidRPr="00C2181A">
        <w:rPr>
          <w:lang w:eastAsia="es-MX"/>
        </w:rPr>
        <w:t xml:space="preserve">. Se trata de la misma librería que utiliza Google </w:t>
      </w:r>
      <w:proofErr w:type="spellStart"/>
      <w:r w:rsidRPr="00C2181A">
        <w:rPr>
          <w:lang w:eastAsia="es-MX"/>
        </w:rPr>
        <w:t>Chrome</w:t>
      </w:r>
      <w:proofErr w:type="spellEnd"/>
      <w:r w:rsidRPr="00C2181A">
        <w:rPr>
          <w:lang w:eastAsia="es-MX"/>
        </w:rPr>
        <w:t xml:space="preserve"> y Safari de Apple.</w:t>
      </w:r>
    </w:p>
    <w:p w:rsidR="001D3C37" w:rsidRPr="00C2181A" w:rsidRDefault="001D3C37" w:rsidP="00BB44BD">
      <w:pPr>
        <w:numPr>
          <w:ilvl w:val="0"/>
          <w:numId w:val="1"/>
        </w:numPr>
        <w:rPr>
          <w:lang w:eastAsia="es-MX"/>
        </w:rPr>
      </w:pPr>
      <w:r w:rsidRPr="00C2181A">
        <w:rPr>
          <w:b/>
          <w:bCs/>
          <w:lang w:eastAsia="es-MX"/>
        </w:rPr>
        <w:t>SGL</w:t>
      </w:r>
      <w:r w:rsidRPr="00C2181A">
        <w:rPr>
          <w:lang w:eastAsia="es-MX"/>
        </w:rPr>
        <w:t>: motor de gráficos 2D.</w:t>
      </w:r>
    </w:p>
    <w:p w:rsidR="001D3C37" w:rsidRPr="00C2181A" w:rsidRDefault="001D3C37" w:rsidP="00BB44BD">
      <w:pPr>
        <w:numPr>
          <w:ilvl w:val="0"/>
          <w:numId w:val="1"/>
        </w:numPr>
        <w:rPr>
          <w:lang w:eastAsia="es-MX"/>
        </w:rPr>
      </w:pPr>
      <w:r w:rsidRPr="00C2181A">
        <w:rPr>
          <w:b/>
          <w:bCs/>
          <w:lang w:eastAsia="es-MX"/>
        </w:rPr>
        <w:t>Librerías 3D</w:t>
      </w:r>
      <w:r w:rsidRPr="00C2181A">
        <w:rPr>
          <w:lang w:eastAsia="es-MX"/>
        </w:rPr>
        <w:t xml:space="preserve">: implementación basada en </w:t>
      </w:r>
      <w:proofErr w:type="spellStart"/>
      <w:r w:rsidRPr="00C2181A">
        <w:rPr>
          <w:lang w:eastAsia="es-MX"/>
        </w:rPr>
        <w:t>OpenGL</w:t>
      </w:r>
      <w:proofErr w:type="spellEnd"/>
      <w:r w:rsidRPr="00C2181A">
        <w:rPr>
          <w:lang w:eastAsia="es-MX"/>
        </w:rPr>
        <w:t xml:space="preserve"> ES 1.0 API. Las librerías utilizan el acelerador </w:t>
      </w:r>
      <w:proofErr w:type="spellStart"/>
      <w:r w:rsidRPr="00C2181A">
        <w:rPr>
          <w:lang w:eastAsia="es-MX"/>
        </w:rPr>
        <w:t>harware</w:t>
      </w:r>
      <w:proofErr w:type="spellEnd"/>
      <w:r w:rsidRPr="00C2181A">
        <w:rPr>
          <w:lang w:eastAsia="es-MX"/>
        </w:rPr>
        <w:t xml:space="preserve"> 3D si está disponible, o el software altamente optimizado de proyección 3D.</w:t>
      </w:r>
    </w:p>
    <w:p w:rsidR="001D3C37" w:rsidRPr="00C2181A" w:rsidRDefault="001D3C37" w:rsidP="00BB44BD">
      <w:pPr>
        <w:numPr>
          <w:ilvl w:val="0"/>
          <w:numId w:val="1"/>
        </w:numPr>
        <w:rPr>
          <w:lang w:eastAsia="es-MX"/>
        </w:rPr>
      </w:pPr>
      <w:proofErr w:type="spellStart"/>
      <w:r w:rsidRPr="00C2181A">
        <w:rPr>
          <w:b/>
          <w:bCs/>
          <w:lang w:eastAsia="es-MX"/>
        </w:rPr>
        <w:t>FreeType</w:t>
      </w:r>
      <w:proofErr w:type="spellEnd"/>
      <w:r w:rsidRPr="00C2181A">
        <w:rPr>
          <w:lang w:eastAsia="es-MX"/>
        </w:rPr>
        <w:t xml:space="preserve">: fuentes en </w:t>
      </w:r>
      <w:proofErr w:type="spellStart"/>
      <w:r w:rsidRPr="00C2181A">
        <w:rPr>
          <w:lang w:eastAsia="es-MX"/>
        </w:rPr>
        <w:t>bitmap</w:t>
      </w:r>
      <w:proofErr w:type="spellEnd"/>
      <w:r w:rsidRPr="00C2181A">
        <w:rPr>
          <w:lang w:eastAsia="es-MX"/>
        </w:rPr>
        <w:t xml:space="preserve"> y </w:t>
      </w:r>
      <w:proofErr w:type="spellStart"/>
      <w:r w:rsidRPr="00C2181A">
        <w:rPr>
          <w:lang w:eastAsia="es-MX"/>
        </w:rPr>
        <w:t>renderizado</w:t>
      </w:r>
      <w:proofErr w:type="spellEnd"/>
      <w:r w:rsidRPr="00C2181A">
        <w:rPr>
          <w:lang w:eastAsia="es-MX"/>
        </w:rPr>
        <w:t xml:space="preserve"> vectorial.</w:t>
      </w:r>
    </w:p>
    <w:p w:rsidR="001D3C37" w:rsidRPr="00C2181A" w:rsidRDefault="001D3C37" w:rsidP="00BB44BD">
      <w:pPr>
        <w:numPr>
          <w:ilvl w:val="0"/>
          <w:numId w:val="1"/>
        </w:numPr>
        <w:rPr>
          <w:lang w:eastAsia="es-MX"/>
        </w:rPr>
      </w:pPr>
      <w:proofErr w:type="spellStart"/>
      <w:r w:rsidRPr="00C2181A">
        <w:rPr>
          <w:b/>
          <w:bCs/>
          <w:lang w:eastAsia="es-MX"/>
        </w:rPr>
        <w:t>SQLite</w:t>
      </w:r>
      <w:proofErr w:type="spellEnd"/>
      <w:r w:rsidRPr="00C2181A">
        <w:rPr>
          <w:lang w:eastAsia="es-MX"/>
        </w:rPr>
        <w:t>: potente y ligero motor de bases de datos relacionales disponible para todas las aplicaciones.</w:t>
      </w:r>
    </w:p>
    <w:p w:rsidR="001D3C37" w:rsidRPr="00C2181A" w:rsidRDefault="001D3C37" w:rsidP="00BB44BD">
      <w:pPr>
        <w:numPr>
          <w:ilvl w:val="0"/>
          <w:numId w:val="1"/>
        </w:numPr>
        <w:rPr>
          <w:lang w:eastAsia="es-MX"/>
        </w:rPr>
      </w:pPr>
      <w:r w:rsidRPr="00C2181A">
        <w:rPr>
          <w:b/>
          <w:bCs/>
          <w:lang w:eastAsia="es-MX"/>
        </w:rPr>
        <w:t>SSL</w:t>
      </w:r>
      <w:r w:rsidRPr="00C2181A">
        <w:rPr>
          <w:lang w:eastAsia="es-MX"/>
        </w:rPr>
        <w:t>: proporciona servicios de</w:t>
      </w:r>
      <w:r w:rsidR="00DF1013" w:rsidRPr="00C2181A">
        <w:rPr>
          <w:lang w:eastAsia="es-MX"/>
        </w:rPr>
        <w:t xml:space="preserve"> encriptación </w:t>
      </w:r>
      <w:proofErr w:type="spellStart"/>
      <w:r w:rsidRPr="00C2181A">
        <w:rPr>
          <w:i/>
          <w:iCs/>
          <w:lang w:eastAsia="es-MX"/>
        </w:rPr>
        <w:t>Secure</w:t>
      </w:r>
      <w:proofErr w:type="spellEnd"/>
      <w:r w:rsidRPr="00C2181A">
        <w:rPr>
          <w:i/>
          <w:iCs/>
          <w:lang w:eastAsia="es-MX"/>
        </w:rPr>
        <w:t xml:space="preserve"> Socket </w:t>
      </w:r>
      <w:proofErr w:type="spellStart"/>
      <w:r w:rsidRPr="00C2181A">
        <w:rPr>
          <w:i/>
          <w:iCs/>
          <w:lang w:eastAsia="es-MX"/>
        </w:rPr>
        <w:t>Layer</w:t>
      </w:r>
      <w:proofErr w:type="spellEnd"/>
      <w:r w:rsidRPr="00C2181A">
        <w:rPr>
          <w:lang w:eastAsia="es-MX"/>
        </w:rPr>
        <w:t>.</w:t>
      </w:r>
    </w:p>
    <w:p w:rsidR="00FF4D3F" w:rsidRDefault="00FF4D3F">
      <w:pPr>
        <w:spacing w:before="0" w:after="0" w:line="240" w:lineRule="auto"/>
        <w:jc w:val="left"/>
        <w:rPr>
          <w:rFonts w:ascii="Times New Roman" w:hAnsi="Times New Roman" w:cs="Times New Roman"/>
          <w:b/>
          <w:bCs/>
        </w:rPr>
      </w:pPr>
    </w:p>
    <w:p w:rsidR="001D3C37" w:rsidRPr="00C2181A" w:rsidRDefault="001D3C37" w:rsidP="00BB3640">
      <w:pPr>
        <w:pStyle w:val="Ttulo5"/>
      </w:pPr>
      <w:r w:rsidRPr="00C2181A">
        <w:t>Entorno de Aplicación</w:t>
      </w:r>
    </w:p>
    <w:p w:rsidR="001D3C37" w:rsidRPr="00C2181A" w:rsidRDefault="001D3C37" w:rsidP="00105168">
      <w:pPr>
        <w:rPr>
          <w:lang w:eastAsia="es-MX"/>
        </w:rPr>
      </w:pPr>
      <w:r w:rsidRPr="00C2181A">
        <w:rPr>
          <w:lang w:eastAsia="es-MX"/>
        </w:rPr>
        <w:t>Proporciona una plataforma de desarrollo libre para aplicaciones con gran riqueza e innovaciones (sensores, localización, servicios, barra de notificaciones,).</w:t>
      </w:r>
    </w:p>
    <w:p w:rsidR="001D3C37" w:rsidRPr="00C2181A" w:rsidRDefault="001D3C37" w:rsidP="00105168">
      <w:pPr>
        <w:rPr>
          <w:lang w:eastAsia="es-MX"/>
        </w:rPr>
      </w:pPr>
      <w:r w:rsidRPr="00C2181A">
        <w:rPr>
          <w:lang w:eastAsia="es-MX"/>
        </w:rPr>
        <w:lastRenderedPageBreak/>
        <w:t>Esta capa ha sido diseñada para simplificar la reutilización de componentes. Las aplicaciones pueden publicar sus capacidades y otras pueden hacer uso de ellas (sujetas a las restricciones de seguridad). Este mismo mecanismo permite a los usuarios reemplazar componentes.</w:t>
      </w:r>
    </w:p>
    <w:p w:rsidR="001D3C37" w:rsidRPr="00C2181A" w:rsidRDefault="001D3C37" w:rsidP="00105168">
      <w:pPr>
        <w:rPr>
          <w:lang w:eastAsia="es-MX"/>
        </w:rPr>
      </w:pPr>
      <w:r w:rsidRPr="00C2181A">
        <w:rPr>
          <w:lang w:eastAsia="es-MX"/>
        </w:rPr>
        <w:t>Una de las mayores fortalezas del entorno de aplicación de Android es que se aprovecha el lenguaje de programación Java. El SDK de Android no acaba de ofrecer todo lo disponible para su estándar del entorno de ejecución Java (JRE), pero es compatible con una fracción muy significativa de la misma.</w:t>
      </w:r>
    </w:p>
    <w:p w:rsidR="001D3C37" w:rsidRPr="00C2181A" w:rsidRDefault="001D3C37" w:rsidP="00105168">
      <w:pPr>
        <w:rPr>
          <w:lang w:eastAsia="es-MX"/>
        </w:rPr>
      </w:pPr>
      <w:r w:rsidRPr="00C2181A">
        <w:rPr>
          <w:lang w:eastAsia="es-MX"/>
        </w:rPr>
        <w:t>Los servicios más importantes que incluye son:</w:t>
      </w:r>
    </w:p>
    <w:p w:rsidR="001D3C37" w:rsidRPr="00C2181A" w:rsidRDefault="001D3C37" w:rsidP="00384EEF">
      <w:pPr>
        <w:numPr>
          <w:ilvl w:val="0"/>
          <w:numId w:val="22"/>
        </w:numPr>
        <w:rPr>
          <w:lang w:eastAsia="es-MX"/>
        </w:rPr>
      </w:pPr>
      <w:proofErr w:type="spellStart"/>
      <w:r w:rsidRPr="00C2181A">
        <w:rPr>
          <w:b/>
          <w:bCs/>
          <w:lang w:eastAsia="es-MX"/>
        </w:rPr>
        <w:t>Views</w:t>
      </w:r>
      <w:proofErr w:type="spellEnd"/>
      <w:r w:rsidRPr="00C2181A">
        <w:rPr>
          <w:lang w:eastAsia="es-MX"/>
        </w:rPr>
        <w:t>: extenso conjunto de vistas, (parte visual de los componentes).</w:t>
      </w:r>
    </w:p>
    <w:p w:rsidR="001D3C37" w:rsidRPr="00C2181A" w:rsidRDefault="001D3C37" w:rsidP="00384EEF">
      <w:pPr>
        <w:numPr>
          <w:ilvl w:val="0"/>
          <w:numId w:val="22"/>
        </w:numPr>
        <w:rPr>
          <w:lang w:eastAsia="es-MX"/>
        </w:rPr>
      </w:pPr>
      <w:proofErr w:type="spellStart"/>
      <w:r w:rsidRPr="00C2181A">
        <w:rPr>
          <w:b/>
          <w:bCs/>
          <w:lang w:eastAsia="es-MX"/>
        </w:rPr>
        <w:t>Resource</w:t>
      </w:r>
      <w:proofErr w:type="spellEnd"/>
      <w:r w:rsidRPr="00C2181A">
        <w:rPr>
          <w:b/>
          <w:bCs/>
          <w:lang w:eastAsia="es-MX"/>
        </w:rPr>
        <w:t xml:space="preserve"> Manager</w:t>
      </w:r>
      <w:r w:rsidRPr="00C2181A">
        <w:rPr>
          <w:lang w:eastAsia="es-MX"/>
        </w:rPr>
        <w:t>: proporciona acceso a recursos que no son en código.</w:t>
      </w:r>
    </w:p>
    <w:p w:rsidR="001D3C37" w:rsidRPr="00C2181A" w:rsidRDefault="001D3C37" w:rsidP="00384EEF">
      <w:pPr>
        <w:numPr>
          <w:ilvl w:val="0"/>
          <w:numId w:val="22"/>
        </w:numPr>
        <w:rPr>
          <w:lang w:eastAsia="es-MX"/>
        </w:rPr>
      </w:pPr>
      <w:proofErr w:type="spellStart"/>
      <w:r w:rsidRPr="00C2181A">
        <w:rPr>
          <w:b/>
          <w:bCs/>
          <w:lang w:eastAsia="es-MX"/>
        </w:rPr>
        <w:t>Activity</w:t>
      </w:r>
      <w:proofErr w:type="spellEnd"/>
      <w:r w:rsidRPr="00C2181A">
        <w:rPr>
          <w:b/>
          <w:bCs/>
          <w:lang w:eastAsia="es-MX"/>
        </w:rPr>
        <w:t xml:space="preserve"> Manager</w:t>
      </w:r>
      <w:r w:rsidRPr="00C2181A">
        <w:rPr>
          <w:lang w:eastAsia="es-MX"/>
        </w:rPr>
        <w:t>: maneja el ciclo de vida de las aplicaciones y proporciona un sistema de navegación entre ellas.</w:t>
      </w:r>
    </w:p>
    <w:p w:rsidR="001D3C37" w:rsidRPr="00C2181A" w:rsidRDefault="001D3C37" w:rsidP="00384EEF">
      <w:pPr>
        <w:numPr>
          <w:ilvl w:val="0"/>
          <w:numId w:val="22"/>
        </w:numPr>
        <w:rPr>
          <w:lang w:eastAsia="es-MX"/>
        </w:rPr>
      </w:pPr>
      <w:proofErr w:type="spellStart"/>
      <w:r w:rsidRPr="00C2181A">
        <w:rPr>
          <w:b/>
          <w:bCs/>
          <w:lang w:eastAsia="es-MX"/>
        </w:rPr>
        <w:t>Notification</w:t>
      </w:r>
      <w:proofErr w:type="spellEnd"/>
      <w:r w:rsidRPr="00C2181A">
        <w:rPr>
          <w:b/>
          <w:bCs/>
          <w:lang w:eastAsia="es-MX"/>
        </w:rPr>
        <w:t xml:space="preserve"> Manager</w:t>
      </w:r>
      <w:r w:rsidRPr="00C2181A">
        <w:rPr>
          <w:lang w:eastAsia="es-MX"/>
        </w:rPr>
        <w:t>: permite a las aplicaciones mostrar alertas personalizadas en la barra de estado.</w:t>
      </w:r>
    </w:p>
    <w:p w:rsidR="001D3C37" w:rsidRPr="00C2181A" w:rsidRDefault="001D3C37" w:rsidP="00384EEF">
      <w:pPr>
        <w:numPr>
          <w:ilvl w:val="0"/>
          <w:numId w:val="22"/>
        </w:numPr>
        <w:rPr>
          <w:lang w:eastAsia="es-MX"/>
        </w:rPr>
      </w:pPr>
      <w:r w:rsidRPr="00C2181A">
        <w:rPr>
          <w:b/>
          <w:bCs/>
          <w:lang w:eastAsia="es-MX"/>
        </w:rPr>
        <w:t xml:space="preserve">Content </w:t>
      </w:r>
      <w:proofErr w:type="spellStart"/>
      <w:r w:rsidRPr="00C2181A">
        <w:rPr>
          <w:b/>
          <w:bCs/>
          <w:lang w:eastAsia="es-MX"/>
        </w:rPr>
        <w:t>Providers</w:t>
      </w:r>
      <w:proofErr w:type="spellEnd"/>
      <w:r w:rsidRPr="00C2181A">
        <w:rPr>
          <w:lang w:eastAsia="es-MX"/>
        </w:rPr>
        <w:t>: mecanismo sencillo pa</w:t>
      </w:r>
      <w:r w:rsidR="00A64398" w:rsidRPr="00C2181A">
        <w:rPr>
          <w:lang w:eastAsia="es-MX"/>
        </w:rPr>
        <w:t>r</w:t>
      </w:r>
      <w:r w:rsidRPr="00C2181A">
        <w:rPr>
          <w:lang w:eastAsia="es-MX"/>
        </w:rPr>
        <w:t>a acceder a datos de otras aplicaciones (como los contactos).</w:t>
      </w:r>
    </w:p>
    <w:p w:rsidR="001D3C37" w:rsidRPr="00C2181A" w:rsidRDefault="001D3C37">
      <w:pPr>
        <w:spacing w:before="0" w:after="0" w:line="240" w:lineRule="auto"/>
        <w:jc w:val="left"/>
        <w:rPr>
          <w:b/>
          <w:bCs/>
        </w:rPr>
      </w:pPr>
    </w:p>
    <w:p w:rsidR="001D3C37" w:rsidRPr="007A3A64" w:rsidRDefault="001D3C37" w:rsidP="00854D9A">
      <w:pPr>
        <w:pStyle w:val="Ttulo6"/>
      </w:pPr>
      <w:r w:rsidRPr="007A3A64">
        <w:t>Aplicaciones</w:t>
      </w:r>
    </w:p>
    <w:p w:rsidR="001D3C37" w:rsidRPr="00C2181A" w:rsidRDefault="001D3C37" w:rsidP="00691957">
      <w:r w:rsidRPr="00C2181A">
        <w:t xml:space="preserve">Este nivel está formado por el conjunto de aplicaciones instaladas en una máquina Android. Todas las aplicaciones han de correr en la máquina virtual </w:t>
      </w:r>
      <w:proofErr w:type="spellStart"/>
      <w:r w:rsidRPr="00C2181A">
        <w:t>Dalvik</w:t>
      </w:r>
      <w:proofErr w:type="spellEnd"/>
      <w:r w:rsidRPr="00C2181A">
        <w:t xml:space="preserve"> para garantizar la seguridad del sistema.</w:t>
      </w:r>
    </w:p>
    <w:p w:rsidR="001D3C37" w:rsidRPr="00C2181A" w:rsidRDefault="001D3C37" w:rsidP="00691957">
      <w:r w:rsidRPr="00C2181A">
        <w:t>Normalmente las aplicaciones Android están escritas en Java. Para desarrollar aplicaciones en Java podemos utilizar el Android SDK.</w:t>
      </w:r>
    </w:p>
    <w:p w:rsidR="00FF4D3F" w:rsidRDefault="00FF4D3F">
      <w:pPr>
        <w:spacing w:before="0" w:after="0" w:line="240" w:lineRule="auto"/>
        <w:jc w:val="left"/>
        <w:rPr>
          <w:b/>
          <w:bCs/>
          <w:szCs w:val="32"/>
          <w:highlight w:val="green"/>
        </w:rPr>
      </w:pPr>
      <w:bookmarkStart w:id="44" w:name="_Toc371087580"/>
      <w:bookmarkStart w:id="45" w:name="_Toc374567326"/>
    </w:p>
    <w:p w:rsidR="001D3C37" w:rsidRPr="00E14D57" w:rsidRDefault="001D3C37" w:rsidP="00BE388D">
      <w:pPr>
        <w:pStyle w:val="Ttulo2"/>
      </w:pPr>
      <w:bookmarkStart w:id="46" w:name="_Toc382263377"/>
      <w:r w:rsidRPr="00E14D57">
        <w:t>Bases de Datos</w:t>
      </w:r>
      <w:bookmarkEnd w:id="44"/>
      <w:bookmarkEnd w:id="45"/>
      <w:bookmarkEnd w:id="46"/>
    </w:p>
    <w:p w:rsidR="001D3C37" w:rsidRPr="00C2181A" w:rsidRDefault="001D3C37" w:rsidP="00691957">
      <w:r w:rsidRPr="00C2181A">
        <w:t xml:space="preserve">La manipulación directa de los datos entraña una complejidad importante, además de que, de esta forma, se corre el riesgo de realizar operaciones incorrectas o no deseadas con dichos datos. Por este motivo, se han desarrollado una serie de programas informáticos que tratan de aislar al usuario </w:t>
      </w:r>
      <w:r w:rsidRPr="00C2181A">
        <w:lastRenderedPageBreak/>
        <w:t xml:space="preserve">final de los </w:t>
      </w:r>
      <w:r w:rsidR="000D2DE7" w:rsidRPr="00C2181A">
        <w:t>ficheros</w:t>
      </w:r>
      <w:r w:rsidRPr="00C2181A">
        <w:t xml:space="preserve"> de datos: son los llamados Sistemas Gestores de Bases de Datos (SGDB – DBMS, </w:t>
      </w:r>
      <w:r w:rsidRPr="00C2181A">
        <w:rPr>
          <w:i/>
          <w:iCs/>
        </w:rPr>
        <w:t xml:space="preserve">Data Base Management </w:t>
      </w:r>
      <w:proofErr w:type="spellStart"/>
      <w:r w:rsidRPr="00C2181A">
        <w:rPr>
          <w:i/>
          <w:iCs/>
        </w:rPr>
        <w:t>Systems</w:t>
      </w:r>
      <w:proofErr w:type="spellEnd"/>
      <w:r w:rsidRPr="00C2181A">
        <w:rPr>
          <w:i/>
          <w:iCs/>
        </w:rPr>
        <w:t xml:space="preserve"> </w:t>
      </w:r>
      <w:r w:rsidRPr="00C2181A">
        <w:t>-), programas que se encargaran de gestionar y controlar el Acceso a los datos ofreciendo una representación más sencilla de ellos.</w:t>
      </w:r>
    </w:p>
    <w:p w:rsidR="001D3C37" w:rsidRPr="00C2181A" w:rsidRDefault="001D3C37" w:rsidP="00691957">
      <w:r w:rsidRPr="00C2181A">
        <w:t xml:space="preserve">Los Sistemas Gestores de Bases de Datos más conocidos y extendidos hoy en día son Access de Microsoft, base, </w:t>
      </w:r>
      <w:proofErr w:type="spellStart"/>
      <w:r w:rsidRPr="00C2181A">
        <w:t>FileMaker</w:t>
      </w:r>
      <w:proofErr w:type="spellEnd"/>
      <w:r w:rsidRPr="00C2181A">
        <w:t xml:space="preserve">, y </w:t>
      </w:r>
      <w:proofErr w:type="spellStart"/>
      <w:r w:rsidRPr="00C2181A">
        <w:t>Paradox</w:t>
      </w:r>
      <w:proofErr w:type="spellEnd"/>
      <w:r w:rsidRPr="00C2181A">
        <w:t xml:space="preserve"> en el segmento de aplicaciones para particulares y pequeñas empresas y SQL Server de Microsoft, Oracle, DB2, de IBM, </w:t>
      </w:r>
      <w:proofErr w:type="spellStart"/>
      <w:r w:rsidRPr="00C2181A">
        <w:t>Informix</w:t>
      </w:r>
      <w:proofErr w:type="spellEnd"/>
      <w:r w:rsidRPr="00C2181A">
        <w:t xml:space="preserve"> y </w:t>
      </w:r>
      <w:proofErr w:type="spellStart"/>
      <w:r w:rsidRPr="00C2181A">
        <w:t>Sybase</w:t>
      </w:r>
      <w:proofErr w:type="spellEnd"/>
      <w:r w:rsidRPr="00C2181A">
        <w:t>, en el segmento de las medianas y grandes bases de Datos.</w:t>
      </w:r>
    </w:p>
    <w:p w:rsidR="001D3C37" w:rsidRPr="00C2181A" w:rsidRDefault="00EA0594">
      <w:pPr>
        <w:keepNext/>
        <w:jc w:val="center"/>
      </w:pPr>
      <w:r>
        <w:rPr>
          <w:noProof/>
          <w:lang w:eastAsia="es-MX"/>
        </w:rPr>
        <mc:AlternateContent>
          <mc:Choice Requires="wps">
            <w:drawing>
              <wp:anchor distT="0" distB="0" distL="114300" distR="114300" simplePos="0" relativeHeight="251657728" behindDoc="0" locked="1" layoutInCell="1" allowOverlap="1" wp14:anchorId="77E63FD2" wp14:editId="572B5F16">
                <wp:simplePos x="0" y="0"/>
                <wp:positionH relativeFrom="column">
                  <wp:posOffset>2750820</wp:posOffset>
                </wp:positionH>
                <wp:positionV relativeFrom="paragraph">
                  <wp:posOffset>1605915</wp:posOffset>
                </wp:positionV>
                <wp:extent cx="0" cy="419100"/>
                <wp:effectExtent l="97155" t="23495" r="93345" b="24130"/>
                <wp:wrapNone/>
                <wp:docPr id="45" name="9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straightConnector1">
                          <a:avLst/>
                        </a:prstGeom>
                        <a:noFill/>
                        <a:ln w="2857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9 Conector recto de flecha" o:spid="_x0000_s1026" type="#_x0000_t32" style="position:absolute;margin-left:216.6pt;margin-top:126.45pt;width:0;height:3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" strokeweight="2.25pt">
                <v:stroke endarrow="open"/>
                <w10:anchorlock/>
              </v:shape>
            </w:pict>
          </mc:Fallback>
        </mc:AlternateContent>
      </w:r>
      <w:r>
        <w:rPr>
          <w:noProof/>
          <w:lang w:eastAsia="es-MX"/>
        </w:rPr>
        <mc:AlternateContent>
          <mc:Choice Requires="wpg">
            <w:drawing>
              <wp:inline distT="0" distB="0" distL="0" distR="0" wp14:anchorId="35EBBC50" wp14:editId="2FA4236D">
                <wp:extent cx="3705225" cy="2486025"/>
                <wp:effectExtent l="0" t="0" r="28575" b="28575"/>
                <wp:docPr id="37" name="2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5225" cy="2486025"/>
                          <a:chOff x="0" y="0"/>
                          <a:chExt cx="3819525" cy="2571750"/>
                        </a:xfrm>
                      </wpg:grpSpPr>
                      <wps:wsp>
                        <wps:cNvPr id="38" name="3 Elipse"/>
                        <wps:cNvSpPr/>
                        <wps:spPr>
                          <a:xfrm>
                            <a:off x="0" y="0"/>
                            <a:ext cx="1666875" cy="714375"/>
                          </a:xfrm>
                          <a:prstGeom prst="ellipse">
                            <a:avLst/>
                          </a:prstGeom>
                          <a:solidFill>
                            <a:sysClr val="window" lastClr="FFFFFF"/>
                          </a:solidFill>
                          <a:ln w="9525" cap="flat" cmpd="sng" algn="ctr">
                            <a:solidFill>
                              <a:sysClr val="windowText" lastClr="000000"/>
                            </a:solidFill>
                            <a:prstDash val="solid"/>
                          </a:ln>
                          <a:effectLst/>
                        </wps:spPr>
                        <wps:txbx>
                          <w:txbxContent>
                            <w:p w:rsidR="00905B1A" w:rsidRPr="00433726" w:rsidRDefault="00905B1A" w:rsidP="007B4CAA">
                              <w:pPr>
                                <w:jc w:val="center"/>
                                <w:rPr>
                                  <w:b/>
                                </w:rPr>
                              </w:pPr>
                              <w:r>
                                <w:rPr>
                                  <w:b/>
                                </w:rPr>
                                <w:t>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4 Elipse"/>
                        <wps:cNvSpPr/>
                        <wps:spPr>
                          <a:xfrm>
                            <a:off x="2152650" y="9526"/>
                            <a:ext cx="1666875" cy="851696"/>
                          </a:xfrm>
                          <a:prstGeom prst="ellipse">
                            <a:avLst/>
                          </a:prstGeom>
                          <a:solidFill>
                            <a:sysClr val="window" lastClr="FFFFFF"/>
                          </a:solidFill>
                          <a:ln w="9525" cap="flat" cmpd="sng" algn="ctr">
                            <a:solidFill>
                              <a:sysClr val="windowText" lastClr="000000"/>
                            </a:solidFill>
                            <a:prstDash val="solid"/>
                          </a:ln>
                          <a:effectLst/>
                        </wps:spPr>
                        <wps:txbx>
                          <w:txbxContent>
                            <w:p w:rsidR="00905B1A" w:rsidRPr="00433726" w:rsidRDefault="00905B1A" w:rsidP="007B4CAA">
                              <w:pPr>
                                <w:jc w:val="center"/>
                                <w:rPr>
                                  <w:b/>
                                </w:rPr>
                              </w:pPr>
                              <w:r>
                                <w:rPr>
                                  <w:b/>
                                </w:rPr>
                                <w:t>Programas / 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5 Elipse"/>
                        <wps:cNvSpPr/>
                        <wps:spPr>
                          <a:xfrm>
                            <a:off x="1133475" y="1209675"/>
                            <a:ext cx="1409700" cy="476250"/>
                          </a:xfrm>
                          <a:prstGeom prst="ellipse">
                            <a:avLst/>
                          </a:prstGeom>
                          <a:solidFill>
                            <a:sysClr val="window" lastClr="FFFFFF"/>
                          </a:solidFill>
                          <a:ln w="9525" cap="flat" cmpd="sng" algn="ctr">
                            <a:solidFill>
                              <a:sysClr val="windowText" lastClr="000000"/>
                            </a:solidFill>
                            <a:prstDash val="solid"/>
                          </a:ln>
                          <a:effectLst/>
                        </wps:spPr>
                        <wps:txbx>
                          <w:txbxContent>
                            <w:p w:rsidR="00905B1A" w:rsidRPr="00433726" w:rsidRDefault="00905B1A" w:rsidP="007B4CAA">
                              <w:pPr>
                                <w:jc w:val="center"/>
                                <w:rPr>
                                  <w:b/>
                                </w:rPr>
                              </w:pPr>
                              <w:r>
                                <w:rPr>
                                  <w:b/>
                                </w:rPr>
                                <w:t>SGDB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6 Rectángulo"/>
                        <wps:cNvSpPr/>
                        <wps:spPr>
                          <a:xfrm>
                            <a:off x="1085850" y="2105025"/>
                            <a:ext cx="1524000" cy="466725"/>
                          </a:xfrm>
                          <a:prstGeom prst="rect">
                            <a:avLst/>
                          </a:prstGeom>
                          <a:solidFill>
                            <a:sysClr val="window" lastClr="FFFFFF"/>
                          </a:solidFill>
                          <a:ln w="34925" cap="flat" cmpd="thickThin" algn="ctr">
                            <a:solidFill>
                              <a:sysClr val="windowText" lastClr="000000"/>
                            </a:solidFill>
                            <a:prstDash val="solid"/>
                          </a:ln>
                          <a:effectLst/>
                        </wps:spPr>
                        <wps:txbx>
                          <w:txbxContent>
                            <w:p w:rsidR="00905B1A" w:rsidRPr="00433726" w:rsidRDefault="00905B1A" w:rsidP="007B4CAA">
                              <w:pPr>
                                <w:jc w:val="center"/>
                                <w:rPr>
                                  <w:b/>
                                </w:rPr>
                              </w:pPr>
                              <w:r>
                                <w:rPr>
                                  <w:b/>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7 Conector recto de flecha"/>
                        <wps:cNvCnPr/>
                        <wps:spPr>
                          <a:xfrm>
                            <a:off x="1076325" y="714375"/>
                            <a:ext cx="447675" cy="552450"/>
                          </a:xfrm>
                          <a:prstGeom prst="straightConnector1">
                            <a:avLst/>
                          </a:prstGeom>
                          <a:noFill/>
                          <a:ln w="28575" cap="flat" cmpd="sng" algn="ctr">
                            <a:solidFill>
                              <a:sysClr val="windowText" lastClr="000000">
                                <a:shade val="95000"/>
                                <a:satMod val="105000"/>
                              </a:sysClr>
                            </a:solidFill>
                            <a:prstDash val="solid"/>
                            <a:tailEnd type="arrow"/>
                          </a:ln>
                          <a:effectLst/>
                        </wps:spPr>
                        <wps:bodyPr/>
                      </wps:wsp>
                      <wps:wsp>
                        <wps:cNvPr id="44" name="8 Conector recto de flecha"/>
                        <wps:cNvCnPr/>
                        <wps:spPr>
                          <a:xfrm flipH="1">
                            <a:off x="2247902" y="861221"/>
                            <a:ext cx="361948" cy="405604"/>
                          </a:xfrm>
                          <a:prstGeom prst="straightConnector1">
                            <a:avLst/>
                          </a:prstGeom>
                          <a:noFill/>
                          <a:ln w="28575" cap="flat" cmpd="sng" algn="ctr">
                            <a:solidFill>
                              <a:sysClr val="windowText" lastClr="000000">
                                <a:shade val="95000"/>
                                <a:satMod val="105000"/>
                              </a:sysClr>
                            </a:solidFill>
                            <a:prstDash val="solid"/>
                            <a:tailEnd type="arrow"/>
                          </a:ln>
                          <a:effectLst/>
                        </wps:spPr>
                        <wps:bodyPr/>
                      </wps:wsp>
                    </wpg:wgp>
                  </a:graphicData>
                </a:graphic>
              </wp:inline>
            </w:drawing>
          </mc:Choice>
          <mc:Fallback>
            <w:pict>
              <v:group id="2 Grupo" o:spid="_x0000_s1050" style="width:291.75pt;height:195.75pt;mso-position-horizontal-relative:char;mso-position-vertical-relative:line" coordsize="38195,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">
                <v:oval id="3 Elipse" o:spid="_x0000_s1051" style="position:absolute;width:16668;height: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mU8QA&#10;AADbAAAADwAAAGRycy9kb3ducmV2LnhtbERPy2rCQBTdC/7DcIVuRCdpaZTUUUpoqSvxCe3ukrlN&#10;opk7aWZq0r93FgWXh/NerHpTiyu1rrKsIJ5GIIhzqysuFBwP75M5COeRNdaWScEfOVgth4MFptp2&#10;vKPr3hcihLBLUUHpfZNK6fKSDLqpbYgD921bgz7AtpC6xS6Em1o+RlEiDVYcGkpsKCspv+x/jYJs&#10;k43P25/1KXn7+Epm8aZ7jj+3Sj2M+tcXEJ56fxf/u9dawVMYG76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eplPEAAAA2wAAAA8AAAAAAAAAAAAAAAAAmAIAAGRycy9k&#10;b3ducmV2LnhtbFBLBQYAAAAABAAEAPUAAACJAwAAAAA=&#10;" fillcolor="window" strokecolor="windowText">
                  <v:textbox>
                    <w:txbxContent>
                      <w:p w:rsidR="00905B1A" w:rsidRPr="00433726" w:rsidRDefault="00905B1A" w:rsidP="007B4CAA">
                        <w:pPr>
                          <w:jc w:val="center"/>
                          <w:rPr>
                            <w:b/>
                          </w:rPr>
                        </w:pPr>
                        <w:r>
                          <w:rPr>
                            <w:b/>
                          </w:rPr>
                          <w:t>Usuarios</w:t>
                        </w:r>
                      </w:p>
                    </w:txbxContent>
                  </v:textbox>
                </v:oval>
                <v:oval id="4 Elipse" o:spid="_x0000_s1052" style="position:absolute;left:21526;top:95;width:16669;height:8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7ZKMQA&#10;AADbAAAADwAAAGRycy9kb3ducmV2LnhtbERPy2rCQBTdC/7DcIVuRCcpbZTUUUpoqSvxCe3ukrlN&#10;opk7aWZq0r93FgWXh/NerHpTiyu1rrKsIJ5GIIhzqysuFBwP75M5COeRNdaWScEfOVgth4MFptp2&#10;vKPr3hcihLBLUUHpfZNK6fKSDLqpbYgD921bgz7AtpC6xS6Em1o+RlEiDVYcGkpsKCspv+x/jYJs&#10;k43P25/1KXn7+Epm8aZ7jj+3Sj2M+tcXEJ56fxf/u9dawVNYH76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u2SjEAAAA2wAAAA8AAAAAAAAAAAAAAAAAmAIAAGRycy9k&#10;b3ducmV2LnhtbFBLBQYAAAAABAAEAPUAAACJAwAAAAA=&#10;" fillcolor="window" strokecolor="windowText">
                  <v:textbox>
                    <w:txbxContent>
                      <w:p w:rsidR="00905B1A" w:rsidRPr="00433726" w:rsidRDefault="00905B1A" w:rsidP="007B4CAA">
                        <w:pPr>
                          <w:jc w:val="center"/>
                          <w:rPr>
                            <w:b/>
                          </w:rPr>
                        </w:pPr>
                        <w:r>
                          <w:rPr>
                            <w:b/>
                          </w:rPr>
                          <w:t>Programas / Aplicaciones</w:t>
                        </w:r>
                      </w:p>
                    </w:txbxContent>
                  </v:textbox>
                </v:oval>
                <v:oval id="5 Elipse" o:spid="_x0000_s1053" style="position:absolute;left:11334;top:12096;width:14097;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8s8cA&#10;AADbAAAADwAAAGRycy9kb3ducmV2LnhtbESPT2vCQBTE74V+h+UVvBTdRNpYUlcpQdGT+K+gt0f2&#10;NUmbfZtmV5N++26h4HGYmd8w03lvanGl1lWWFcSjCARxbnXFhYLjYTl8AeE8ssbaMin4IQfz2f3d&#10;FFNtO97Rde8LESDsUlRQet+kUrq8JINuZBvi4H3Y1qAPsi2kbrELcFPLcRQl0mDFYaHEhrKS8q/9&#10;xSjINtnj5/Z7/Z4sVudkEm+65/i0VWrw0L+9gvDU+1v4v73WCp5i+PsSf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ifLPHAAAA2wAAAA8AAAAAAAAAAAAAAAAAmAIAAGRy&#10;cy9kb3ducmV2LnhtbFBLBQYAAAAABAAEAPUAAACMAwAAAAA=&#10;" fillcolor="window" strokecolor="windowText">
                  <v:textbox>
                    <w:txbxContent>
                      <w:p w:rsidR="00905B1A" w:rsidRPr="00433726" w:rsidRDefault="00905B1A" w:rsidP="007B4CAA">
                        <w:pPr>
                          <w:jc w:val="center"/>
                          <w:rPr>
                            <w:b/>
                          </w:rPr>
                        </w:pPr>
                        <w:r>
                          <w:rPr>
                            <w:b/>
                          </w:rPr>
                          <w:t>SGDB</w:t>
                        </w:r>
                      </w:p>
                    </w:txbxContent>
                  </v:textbox>
                </v:oval>
                <v:rect id="6 Rectángulo" o:spid="_x0000_s1054" style="position:absolute;left:10858;top:21050;width:15240;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eZMQA&#10;AADbAAAADwAAAGRycy9kb3ducmV2LnhtbESPT2vCQBTE7wW/w/IEb3WjiJTUVaoQ9GSpfw7eHtnX&#10;bGj2bcg+NfbTdwuFHoeZ+Q2zWPW+UTfqYh3YwGScgSIug625MnA6Fs8voKIgW2wCk4EHRVgtB08L&#10;zG248wfdDlKpBOGYowEn0uZax9KRxzgOLXHyPkPnUZLsKm07vCe4b/Q0y+baY81pwWFLG0fl1+Hq&#10;DWzPsnOzstA2k+K9ml/c93m/NmY07N9eQQn18h/+a++sgdkUfr+kH6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7nmTEAAAA2wAAAA8AAAAAAAAAAAAAAAAAmAIAAGRycy9k&#10;b3ducmV2LnhtbFBLBQYAAAAABAAEAPUAAACJAwAAAAA=&#10;" fillcolor="window" strokecolor="windowText" strokeweight="2.75pt">
                  <v:stroke linestyle="thickThin"/>
                  <v:textbox>
                    <w:txbxContent>
                      <w:p w:rsidR="00905B1A" w:rsidRPr="00433726" w:rsidRDefault="00905B1A" w:rsidP="007B4CAA">
                        <w:pPr>
                          <w:jc w:val="center"/>
                          <w:rPr>
                            <w:b/>
                          </w:rPr>
                        </w:pPr>
                        <w:r>
                          <w:rPr>
                            <w:b/>
                          </w:rPr>
                          <w:t>DATOS</w:t>
                        </w:r>
                      </w:p>
                    </w:txbxContent>
                  </v:textbox>
                </v:rect>
                <v:shapetype id="_x0000_t32" coordsize="21600,21600" o:spt="32" o:oned="t" path="m,l21600,21600e" filled="f">
                  <v:path arrowok="t" fillok="f" o:connecttype="none"/>
                  <o:lock v:ext="edit" shapetype="t"/>
                </v:shapetype>
                <v:shape id="7 Conector recto de flecha" o:spid="_x0000_s1055" type="#_x0000_t32" style="position:absolute;left:10763;top:7143;width:4477;height:5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SNK8QAAADbAAAADwAAAGRycy9kb3ducmV2LnhtbESPQWvCQBSE70L/w/IKXkQ32mJrmo2I&#10;UvDiIbZgj4/sMwnNvg27a4z/3hUKPQ4z8w2TrQfTip6cbywrmM8SEMSl1Q1XCr6/PqfvIHxA1tha&#10;JgU38rDOn0YZptpeuaD+GCoRIexTVFCH0KVS+rImg35mO+Lona0zGKJ0ldQOrxFuWrlIkqU02HBc&#10;qLGjbU3l7/FiFOz0od+visOpfHObyZYQw0+xVGr8PGw+QAQawn/4r73XCl5f4PEl/gCZ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xI0rxAAAANsAAAAPAAAAAAAAAAAA&#10;AAAAAKECAABkcnMvZG93bnJldi54bWxQSwUGAAAAAAQABAD5AAAAkgMAAAAA&#10;" strokeweight="2.25pt">
                  <v:stroke endarrow="open"/>
                </v:shape>
                <v:shape id="8 Conector recto de flecha" o:spid="_x0000_s1056" type="#_x0000_t32" style="position:absolute;left:22479;top:8612;width:3619;height:40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xUCMUAAADbAAAADwAAAGRycy9kb3ducmV2LnhtbESPT2vCQBTE74LfYXlCb7rxD1pTV7Gl&#10;hUJ7qFYEb8/saxLMvg272yT99l1B8DjMzG+Y1aYzlWjI+dKygvEoAUGcWV1yruDw/TZ8BOEDssbK&#10;Min4Iw+bdb+3wlTblnfU7EMuIoR9igqKEOpUSp8VZNCPbE0cvR/rDIYoXS61wzbCTSUnSTKXBkuO&#10;CwXW9FJQdtn/GgXn1nXHD7tosmmYmuevz8OJl69KPQy67ROIQF24h2/td61gNoPrl/g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xUCMUAAADbAAAADwAAAAAAAAAA&#10;AAAAAAChAgAAZHJzL2Rvd25yZXYueG1sUEsFBgAAAAAEAAQA+QAAAJMDAAAAAA==&#10;" strokeweight="2.25pt">
                  <v:stroke endarrow="open"/>
                </v:shape>
                <w10:anchorlock/>
              </v:group>
            </w:pict>
          </mc:Fallback>
        </mc:AlternateContent>
      </w:r>
    </w:p>
    <w:p w:rsidR="001D3C37" w:rsidRPr="00C2181A" w:rsidRDefault="001D3C37">
      <w:pPr>
        <w:pStyle w:val="Epgrafe"/>
        <w:jc w:val="center"/>
        <w:rPr>
          <w:rFonts w:ascii="Arial" w:hAnsi="Arial" w:cs="Arial"/>
          <w:sz w:val="24"/>
          <w:szCs w:val="24"/>
        </w:rPr>
      </w:pPr>
      <w:r w:rsidRPr="00C2181A">
        <w:rPr>
          <w:rFonts w:ascii="Arial" w:hAnsi="Arial" w:cs="Arial"/>
        </w:rPr>
        <w:t xml:space="preserve">Figura </w:t>
      </w:r>
      <w:r w:rsidR="000542C8">
        <w:rPr>
          <w:rFonts w:ascii="Arial" w:hAnsi="Arial" w:cs="Arial"/>
        </w:rPr>
        <w:fldChar w:fldCharType="begin"/>
      </w:r>
      <w:r w:rsidR="000542C8">
        <w:rPr>
          <w:rFonts w:ascii="Arial" w:hAnsi="Arial" w:cs="Arial"/>
        </w:rPr>
        <w:instrText xml:space="preserve"> STYLEREF 1 \s </w:instrText>
      </w:r>
      <w:r w:rsidR="000542C8">
        <w:rPr>
          <w:rFonts w:ascii="Arial" w:hAnsi="Arial" w:cs="Arial"/>
        </w:rPr>
        <w:fldChar w:fldCharType="separate"/>
      </w:r>
      <w:r w:rsidR="00CB6236">
        <w:rPr>
          <w:rFonts w:ascii="Arial" w:hAnsi="Arial" w:cs="Arial"/>
          <w:noProof/>
        </w:rPr>
        <w:t>1</w:t>
      </w:r>
      <w:r w:rsidR="000542C8">
        <w:rPr>
          <w:rFonts w:ascii="Arial" w:hAnsi="Arial" w:cs="Arial"/>
        </w:rPr>
        <w:fldChar w:fldCharType="end"/>
      </w:r>
      <w:r w:rsidR="000542C8">
        <w:rPr>
          <w:rFonts w:ascii="Arial" w:hAnsi="Arial" w:cs="Arial"/>
        </w:rPr>
        <w:t>.</w:t>
      </w:r>
      <w:r w:rsidR="000542C8">
        <w:rPr>
          <w:rFonts w:ascii="Arial" w:hAnsi="Arial" w:cs="Arial"/>
        </w:rPr>
        <w:fldChar w:fldCharType="begin"/>
      </w:r>
      <w:r w:rsidR="000542C8">
        <w:rPr>
          <w:rFonts w:ascii="Arial" w:hAnsi="Arial" w:cs="Arial"/>
        </w:rPr>
        <w:instrText xml:space="preserve"> SEQ Figura \* ARABIC \s 1 </w:instrText>
      </w:r>
      <w:r w:rsidR="000542C8">
        <w:rPr>
          <w:rFonts w:ascii="Arial" w:hAnsi="Arial" w:cs="Arial"/>
        </w:rPr>
        <w:fldChar w:fldCharType="separate"/>
      </w:r>
      <w:r w:rsidR="00CB6236">
        <w:rPr>
          <w:rFonts w:ascii="Arial" w:hAnsi="Arial" w:cs="Arial"/>
          <w:noProof/>
        </w:rPr>
        <w:t>3</w:t>
      </w:r>
      <w:r w:rsidR="000542C8">
        <w:rPr>
          <w:rFonts w:ascii="Arial" w:hAnsi="Arial" w:cs="Arial"/>
        </w:rPr>
        <w:fldChar w:fldCharType="end"/>
      </w:r>
      <w:r w:rsidRPr="00C2181A">
        <w:rPr>
          <w:rFonts w:ascii="Arial" w:hAnsi="Arial" w:cs="Arial"/>
        </w:rPr>
        <w:t xml:space="preserve"> Sistema Gestor de Base de datos (SGDB). [</w:t>
      </w:r>
      <w:r w:rsidR="00CD4A9B">
        <w:rPr>
          <w:rFonts w:ascii="Arial" w:hAnsi="Arial" w:cs="Arial"/>
        </w:rPr>
        <w:t>5</w:t>
      </w:r>
      <w:r w:rsidRPr="00C2181A">
        <w:rPr>
          <w:rFonts w:ascii="Arial" w:hAnsi="Arial" w:cs="Arial"/>
        </w:rPr>
        <w:t>]</w:t>
      </w:r>
    </w:p>
    <w:p w:rsidR="001D3C37" w:rsidRPr="00C2181A" w:rsidRDefault="001D3C37" w:rsidP="00691957">
      <w:r w:rsidRPr="00C2181A">
        <w:t>Podemos definir una base de datos como “un conjunto estructurado de datos que se guardan en un sistema informático y sobre los cuales es posible efectuar una serie de operaciones básicas de consulta, modificación, inserción o eliminación”.</w:t>
      </w:r>
    </w:p>
    <w:p w:rsidR="001D3C37" w:rsidRPr="00C2181A" w:rsidRDefault="001D3C37" w:rsidP="00691957">
      <w:r w:rsidRPr="00C2181A">
        <w:t xml:space="preserve">Con objeto de acelerar la búsqueda de información, se han ideado distintos métodos de acceso rápido a los </w:t>
      </w:r>
      <w:r w:rsidR="000D2DE7" w:rsidRPr="00C2181A">
        <w:t>ficheros</w:t>
      </w:r>
      <w:r w:rsidRPr="00C2181A">
        <w:t xml:space="preserve">, siendo el más extendido el basado en la utilización de “índices”. Básicamente, un índice se puede construir mediante un </w:t>
      </w:r>
      <w:r w:rsidR="000D2DE7" w:rsidRPr="00C2181A">
        <w:t>fichero</w:t>
      </w:r>
      <w:r w:rsidRPr="00C2181A">
        <w:t xml:space="preserve"> auxiliar que permite localizar donde se encuentra cada uno de los registros del </w:t>
      </w:r>
      <w:r w:rsidR="000D2DE7" w:rsidRPr="00C2181A">
        <w:t>fichero</w:t>
      </w:r>
      <w:r w:rsidRPr="00C2181A">
        <w:t xml:space="preserve"> auxiliar de datos.</w:t>
      </w:r>
    </w:p>
    <w:p w:rsidR="001D3C37" w:rsidRPr="00C2181A" w:rsidRDefault="001D3C37" w:rsidP="00691957">
      <w:r w:rsidRPr="00C2181A">
        <w:t>De esta forma, se dota de un contenido semántico a la estructura de la base de datos. Además, hay que tener en cuenta que el SGDB reserva para cada tipo de datos un determinado espacio físico en el dispositivo de almacenamiento.</w:t>
      </w:r>
    </w:p>
    <w:p w:rsidR="001D3C37" w:rsidRPr="00C2181A" w:rsidRDefault="001D3C37" w:rsidP="00691957">
      <w:r w:rsidRPr="00C2181A">
        <w:lastRenderedPageBreak/>
        <w:t>Una característica adicional de los tipos de datos es que permiten al SGDB controlar la inserción o modificación de datos, de manera que este se va encargar de detectar e impedir que se introduzcan valores inapropiados en un determinado campo de un registro.</w:t>
      </w:r>
    </w:p>
    <w:p w:rsidR="001D3C37" w:rsidRPr="00C2181A" w:rsidRDefault="001D3C37" w:rsidP="00691957">
      <w:r w:rsidRPr="00C2181A">
        <w:t xml:space="preserve">El “modelo relacional”, propuesto por E. F. </w:t>
      </w:r>
      <w:proofErr w:type="spellStart"/>
      <w:r w:rsidRPr="00C2181A">
        <w:t>Codd</w:t>
      </w:r>
      <w:proofErr w:type="spellEnd"/>
      <w:r w:rsidRPr="00C2181A">
        <w:t xml:space="preserve">, es el más utilizado por las modernas bases de datos, ya que cuenta con una sólida base conceptual lógico-matemática y resulta muy sencillo y potente a la vez. En este modelo los </w:t>
      </w:r>
      <w:r w:rsidR="000D2DE7" w:rsidRPr="00C2181A">
        <w:t>ficheros</w:t>
      </w:r>
      <w:r w:rsidRPr="00C2181A">
        <w:t xml:space="preserve"> de datos se representan de manera abstracta mediante tablas de valores.</w:t>
      </w:r>
    </w:p>
    <w:p w:rsidR="001D3C37" w:rsidRPr="00C2181A" w:rsidRDefault="001D3C37" w:rsidP="00691957">
      <w:r w:rsidRPr="00C2181A">
        <w:t xml:space="preserve">El modelo relacional no se aplicó a la práctica hasta que, a finales de los años setenta, las minicomputadoras y las grandes computadoras empezaron a disponer de suficiente capacidad de procesamiento para el desarrollo de grandes bases de datos. IBM fue pionero en estas experiencias y desarrollo un lenguaje de consulta denominado SQL (del inglés </w:t>
      </w:r>
      <w:proofErr w:type="spellStart"/>
      <w:r w:rsidRPr="00C2181A">
        <w:t>Structure</w:t>
      </w:r>
      <w:proofErr w:type="spellEnd"/>
      <w:r w:rsidRPr="00C2181A">
        <w:t xml:space="preserve"> </w:t>
      </w:r>
      <w:proofErr w:type="spellStart"/>
      <w:r w:rsidRPr="00C2181A">
        <w:t>Query</w:t>
      </w:r>
      <w:proofErr w:type="spellEnd"/>
      <w:r w:rsidRPr="00C2181A">
        <w:t xml:space="preserve"> </w:t>
      </w:r>
      <w:proofErr w:type="spellStart"/>
      <w:r w:rsidRPr="00C2181A">
        <w:t>Language</w:t>
      </w:r>
      <w:proofErr w:type="spellEnd"/>
      <w:r w:rsidRPr="00C2181A">
        <w:t>) que, a la postre, ha llegado  convertirse en el estándar de las bases de datos relacionales.</w:t>
      </w:r>
    </w:p>
    <w:p w:rsidR="001D3C37" w:rsidRPr="00C2181A" w:rsidRDefault="001D3C37" w:rsidP="00691957">
      <w:r w:rsidRPr="00C2181A">
        <w:t xml:space="preserve">En un sistema relacional los datos se relacionan por sus valores y no mediante punteros, en el modelo relacional, por lo tanto, las filas de una determinada tabla constituyen los registros guardados en el </w:t>
      </w:r>
      <w:r w:rsidR="000D2DE7" w:rsidRPr="00C2181A">
        <w:t>fichero</w:t>
      </w:r>
      <w:r w:rsidRPr="00C2181A">
        <w:t xml:space="preserve"> de datos y, a su vez, las columnas representan los campos o atributos de dichos registros.</w:t>
      </w:r>
    </w:p>
    <w:p w:rsidR="001D3C37" w:rsidRPr="00C2181A" w:rsidRDefault="001D3C37" w:rsidP="00691957">
      <w:r w:rsidRPr="00C2181A">
        <w:t>La “Clave Candidata” es el atributo o conjunto de atributos que permite identificar de manera univoca a un registro de la tabla (en la tabla no pueden existir dos o más registros en los cuales ese atributo o conjunto de atributos tenga el mismo valor). Por su parte, la “Clave Primaria” es la clave que se utiliza para identificar de manera univoca a un registro (es la escogida entre las posibles claves candidatas).</w:t>
      </w:r>
    </w:p>
    <w:p w:rsidR="001D3C37" w:rsidRPr="00C2181A" w:rsidRDefault="001D3C37" w:rsidP="00691957">
      <w:r w:rsidRPr="00C2181A">
        <w:t>Con los datos de las tablas es posible realizar múltiples tipos de operaciones, conocidas por el nombre genérico de consultas. La característica que confiere una mayor potencia y flexibilidad al modelo relacional es la posibilidad de establecer relaciones entre dos o más tablas por medio de determinados campos clave.</w:t>
      </w:r>
    </w:p>
    <w:p w:rsidR="00A32972" w:rsidRPr="00FF4D3F" w:rsidRDefault="001D3C37" w:rsidP="00FF4D3F">
      <w:r w:rsidRPr="00C2181A">
        <w:t>De este modo, es posible realizar operaciones de cruce de datos entre tablas, así como llevar a cabo “uniones de tablas” (</w:t>
      </w:r>
      <w:proofErr w:type="spellStart"/>
      <w:r w:rsidRPr="00C2181A">
        <w:t>joins</w:t>
      </w:r>
      <w:proofErr w:type="spellEnd"/>
      <w:r w:rsidRPr="00C2181A">
        <w:t>), obteniendo nuevas tablas cuyos registros se forman al combinar los datos de las nuevas tablas de partida. La relación de los datos se establ</w:t>
      </w:r>
      <w:r w:rsidR="00FF4D3F">
        <w:t>ece mediante “Claves Foráneas”.</w:t>
      </w:r>
    </w:p>
    <w:p w:rsidR="001D3C37" w:rsidRPr="00C2181A" w:rsidRDefault="001D3C37" w:rsidP="00BE388D">
      <w:pPr>
        <w:pStyle w:val="Ttulo3"/>
      </w:pPr>
      <w:bookmarkStart w:id="47" w:name="_Toc371087581"/>
      <w:bookmarkStart w:id="48" w:name="_Toc374567327"/>
      <w:bookmarkStart w:id="49" w:name="_Toc382263378"/>
      <w:r w:rsidRPr="00C2181A">
        <w:lastRenderedPageBreak/>
        <w:t>Comparativa de los SGBD más utilizados</w:t>
      </w:r>
      <w:bookmarkEnd w:id="47"/>
      <w:bookmarkEnd w:id="48"/>
      <w:bookmarkEnd w:id="49"/>
    </w:p>
    <w:tbl>
      <w:tblPr>
        <w:tblW w:w="0" w:type="auto"/>
        <w:tblInd w:w="2" w:type="dxa"/>
        <w:tblBorders>
          <w:top w:val="single" w:sz="8" w:space="0" w:color="9BBB59"/>
          <w:left w:val="single" w:sz="8" w:space="0" w:color="9BBB59"/>
          <w:bottom w:val="single" w:sz="8" w:space="0" w:color="9BBB59"/>
          <w:right w:val="single" w:sz="8" w:space="0" w:color="9BBB59"/>
        </w:tblBorders>
        <w:tblLook w:val="0000" w:firstRow="0" w:lastRow="0" w:firstColumn="0" w:lastColumn="0" w:noHBand="0" w:noVBand="0"/>
      </w:tblPr>
      <w:tblGrid>
        <w:gridCol w:w="1240"/>
        <w:gridCol w:w="3286"/>
        <w:gridCol w:w="2245"/>
        <w:gridCol w:w="2245"/>
      </w:tblGrid>
      <w:tr w:rsidR="001D3C37" w:rsidRPr="00C2181A" w:rsidTr="00BC2B15">
        <w:tc>
          <w:tcPr>
            <w:tcW w:w="1240" w:type="dxa"/>
            <w:tcBorders>
              <w:top w:val="nil"/>
              <w:left w:val="nil"/>
              <w:bottom w:val="single" w:sz="24" w:space="0" w:color="9BBB59"/>
              <w:right w:val="nil"/>
            </w:tcBorders>
            <w:shd w:val="clear" w:color="auto" w:fill="FFFFFF"/>
          </w:tcPr>
          <w:p w:rsidR="001D3C37" w:rsidRPr="00C2181A" w:rsidRDefault="001D3C37">
            <w:pPr>
              <w:rPr>
                <w:color w:val="000000"/>
              </w:rPr>
            </w:pPr>
          </w:p>
        </w:tc>
        <w:tc>
          <w:tcPr>
            <w:tcW w:w="3286" w:type="dxa"/>
            <w:tcBorders>
              <w:top w:val="nil"/>
              <w:left w:val="nil"/>
              <w:bottom w:val="single" w:sz="24" w:space="0" w:color="9BBB59"/>
              <w:right w:val="nil"/>
            </w:tcBorders>
            <w:shd w:val="clear" w:color="auto" w:fill="FFFFFF"/>
          </w:tcPr>
          <w:p w:rsidR="001D3C37" w:rsidRPr="00BC2B15" w:rsidRDefault="001D3C37">
            <w:pPr>
              <w:jc w:val="center"/>
              <w:rPr>
                <w:b/>
                <w:color w:val="000000"/>
              </w:rPr>
            </w:pPr>
            <w:r w:rsidRPr="00BC2B15">
              <w:rPr>
                <w:b/>
                <w:color w:val="000000"/>
                <w:sz w:val="22"/>
                <w:szCs w:val="22"/>
              </w:rPr>
              <w:t>CARACTERISTICAS</w:t>
            </w:r>
          </w:p>
        </w:tc>
        <w:tc>
          <w:tcPr>
            <w:tcW w:w="2245" w:type="dxa"/>
            <w:tcBorders>
              <w:top w:val="nil"/>
              <w:left w:val="nil"/>
              <w:bottom w:val="single" w:sz="24" w:space="0" w:color="9BBB59"/>
              <w:right w:val="nil"/>
            </w:tcBorders>
            <w:shd w:val="clear" w:color="auto" w:fill="FFFFFF"/>
          </w:tcPr>
          <w:p w:rsidR="001D3C37" w:rsidRPr="00BC2B15" w:rsidRDefault="001D3C37">
            <w:pPr>
              <w:jc w:val="center"/>
              <w:rPr>
                <w:b/>
                <w:color w:val="000000"/>
              </w:rPr>
            </w:pPr>
            <w:r w:rsidRPr="00BC2B15">
              <w:rPr>
                <w:b/>
                <w:color w:val="000000"/>
                <w:sz w:val="22"/>
                <w:szCs w:val="22"/>
              </w:rPr>
              <w:t>VENTAJAS</w:t>
            </w:r>
          </w:p>
        </w:tc>
        <w:tc>
          <w:tcPr>
            <w:tcW w:w="2245" w:type="dxa"/>
            <w:tcBorders>
              <w:top w:val="nil"/>
              <w:left w:val="nil"/>
              <w:bottom w:val="single" w:sz="24" w:space="0" w:color="9BBB59"/>
              <w:right w:val="nil"/>
            </w:tcBorders>
            <w:shd w:val="clear" w:color="auto" w:fill="FFFFFF"/>
          </w:tcPr>
          <w:p w:rsidR="001D3C37" w:rsidRPr="00BC2B15" w:rsidRDefault="001D3C37">
            <w:pPr>
              <w:jc w:val="center"/>
              <w:rPr>
                <w:b/>
                <w:color w:val="000000"/>
              </w:rPr>
            </w:pPr>
            <w:r w:rsidRPr="00BC2B15">
              <w:rPr>
                <w:b/>
                <w:color w:val="000000"/>
                <w:sz w:val="22"/>
                <w:szCs w:val="22"/>
              </w:rPr>
              <w:t>DESVENTAJAS</w:t>
            </w:r>
          </w:p>
        </w:tc>
      </w:tr>
      <w:tr w:rsidR="001D3C37" w:rsidRPr="00C2181A" w:rsidTr="00BC2B15">
        <w:tc>
          <w:tcPr>
            <w:tcW w:w="1240" w:type="dxa"/>
            <w:tcBorders>
              <w:top w:val="nil"/>
              <w:left w:val="nil"/>
              <w:bottom w:val="nil"/>
              <w:right w:val="single" w:sz="8" w:space="0" w:color="9BBB59"/>
            </w:tcBorders>
            <w:shd w:val="clear" w:color="auto" w:fill="FFFFFF"/>
            <w:vAlign w:val="center"/>
          </w:tcPr>
          <w:p w:rsidR="001D3C37" w:rsidRPr="00BC2B15" w:rsidRDefault="001D3C37" w:rsidP="00BC2B15">
            <w:pPr>
              <w:jc w:val="center"/>
              <w:rPr>
                <w:b/>
                <w:color w:val="000000"/>
              </w:rPr>
            </w:pPr>
            <w:r w:rsidRPr="00BC2B15">
              <w:rPr>
                <w:b/>
                <w:color w:val="000000"/>
                <w:sz w:val="22"/>
                <w:szCs w:val="22"/>
              </w:rPr>
              <w:t>Oracle</w:t>
            </w:r>
          </w:p>
        </w:tc>
        <w:tc>
          <w:tcPr>
            <w:tcW w:w="3286" w:type="dxa"/>
            <w:tcBorders>
              <w:top w:val="nil"/>
              <w:left w:val="nil"/>
              <w:bottom w:val="nil"/>
              <w:right w:val="nil"/>
            </w:tcBorders>
          </w:tcPr>
          <w:p w:rsidR="001D3C37" w:rsidRPr="00C2181A" w:rsidRDefault="001D3C37" w:rsidP="00384EEF">
            <w:pPr>
              <w:pStyle w:val="Prrafodelista"/>
              <w:numPr>
                <w:ilvl w:val="0"/>
                <w:numId w:val="15"/>
              </w:numPr>
              <w:spacing w:before="0" w:after="0" w:line="240" w:lineRule="auto"/>
              <w:ind w:left="284" w:hanging="242"/>
              <w:rPr>
                <w:color w:val="000000"/>
              </w:rPr>
            </w:pPr>
            <w:r w:rsidRPr="00C2181A">
              <w:rPr>
                <w:color w:val="000000"/>
                <w:sz w:val="22"/>
                <w:szCs w:val="22"/>
              </w:rPr>
              <w:t>Entorno de cliente / Servidor</w:t>
            </w:r>
          </w:p>
          <w:p w:rsidR="001D3C37" w:rsidRPr="00C2181A" w:rsidRDefault="001D3C37" w:rsidP="00384EEF">
            <w:pPr>
              <w:pStyle w:val="Prrafodelista"/>
              <w:numPr>
                <w:ilvl w:val="0"/>
                <w:numId w:val="15"/>
              </w:numPr>
              <w:spacing w:before="0" w:after="0" w:line="240" w:lineRule="auto"/>
              <w:ind w:left="284" w:hanging="242"/>
              <w:rPr>
                <w:color w:val="000000"/>
              </w:rPr>
            </w:pPr>
            <w:r w:rsidRPr="00C2181A">
              <w:rPr>
                <w:color w:val="000000"/>
                <w:sz w:val="22"/>
                <w:szCs w:val="22"/>
              </w:rPr>
              <w:t>Gestión de grandes bases de datos</w:t>
            </w:r>
          </w:p>
          <w:p w:rsidR="001D3C37" w:rsidRPr="00C2181A" w:rsidRDefault="001D3C37" w:rsidP="00384EEF">
            <w:pPr>
              <w:pStyle w:val="Prrafodelista"/>
              <w:numPr>
                <w:ilvl w:val="0"/>
                <w:numId w:val="15"/>
              </w:numPr>
              <w:spacing w:before="0" w:after="0" w:line="240" w:lineRule="auto"/>
              <w:ind w:left="284" w:hanging="242"/>
              <w:rPr>
                <w:color w:val="000000"/>
              </w:rPr>
            </w:pPr>
            <w:r w:rsidRPr="00C2181A">
              <w:rPr>
                <w:color w:val="000000"/>
                <w:sz w:val="22"/>
                <w:szCs w:val="22"/>
              </w:rPr>
              <w:t>Usuarios concurrentes</w:t>
            </w:r>
          </w:p>
          <w:p w:rsidR="001D3C37" w:rsidRPr="00C2181A" w:rsidRDefault="001D3C37" w:rsidP="00384EEF">
            <w:pPr>
              <w:pStyle w:val="Prrafodelista"/>
              <w:numPr>
                <w:ilvl w:val="0"/>
                <w:numId w:val="15"/>
              </w:numPr>
              <w:spacing w:before="0" w:after="0" w:line="240" w:lineRule="auto"/>
              <w:ind w:left="284" w:hanging="242"/>
              <w:rPr>
                <w:color w:val="000000"/>
              </w:rPr>
            </w:pPr>
            <w:r w:rsidRPr="00C2181A">
              <w:rPr>
                <w:color w:val="000000"/>
                <w:sz w:val="22"/>
                <w:szCs w:val="22"/>
              </w:rPr>
              <w:t>Alto rendimiento</w:t>
            </w:r>
          </w:p>
          <w:p w:rsidR="001D3C37" w:rsidRPr="00C2181A" w:rsidRDefault="001D3C37" w:rsidP="00384EEF">
            <w:pPr>
              <w:pStyle w:val="Prrafodelista"/>
              <w:numPr>
                <w:ilvl w:val="0"/>
                <w:numId w:val="15"/>
              </w:numPr>
              <w:spacing w:before="0" w:after="0" w:line="240" w:lineRule="auto"/>
              <w:ind w:left="284" w:hanging="242"/>
              <w:rPr>
                <w:color w:val="000000"/>
              </w:rPr>
            </w:pPr>
            <w:r w:rsidRPr="00C2181A">
              <w:rPr>
                <w:color w:val="000000"/>
                <w:sz w:val="22"/>
                <w:szCs w:val="22"/>
              </w:rPr>
              <w:t>Gestión segura</w:t>
            </w:r>
          </w:p>
          <w:p w:rsidR="001D3C37" w:rsidRPr="00C2181A" w:rsidRDefault="001D3C37" w:rsidP="00384EEF">
            <w:pPr>
              <w:pStyle w:val="Prrafodelista"/>
              <w:numPr>
                <w:ilvl w:val="0"/>
                <w:numId w:val="15"/>
              </w:numPr>
              <w:spacing w:before="0" w:after="0" w:line="240" w:lineRule="auto"/>
              <w:ind w:left="284" w:hanging="242"/>
              <w:rPr>
                <w:color w:val="000000"/>
              </w:rPr>
            </w:pPr>
            <w:r w:rsidRPr="00C2181A">
              <w:rPr>
                <w:color w:val="000000"/>
                <w:sz w:val="22"/>
                <w:szCs w:val="22"/>
              </w:rPr>
              <w:t>Portabilidad</w:t>
            </w:r>
          </w:p>
          <w:p w:rsidR="001D3C37" w:rsidRPr="00C2181A" w:rsidRDefault="001D3C37" w:rsidP="00384EEF">
            <w:pPr>
              <w:pStyle w:val="Prrafodelista"/>
              <w:numPr>
                <w:ilvl w:val="0"/>
                <w:numId w:val="15"/>
              </w:numPr>
              <w:spacing w:before="0" w:after="0" w:line="240" w:lineRule="auto"/>
              <w:ind w:left="284" w:hanging="242"/>
              <w:rPr>
                <w:color w:val="000000"/>
              </w:rPr>
            </w:pPr>
            <w:r w:rsidRPr="00C2181A">
              <w:rPr>
                <w:color w:val="000000"/>
                <w:sz w:val="22"/>
                <w:szCs w:val="22"/>
              </w:rPr>
              <w:t>Compatibilidad</w:t>
            </w:r>
          </w:p>
        </w:tc>
        <w:tc>
          <w:tcPr>
            <w:tcW w:w="2245" w:type="dxa"/>
            <w:tcBorders>
              <w:top w:val="nil"/>
              <w:left w:val="nil"/>
              <w:bottom w:val="nil"/>
              <w:right w:val="nil"/>
            </w:tcBorders>
          </w:tcPr>
          <w:p w:rsidR="001D3C37" w:rsidRPr="00C2181A" w:rsidRDefault="001D3C37" w:rsidP="00384EEF">
            <w:pPr>
              <w:pStyle w:val="Prrafodelista"/>
              <w:numPr>
                <w:ilvl w:val="0"/>
                <w:numId w:val="15"/>
              </w:numPr>
              <w:spacing w:before="0" w:after="0" w:line="240" w:lineRule="auto"/>
              <w:ind w:left="260" w:hanging="242"/>
              <w:rPr>
                <w:color w:val="000000"/>
              </w:rPr>
            </w:pPr>
            <w:r w:rsidRPr="00C2181A">
              <w:rPr>
                <w:color w:val="000000"/>
                <w:sz w:val="22"/>
                <w:szCs w:val="22"/>
              </w:rPr>
              <w:t>Es muy usado a nivel Mundial</w:t>
            </w:r>
          </w:p>
          <w:p w:rsidR="001D3C37" w:rsidRPr="00C2181A" w:rsidRDefault="001D3C37" w:rsidP="00384EEF">
            <w:pPr>
              <w:pStyle w:val="Prrafodelista"/>
              <w:numPr>
                <w:ilvl w:val="0"/>
                <w:numId w:val="15"/>
              </w:numPr>
              <w:spacing w:before="0" w:after="0" w:line="240" w:lineRule="auto"/>
              <w:ind w:left="260" w:hanging="242"/>
              <w:rPr>
                <w:color w:val="000000"/>
              </w:rPr>
            </w:pPr>
            <w:r w:rsidRPr="00C2181A">
              <w:rPr>
                <w:color w:val="000000"/>
                <w:sz w:val="22"/>
                <w:szCs w:val="22"/>
              </w:rPr>
              <w:t>Puede ejecutarse en todas las plataformas</w:t>
            </w:r>
          </w:p>
          <w:p w:rsidR="001D3C37" w:rsidRPr="00C2181A" w:rsidRDefault="001D3C37" w:rsidP="00384EEF">
            <w:pPr>
              <w:pStyle w:val="Prrafodelista"/>
              <w:numPr>
                <w:ilvl w:val="0"/>
                <w:numId w:val="15"/>
              </w:numPr>
              <w:spacing w:before="0" w:after="0" w:line="240" w:lineRule="auto"/>
              <w:ind w:left="260" w:hanging="242"/>
              <w:rPr>
                <w:color w:val="000000"/>
              </w:rPr>
            </w:pPr>
            <w:r w:rsidRPr="00C2181A">
              <w:rPr>
                <w:color w:val="000000"/>
                <w:sz w:val="22"/>
                <w:szCs w:val="22"/>
              </w:rPr>
              <w:t>Permite el uso de particiones para mejorar su eficiencia</w:t>
            </w:r>
          </w:p>
          <w:p w:rsidR="001D3C37" w:rsidRPr="00C2181A" w:rsidRDefault="001D3C37" w:rsidP="00384EEF">
            <w:pPr>
              <w:pStyle w:val="Prrafodelista"/>
              <w:numPr>
                <w:ilvl w:val="0"/>
                <w:numId w:val="15"/>
              </w:numPr>
              <w:spacing w:before="0" w:after="0" w:line="240" w:lineRule="auto"/>
              <w:ind w:left="260" w:hanging="242"/>
              <w:rPr>
                <w:color w:val="000000"/>
              </w:rPr>
            </w:pPr>
            <w:r w:rsidRPr="00C2181A">
              <w:rPr>
                <w:color w:val="000000"/>
                <w:sz w:val="22"/>
                <w:szCs w:val="22"/>
              </w:rPr>
              <w:t>Un aceptable soporte</w:t>
            </w:r>
          </w:p>
        </w:tc>
        <w:tc>
          <w:tcPr>
            <w:tcW w:w="2245" w:type="dxa"/>
            <w:tcBorders>
              <w:top w:val="nil"/>
              <w:left w:val="nil"/>
              <w:bottom w:val="nil"/>
            </w:tcBorders>
          </w:tcPr>
          <w:p w:rsidR="001D3C37" w:rsidRPr="00C2181A" w:rsidRDefault="001D3C37" w:rsidP="00384EEF">
            <w:pPr>
              <w:pStyle w:val="Prrafodelista"/>
              <w:numPr>
                <w:ilvl w:val="0"/>
                <w:numId w:val="15"/>
              </w:numPr>
              <w:spacing w:before="0" w:after="0" w:line="240" w:lineRule="auto"/>
              <w:ind w:left="234" w:hanging="250"/>
              <w:rPr>
                <w:color w:val="000000"/>
              </w:rPr>
            </w:pPr>
            <w:r w:rsidRPr="00C2181A">
              <w:rPr>
                <w:color w:val="000000"/>
                <w:sz w:val="22"/>
                <w:szCs w:val="22"/>
              </w:rPr>
              <w:t>Muy costoso</w:t>
            </w:r>
          </w:p>
          <w:p w:rsidR="001D3C37" w:rsidRPr="00C2181A" w:rsidRDefault="001D3C37" w:rsidP="00384EEF">
            <w:pPr>
              <w:pStyle w:val="Prrafodelista"/>
              <w:numPr>
                <w:ilvl w:val="0"/>
                <w:numId w:val="15"/>
              </w:numPr>
              <w:spacing w:before="0" w:after="0" w:line="240" w:lineRule="auto"/>
              <w:ind w:left="234" w:hanging="250"/>
              <w:rPr>
                <w:color w:val="000000"/>
              </w:rPr>
            </w:pPr>
            <w:r w:rsidRPr="00C2181A">
              <w:rPr>
                <w:color w:val="000000"/>
                <w:sz w:val="22"/>
                <w:szCs w:val="22"/>
              </w:rPr>
              <w:t>Mal configurado es extremadamente lento</w:t>
            </w:r>
          </w:p>
        </w:tc>
      </w:tr>
      <w:tr w:rsidR="001D3C37" w:rsidRPr="00C2181A" w:rsidTr="00BC2B15">
        <w:tc>
          <w:tcPr>
            <w:tcW w:w="1240" w:type="dxa"/>
            <w:tcBorders>
              <w:top w:val="nil"/>
              <w:left w:val="nil"/>
              <w:bottom w:val="nil"/>
              <w:right w:val="single" w:sz="8" w:space="0" w:color="9BBB59"/>
            </w:tcBorders>
            <w:shd w:val="clear" w:color="auto" w:fill="FFFFFF"/>
            <w:vAlign w:val="center"/>
          </w:tcPr>
          <w:p w:rsidR="001D3C37" w:rsidRPr="00BC2B15" w:rsidRDefault="001D3C37" w:rsidP="00BC2B15">
            <w:pPr>
              <w:jc w:val="center"/>
              <w:rPr>
                <w:b/>
                <w:color w:val="000000"/>
              </w:rPr>
            </w:pPr>
            <w:r w:rsidRPr="00BC2B15">
              <w:rPr>
                <w:b/>
                <w:color w:val="000000"/>
                <w:sz w:val="22"/>
                <w:szCs w:val="22"/>
              </w:rPr>
              <w:t>SQL Server</w:t>
            </w:r>
          </w:p>
        </w:tc>
        <w:tc>
          <w:tcPr>
            <w:tcW w:w="3286" w:type="dxa"/>
            <w:tcBorders>
              <w:top w:val="nil"/>
              <w:left w:val="nil"/>
              <w:bottom w:val="nil"/>
              <w:right w:val="nil"/>
            </w:tcBorders>
          </w:tcPr>
          <w:p w:rsidR="001D3C37" w:rsidRPr="00C2181A" w:rsidRDefault="001D3C37" w:rsidP="00384EEF">
            <w:pPr>
              <w:pStyle w:val="Prrafodelista"/>
              <w:numPr>
                <w:ilvl w:val="0"/>
                <w:numId w:val="15"/>
              </w:numPr>
              <w:spacing w:before="0" w:after="0" w:line="240" w:lineRule="auto"/>
              <w:ind w:left="284" w:hanging="242"/>
              <w:rPr>
                <w:color w:val="000000"/>
              </w:rPr>
            </w:pPr>
            <w:r w:rsidRPr="00C2181A">
              <w:rPr>
                <w:color w:val="000000"/>
                <w:sz w:val="22"/>
                <w:szCs w:val="22"/>
              </w:rPr>
              <w:t>Nuevas herramientas integradas</w:t>
            </w:r>
          </w:p>
          <w:p w:rsidR="001D3C37" w:rsidRPr="00C2181A" w:rsidRDefault="001D3C37" w:rsidP="00384EEF">
            <w:pPr>
              <w:pStyle w:val="Prrafodelista"/>
              <w:numPr>
                <w:ilvl w:val="0"/>
                <w:numId w:val="15"/>
              </w:numPr>
              <w:spacing w:before="0" w:after="0" w:line="240" w:lineRule="auto"/>
              <w:ind w:left="284" w:hanging="242"/>
              <w:rPr>
                <w:color w:val="000000"/>
              </w:rPr>
            </w:pPr>
            <w:r w:rsidRPr="00C2181A">
              <w:rPr>
                <w:color w:val="000000"/>
                <w:sz w:val="22"/>
                <w:szCs w:val="22"/>
              </w:rPr>
              <w:t>Recuperación rápida</w:t>
            </w:r>
          </w:p>
          <w:p w:rsidR="001D3C37" w:rsidRPr="00C2181A" w:rsidRDefault="001D3C37" w:rsidP="00384EEF">
            <w:pPr>
              <w:pStyle w:val="Prrafodelista"/>
              <w:numPr>
                <w:ilvl w:val="0"/>
                <w:numId w:val="15"/>
              </w:numPr>
              <w:spacing w:before="0" w:after="0" w:line="240" w:lineRule="auto"/>
              <w:ind w:left="284" w:hanging="242"/>
              <w:rPr>
                <w:color w:val="000000"/>
              </w:rPr>
            </w:pPr>
            <w:r w:rsidRPr="00C2181A">
              <w:rPr>
                <w:color w:val="000000"/>
                <w:sz w:val="22"/>
                <w:szCs w:val="22"/>
              </w:rPr>
              <w:t>Mejoras en la recopilación</w:t>
            </w:r>
          </w:p>
          <w:p w:rsidR="001D3C37" w:rsidRPr="00C2181A" w:rsidRDefault="001D3C37" w:rsidP="00384EEF">
            <w:pPr>
              <w:pStyle w:val="Prrafodelista"/>
              <w:numPr>
                <w:ilvl w:val="0"/>
                <w:numId w:val="15"/>
              </w:numPr>
              <w:spacing w:before="0" w:after="0" w:line="240" w:lineRule="auto"/>
              <w:ind w:left="284" w:hanging="242"/>
              <w:rPr>
                <w:color w:val="000000"/>
              </w:rPr>
            </w:pPr>
            <w:r w:rsidRPr="00C2181A">
              <w:rPr>
                <w:color w:val="000000"/>
                <w:sz w:val="22"/>
                <w:szCs w:val="22"/>
              </w:rPr>
              <w:t>Aislamiento de imágenes</w:t>
            </w:r>
          </w:p>
        </w:tc>
        <w:tc>
          <w:tcPr>
            <w:tcW w:w="2245" w:type="dxa"/>
            <w:tcBorders>
              <w:top w:val="nil"/>
              <w:left w:val="nil"/>
              <w:bottom w:val="nil"/>
              <w:right w:val="nil"/>
            </w:tcBorders>
          </w:tcPr>
          <w:p w:rsidR="001D3C37" w:rsidRPr="00C2181A" w:rsidRDefault="001D3C37" w:rsidP="00384EEF">
            <w:pPr>
              <w:pStyle w:val="Prrafodelista"/>
              <w:numPr>
                <w:ilvl w:val="0"/>
                <w:numId w:val="15"/>
              </w:numPr>
              <w:spacing w:before="0" w:after="0" w:line="240" w:lineRule="auto"/>
              <w:ind w:left="260" w:hanging="242"/>
              <w:rPr>
                <w:color w:val="000000"/>
              </w:rPr>
            </w:pPr>
            <w:r w:rsidRPr="00C2181A">
              <w:rPr>
                <w:color w:val="000000"/>
                <w:sz w:val="22"/>
                <w:szCs w:val="22"/>
              </w:rPr>
              <w:t>Soporte de transacciones</w:t>
            </w:r>
          </w:p>
          <w:p w:rsidR="001D3C37" w:rsidRPr="00C2181A" w:rsidRDefault="001D3C37" w:rsidP="00384EEF">
            <w:pPr>
              <w:pStyle w:val="Prrafodelista"/>
              <w:numPr>
                <w:ilvl w:val="0"/>
                <w:numId w:val="15"/>
              </w:numPr>
              <w:spacing w:before="0" w:after="0" w:line="240" w:lineRule="auto"/>
              <w:ind w:left="260" w:hanging="242"/>
              <w:rPr>
                <w:color w:val="000000"/>
              </w:rPr>
            </w:pPr>
            <w:r w:rsidRPr="00C2181A">
              <w:rPr>
                <w:color w:val="000000"/>
                <w:sz w:val="22"/>
                <w:szCs w:val="22"/>
              </w:rPr>
              <w:t>Estabilidad, escalabilidad y seguridad.</w:t>
            </w:r>
          </w:p>
          <w:p w:rsidR="001D3C37" w:rsidRPr="00C2181A" w:rsidRDefault="001D3C37" w:rsidP="00384EEF">
            <w:pPr>
              <w:pStyle w:val="Prrafodelista"/>
              <w:numPr>
                <w:ilvl w:val="0"/>
                <w:numId w:val="15"/>
              </w:numPr>
              <w:spacing w:before="0" w:after="0" w:line="240" w:lineRule="auto"/>
              <w:ind w:left="260" w:hanging="242"/>
              <w:rPr>
                <w:color w:val="000000"/>
              </w:rPr>
            </w:pPr>
            <w:r w:rsidRPr="00C2181A">
              <w:rPr>
                <w:color w:val="000000"/>
                <w:sz w:val="22"/>
                <w:szCs w:val="22"/>
              </w:rPr>
              <w:t>Soporta procedimientos almacenados</w:t>
            </w:r>
          </w:p>
          <w:p w:rsidR="001D3C37" w:rsidRPr="00C2181A" w:rsidRDefault="001D3C37" w:rsidP="00384EEF">
            <w:pPr>
              <w:pStyle w:val="Prrafodelista"/>
              <w:numPr>
                <w:ilvl w:val="0"/>
                <w:numId w:val="15"/>
              </w:numPr>
              <w:spacing w:before="0" w:after="0" w:line="240" w:lineRule="auto"/>
              <w:ind w:left="260" w:hanging="242"/>
              <w:rPr>
                <w:color w:val="000000"/>
              </w:rPr>
            </w:pPr>
            <w:r w:rsidRPr="00C2181A">
              <w:rPr>
                <w:color w:val="000000"/>
                <w:sz w:val="22"/>
                <w:szCs w:val="22"/>
              </w:rPr>
              <w:t>Incluye un potente entorno grafico</w:t>
            </w:r>
          </w:p>
        </w:tc>
        <w:tc>
          <w:tcPr>
            <w:tcW w:w="2245" w:type="dxa"/>
            <w:tcBorders>
              <w:top w:val="nil"/>
              <w:left w:val="nil"/>
              <w:bottom w:val="nil"/>
            </w:tcBorders>
          </w:tcPr>
          <w:p w:rsidR="001D3C37" w:rsidRPr="00C2181A" w:rsidRDefault="001D3C37" w:rsidP="00384EEF">
            <w:pPr>
              <w:pStyle w:val="Prrafodelista"/>
              <w:numPr>
                <w:ilvl w:val="0"/>
                <w:numId w:val="15"/>
              </w:numPr>
              <w:spacing w:before="0" w:after="0" w:line="240" w:lineRule="auto"/>
              <w:ind w:left="234" w:hanging="250"/>
              <w:rPr>
                <w:color w:val="000000"/>
              </w:rPr>
            </w:pPr>
            <w:r w:rsidRPr="00C2181A">
              <w:rPr>
                <w:color w:val="000000"/>
                <w:sz w:val="22"/>
                <w:szCs w:val="22"/>
              </w:rPr>
              <w:t>Utiliza mucha memoria RAM</w:t>
            </w:r>
          </w:p>
          <w:p w:rsidR="001D3C37" w:rsidRPr="00C2181A" w:rsidRDefault="001D3C37" w:rsidP="00384EEF">
            <w:pPr>
              <w:pStyle w:val="Prrafodelista"/>
              <w:numPr>
                <w:ilvl w:val="0"/>
                <w:numId w:val="15"/>
              </w:numPr>
              <w:spacing w:before="0" w:after="0" w:line="240" w:lineRule="auto"/>
              <w:ind w:left="234" w:hanging="250"/>
              <w:rPr>
                <w:color w:val="000000"/>
              </w:rPr>
            </w:pPr>
            <w:r w:rsidRPr="00C2181A">
              <w:rPr>
                <w:color w:val="000000"/>
                <w:sz w:val="22"/>
                <w:szCs w:val="22"/>
              </w:rPr>
              <w:t>No es gratuito</w:t>
            </w:r>
          </w:p>
          <w:p w:rsidR="001D3C37" w:rsidRPr="00C2181A" w:rsidRDefault="001D3C37" w:rsidP="00384EEF">
            <w:pPr>
              <w:pStyle w:val="Prrafodelista"/>
              <w:numPr>
                <w:ilvl w:val="0"/>
                <w:numId w:val="15"/>
              </w:numPr>
              <w:spacing w:before="0" w:after="0" w:line="240" w:lineRule="auto"/>
              <w:ind w:left="234" w:hanging="250"/>
              <w:rPr>
                <w:color w:val="000000"/>
              </w:rPr>
            </w:pPr>
            <w:r w:rsidRPr="00C2181A">
              <w:rPr>
                <w:color w:val="000000"/>
                <w:sz w:val="22"/>
                <w:szCs w:val="22"/>
              </w:rPr>
              <w:t>No es muy útil a la hora de las prácticas.</w:t>
            </w:r>
          </w:p>
        </w:tc>
      </w:tr>
      <w:tr w:rsidR="001D3C37" w:rsidRPr="00C2181A" w:rsidTr="00BC2B15">
        <w:tc>
          <w:tcPr>
            <w:tcW w:w="1240" w:type="dxa"/>
            <w:tcBorders>
              <w:top w:val="nil"/>
              <w:left w:val="nil"/>
              <w:bottom w:val="nil"/>
              <w:right w:val="single" w:sz="8" w:space="0" w:color="9BBB59"/>
            </w:tcBorders>
            <w:shd w:val="clear" w:color="auto" w:fill="FFFFFF"/>
            <w:vAlign w:val="center"/>
          </w:tcPr>
          <w:p w:rsidR="001D3C37" w:rsidRPr="00BC2B15" w:rsidRDefault="001D3C37" w:rsidP="00BC2B15">
            <w:pPr>
              <w:jc w:val="center"/>
              <w:rPr>
                <w:b/>
                <w:color w:val="000000"/>
              </w:rPr>
            </w:pPr>
            <w:proofErr w:type="spellStart"/>
            <w:r w:rsidRPr="00BC2B15">
              <w:rPr>
                <w:b/>
                <w:color w:val="000000"/>
                <w:sz w:val="22"/>
                <w:szCs w:val="22"/>
              </w:rPr>
              <w:t>My</w:t>
            </w:r>
            <w:proofErr w:type="spellEnd"/>
            <w:r w:rsidRPr="00BC2B15">
              <w:rPr>
                <w:b/>
                <w:color w:val="000000"/>
                <w:sz w:val="22"/>
                <w:szCs w:val="22"/>
              </w:rPr>
              <w:t xml:space="preserve"> SQL</w:t>
            </w:r>
          </w:p>
        </w:tc>
        <w:tc>
          <w:tcPr>
            <w:tcW w:w="3286" w:type="dxa"/>
            <w:tcBorders>
              <w:top w:val="nil"/>
              <w:left w:val="nil"/>
              <w:bottom w:val="single" w:sz="8" w:space="0" w:color="9BBB59"/>
              <w:right w:val="nil"/>
            </w:tcBorders>
          </w:tcPr>
          <w:p w:rsidR="001D3C37" w:rsidRPr="00C2181A" w:rsidRDefault="001D3C37" w:rsidP="00384EEF">
            <w:pPr>
              <w:pStyle w:val="Prrafodelista"/>
              <w:numPr>
                <w:ilvl w:val="0"/>
                <w:numId w:val="15"/>
              </w:numPr>
              <w:spacing w:before="0" w:after="0" w:line="240" w:lineRule="auto"/>
              <w:ind w:left="284" w:hanging="242"/>
              <w:rPr>
                <w:color w:val="000000"/>
              </w:rPr>
            </w:pPr>
            <w:r w:rsidRPr="00C2181A">
              <w:rPr>
                <w:color w:val="000000"/>
                <w:sz w:val="22"/>
                <w:szCs w:val="22"/>
              </w:rPr>
              <w:t>Interioridad y portabilidad</w:t>
            </w:r>
          </w:p>
          <w:p w:rsidR="001D3C37" w:rsidRPr="00C2181A" w:rsidRDefault="001D3C37" w:rsidP="00384EEF">
            <w:pPr>
              <w:pStyle w:val="Prrafodelista"/>
              <w:numPr>
                <w:ilvl w:val="0"/>
                <w:numId w:val="15"/>
              </w:numPr>
              <w:spacing w:before="0" w:after="0" w:line="240" w:lineRule="auto"/>
              <w:ind w:left="284" w:hanging="242"/>
              <w:rPr>
                <w:color w:val="000000"/>
              </w:rPr>
            </w:pPr>
            <w:r w:rsidRPr="00C2181A">
              <w:rPr>
                <w:color w:val="000000"/>
                <w:sz w:val="22"/>
                <w:szCs w:val="22"/>
              </w:rPr>
              <w:t>Escrito en C y C++</w:t>
            </w:r>
          </w:p>
          <w:p w:rsidR="001D3C37" w:rsidRPr="00C2181A" w:rsidRDefault="001D3C37" w:rsidP="00384EEF">
            <w:pPr>
              <w:pStyle w:val="Prrafodelista"/>
              <w:numPr>
                <w:ilvl w:val="0"/>
                <w:numId w:val="15"/>
              </w:numPr>
              <w:spacing w:before="0" w:after="0" w:line="240" w:lineRule="auto"/>
              <w:ind w:left="284" w:hanging="242"/>
              <w:rPr>
                <w:color w:val="000000"/>
              </w:rPr>
            </w:pPr>
            <w:r w:rsidRPr="00C2181A">
              <w:rPr>
                <w:color w:val="000000"/>
                <w:sz w:val="22"/>
                <w:szCs w:val="22"/>
              </w:rPr>
              <w:t>Probado con un alto rango de compiladores diferentes</w:t>
            </w:r>
          </w:p>
          <w:p w:rsidR="001D3C37" w:rsidRPr="00C2181A" w:rsidRDefault="001D3C37" w:rsidP="00384EEF">
            <w:pPr>
              <w:pStyle w:val="Prrafodelista"/>
              <w:numPr>
                <w:ilvl w:val="0"/>
                <w:numId w:val="15"/>
              </w:numPr>
              <w:spacing w:before="0" w:after="0" w:line="240" w:lineRule="auto"/>
              <w:ind w:left="284" w:hanging="242"/>
              <w:rPr>
                <w:color w:val="000000"/>
              </w:rPr>
            </w:pPr>
            <w:r w:rsidRPr="00C2181A">
              <w:rPr>
                <w:color w:val="000000"/>
                <w:sz w:val="22"/>
                <w:szCs w:val="22"/>
              </w:rPr>
              <w:t>Funciona en diferentes plataformas</w:t>
            </w:r>
          </w:p>
          <w:p w:rsidR="001D3C37" w:rsidRPr="00C2181A" w:rsidRDefault="001D3C37" w:rsidP="00384EEF">
            <w:pPr>
              <w:pStyle w:val="Prrafodelista"/>
              <w:numPr>
                <w:ilvl w:val="0"/>
                <w:numId w:val="15"/>
              </w:numPr>
              <w:spacing w:before="0" w:after="0" w:line="240" w:lineRule="auto"/>
              <w:ind w:left="284" w:hanging="242"/>
              <w:rPr>
                <w:color w:val="000000"/>
              </w:rPr>
            </w:pPr>
            <w:r w:rsidRPr="00C2181A">
              <w:rPr>
                <w:color w:val="000000"/>
                <w:sz w:val="22"/>
                <w:szCs w:val="22"/>
              </w:rPr>
              <w:t>Proporciona un buen almacenamiento</w:t>
            </w:r>
          </w:p>
          <w:p w:rsidR="001D3C37" w:rsidRPr="00C2181A" w:rsidRDefault="001D3C37" w:rsidP="00384EEF">
            <w:pPr>
              <w:pStyle w:val="Prrafodelista"/>
              <w:numPr>
                <w:ilvl w:val="0"/>
                <w:numId w:val="15"/>
              </w:numPr>
              <w:spacing w:before="0" w:after="0" w:line="240" w:lineRule="auto"/>
              <w:ind w:left="284" w:hanging="242"/>
              <w:rPr>
                <w:color w:val="000000"/>
              </w:rPr>
            </w:pPr>
            <w:r w:rsidRPr="00C2181A">
              <w:rPr>
                <w:color w:val="000000"/>
                <w:sz w:val="22"/>
                <w:szCs w:val="22"/>
              </w:rPr>
              <w:t>Relativamente sencillo</w:t>
            </w:r>
          </w:p>
        </w:tc>
        <w:tc>
          <w:tcPr>
            <w:tcW w:w="2245" w:type="dxa"/>
            <w:tcBorders>
              <w:top w:val="nil"/>
              <w:left w:val="nil"/>
              <w:bottom w:val="single" w:sz="8" w:space="0" w:color="9BBB59"/>
              <w:right w:val="nil"/>
            </w:tcBorders>
          </w:tcPr>
          <w:p w:rsidR="001D3C37" w:rsidRPr="00C2181A" w:rsidRDefault="001D3C37" w:rsidP="00384EEF">
            <w:pPr>
              <w:pStyle w:val="Prrafodelista"/>
              <w:numPr>
                <w:ilvl w:val="0"/>
                <w:numId w:val="15"/>
              </w:numPr>
              <w:spacing w:before="0" w:after="0" w:line="240" w:lineRule="auto"/>
              <w:ind w:left="260" w:hanging="242"/>
              <w:rPr>
                <w:color w:val="000000"/>
              </w:rPr>
            </w:pPr>
            <w:r w:rsidRPr="00C2181A">
              <w:rPr>
                <w:color w:val="000000"/>
                <w:sz w:val="22"/>
                <w:szCs w:val="22"/>
              </w:rPr>
              <w:t>Es de código abierto</w:t>
            </w:r>
          </w:p>
          <w:p w:rsidR="001D3C37" w:rsidRPr="00C2181A" w:rsidRDefault="001D3C37" w:rsidP="00384EEF">
            <w:pPr>
              <w:pStyle w:val="Prrafodelista"/>
              <w:numPr>
                <w:ilvl w:val="0"/>
                <w:numId w:val="15"/>
              </w:numPr>
              <w:spacing w:before="0" w:after="0" w:line="240" w:lineRule="auto"/>
              <w:ind w:left="260" w:hanging="242"/>
              <w:rPr>
                <w:color w:val="000000"/>
              </w:rPr>
            </w:pPr>
            <w:r w:rsidRPr="00C2181A">
              <w:rPr>
                <w:color w:val="000000"/>
                <w:sz w:val="22"/>
                <w:szCs w:val="22"/>
              </w:rPr>
              <w:t>Bajo costo</w:t>
            </w:r>
          </w:p>
          <w:p w:rsidR="001D3C37" w:rsidRPr="00C2181A" w:rsidRDefault="001D3C37" w:rsidP="00384EEF">
            <w:pPr>
              <w:pStyle w:val="Prrafodelista"/>
              <w:numPr>
                <w:ilvl w:val="0"/>
                <w:numId w:val="15"/>
              </w:numPr>
              <w:spacing w:before="0" w:after="0" w:line="240" w:lineRule="auto"/>
              <w:ind w:left="260" w:hanging="242"/>
              <w:rPr>
                <w:color w:val="000000"/>
              </w:rPr>
            </w:pPr>
            <w:r w:rsidRPr="00C2181A">
              <w:rPr>
                <w:color w:val="000000"/>
                <w:sz w:val="22"/>
                <w:szCs w:val="22"/>
              </w:rPr>
              <w:t>Facilidad de configuración</w:t>
            </w:r>
          </w:p>
          <w:p w:rsidR="001D3C37" w:rsidRPr="00C2181A" w:rsidRDefault="001D3C37" w:rsidP="00384EEF">
            <w:pPr>
              <w:pStyle w:val="Prrafodelista"/>
              <w:numPr>
                <w:ilvl w:val="0"/>
                <w:numId w:val="15"/>
              </w:numPr>
              <w:spacing w:before="0" w:after="0" w:line="240" w:lineRule="auto"/>
              <w:ind w:left="260" w:hanging="242"/>
              <w:rPr>
                <w:color w:val="000000"/>
              </w:rPr>
            </w:pPr>
            <w:r w:rsidRPr="00C2181A">
              <w:rPr>
                <w:color w:val="000000"/>
                <w:sz w:val="22"/>
                <w:szCs w:val="22"/>
              </w:rPr>
              <w:t>Usa licencia GPL</w:t>
            </w:r>
          </w:p>
          <w:p w:rsidR="001D3C37" w:rsidRPr="00C2181A" w:rsidRDefault="001D3C37" w:rsidP="00384EEF">
            <w:pPr>
              <w:pStyle w:val="Prrafodelista"/>
              <w:numPr>
                <w:ilvl w:val="0"/>
                <w:numId w:val="15"/>
              </w:numPr>
              <w:spacing w:before="0" w:after="0" w:line="240" w:lineRule="auto"/>
              <w:ind w:left="260" w:hanging="242"/>
              <w:rPr>
                <w:color w:val="000000"/>
              </w:rPr>
            </w:pPr>
            <w:r w:rsidRPr="00C2181A">
              <w:rPr>
                <w:color w:val="000000"/>
                <w:sz w:val="22"/>
                <w:szCs w:val="22"/>
              </w:rPr>
              <w:t>Velocidad al realizar las operaciones.</w:t>
            </w:r>
          </w:p>
        </w:tc>
        <w:tc>
          <w:tcPr>
            <w:tcW w:w="2245" w:type="dxa"/>
            <w:tcBorders>
              <w:top w:val="nil"/>
              <w:left w:val="nil"/>
              <w:bottom w:val="single" w:sz="8" w:space="0" w:color="9BBB59"/>
            </w:tcBorders>
          </w:tcPr>
          <w:p w:rsidR="001D3C37" w:rsidRPr="00C2181A" w:rsidRDefault="001D3C37" w:rsidP="00384EEF">
            <w:pPr>
              <w:pStyle w:val="Prrafodelista"/>
              <w:numPr>
                <w:ilvl w:val="0"/>
                <w:numId w:val="15"/>
              </w:numPr>
              <w:spacing w:before="0" w:after="0" w:line="240" w:lineRule="auto"/>
              <w:ind w:left="234" w:hanging="250"/>
              <w:rPr>
                <w:color w:val="000000"/>
              </w:rPr>
            </w:pPr>
            <w:r w:rsidRPr="00C2181A">
              <w:rPr>
                <w:color w:val="000000"/>
                <w:sz w:val="22"/>
                <w:szCs w:val="22"/>
              </w:rPr>
              <w:t>El soporte para disparadores es muy básico</w:t>
            </w:r>
          </w:p>
          <w:p w:rsidR="001D3C37" w:rsidRPr="00C2181A" w:rsidRDefault="001D3C37" w:rsidP="00384EEF">
            <w:pPr>
              <w:pStyle w:val="Prrafodelista"/>
              <w:numPr>
                <w:ilvl w:val="0"/>
                <w:numId w:val="15"/>
              </w:numPr>
              <w:spacing w:before="0" w:after="0" w:line="240" w:lineRule="auto"/>
              <w:ind w:left="234" w:hanging="250"/>
              <w:rPr>
                <w:color w:val="000000"/>
              </w:rPr>
            </w:pPr>
            <w:r w:rsidRPr="00C2181A">
              <w:rPr>
                <w:color w:val="000000"/>
                <w:sz w:val="22"/>
                <w:szCs w:val="22"/>
              </w:rPr>
              <w:t>El soporte para disparadores es muy básico</w:t>
            </w:r>
          </w:p>
          <w:p w:rsidR="001D3C37" w:rsidRPr="00C2181A" w:rsidRDefault="001D3C37" w:rsidP="00384EEF">
            <w:pPr>
              <w:pStyle w:val="Prrafodelista"/>
              <w:numPr>
                <w:ilvl w:val="0"/>
                <w:numId w:val="15"/>
              </w:numPr>
              <w:spacing w:before="0" w:after="0" w:line="240" w:lineRule="auto"/>
              <w:ind w:left="234" w:hanging="250"/>
              <w:rPr>
                <w:color w:val="000000"/>
              </w:rPr>
            </w:pPr>
            <w:r w:rsidRPr="00C2181A">
              <w:rPr>
                <w:color w:val="000000"/>
                <w:sz w:val="22"/>
                <w:szCs w:val="22"/>
              </w:rPr>
              <w:t>No soporta algunas conversiones de datos</w:t>
            </w:r>
          </w:p>
          <w:p w:rsidR="001D3C37" w:rsidRPr="00C2181A" w:rsidRDefault="001D3C37" w:rsidP="00384EEF">
            <w:pPr>
              <w:pStyle w:val="Prrafodelista"/>
              <w:keepNext/>
              <w:numPr>
                <w:ilvl w:val="0"/>
                <w:numId w:val="15"/>
              </w:numPr>
              <w:spacing w:before="0" w:after="0" w:line="240" w:lineRule="auto"/>
              <w:ind w:left="234" w:hanging="250"/>
              <w:rPr>
                <w:color w:val="000000"/>
              </w:rPr>
            </w:pPr>
            <w:r w:rsidRPr="00C2181A">
              <w:rPr>
                <w:color w:val="000000"/>
                <w:sz w:val="22"/>
                <w:szCs w:val="22"/>
              </w:rPr>
              <w:t>Los privilegios de las tablas no se borran automáticamente</w:t>
            </w:r>
          </w:p>
        </w:tc>
      </w:tr>
    </w:tbl>
    <w:p w:rsidR="00A32972" w:rsidRDefault="00A32972" w:rsidP="00A32972">
      <w:pPr>
        <w:pStyle w:val="Epgrafe"/>
        <w:tabs>
          <w:tab w:val="left" w:pos="6207"/>
        </w:tabs>
        <w:jc w:val="left"/>
        <w:rPr>
          <w:rFonts w:ascii="Arial" w:hAnsi="Arial" w:cs="Arial"/>
        </w:rPr>
      </w:pPr>
    </w:p>
    <w:p w:rsidR="001D3C37" w:rsidRPr="00C2181A" w:rsidRDefault="001D3C37">
      <w:pPr>
        <w:pStyle w:val="Epgrafe"/>
        <w:jc w:val="center"/>
        <w:rPr>
          <w:rFonts w:ascii="Arial" w:hAnsi="Arial" w:cs="Arial"/>
        </w:rPr>
      </w:pPr>
      <w:r w:rsidRPr="00C2181A">
        <w:rPr>
          <w:rFonts w:ascii="Arial" w:hAnsi="Arial" w:cs="Arial"/>
        </w:rPr>
        <w:t xml:space="preserve">Tabla </w:t>
      </w:r>
      <w:r w:rsidR="00EC5B5F">
        <w:rPr>
          <w:rFonts w:ascii="Arial" w:hAnsi="Arial" w:cs="Arial"/>
        </w:rPr>
        <w:fldChar w:fldCharType="begin"/>
      </w:r>
      <w:r w:rsidR="00EC5B5F">
        <w:rPr>
          <w:rFonts w:ascii="Arial" w:hAnsi="Arial" w:cs="Arial"/>
        </w:rPr>
        <w:instrText xml:space="preserve"> STYLEREF 1 \s </w:instrText>
      </w:r>
      <w:r w:rsidR="00EC5B5F">
        <w:rPr>
          <w:rFonts w:ascii="Arial" w:hAnsi="Arial" w:cs="Arial"/>
        </w:rPr>
        <w:fldChar w:fldCharType="separate"/>
      </w:r>
      <w:r w:rsidR="00CB6236">
        <w:rPr>
          <w:rFonts w:ascii="Arial" w:hAnsi="Arial" w:cs="Arial"/>
          <w:noProof/>
        </w:rPr>
        <w:t>1</w:t>
      </w:r>
      <w:r w:rsidR="00EC5B5F">
        <w:rPr>
          <w:rFonts w:ascii="Arial" w:hAnsi="Arial" w:cs="Arial"/>
        </w:rPr>
        <w:fldChar w:fldCharType="end"/>
      </w:r>
      <w:r w:rsidR="00EC5B5F">
        <w:rPr>
          <w:rFonts w:ascii="Arial" w:hAnsi="Arial" w:cs="Arial"/>
        </w:rPr>
        <w:t>.</w:t>
      </w:r>
      <w:r w:rsidR="00EC5B5F">
        <w:rPr>
          <w:rFonts w:ascii="Arial" w:hAnsi="Arial" w:cs="Arial"/>
        </w:rPr>
        <w:fldChar w:fldCharType="begin"/>
      </w:r>
      <w:r w:rsidR="00EC5B5F">
        <w:rPr>
          <w:rFonts w:ascii="Arial" w:hAnsi="Arial" w:cs="Arial"/>
        </w:rPr>
        <w:instrText xml:space="preserve"> SEQ Tabla \* ARABIC \s 1 </w:instrText>
      </w:r>
      <w:r w:rsidR="00EC5B5F">
        <w:rPr>
          <w:rFonts w:ascii="Arial" w:hAnsi="Arial" w:cs="Arial"/>
        </w:rPr>
        <w:fldChar w:fldCharType="separate"/>
      </w:r>
      <w:r w:rsidR="00CB6236">
        <w:rPr>
          <w:rFonts w:ascii="Arial" w:hAnsi="Arial" w:cs="Arial"/>
          <w:noProof/>
        </w:rPr>
        <w:t>3</w:t>
      </w:r>
      <w:r w:rsidR="00EC5B5F">
        <w:rPr>
          <w:rFonts w:ascii="Arial" w:hAnsi="Arial" w:cs="Arial"/>
        </w:rPr>
        <w:fldChar w:fldCharType="end"/>
      </w:r>
      <w:r w:rsidRPr="00C2181A">
        <w:rPr>
          <w:rFonts w:ascii="Arial" w:hAnsi="Arial" w:cs="Arial"/>
        </w:rPr>
        <w:t xml:space="preserve"> Comparativa de los SGBD más utilizados</w:t>
      </w:r>
    </w:p>
    <w:p w:rsidR="001D3C37" w:rsidRPr="00C2181A" w:rsidRDefault="001D3C37" w:rsidP="00BE388D">
      <w:pPr>
        <w:pStyle w:val="Ttulo2"/>
      </w:pPr>
      <w:bookmarkStart w:id="50" w:name="_Toc371087582"/>
      <w:bookmarkStart w:id="51" w:name="_Toc374567328"/>
      <w:bookmarkStart w:id="52" w:name="_Toc382263379"/>
      <w:r w:rsidRPr="00C2181A">
        <w:t>Lenguajes y Entornos De Programación</w:t>
      </w:r>
      <w:bookmarkEnd w:id="50"/>
      <w:bookmarkEnd w:id="51"/>
      <w:bookmarkEnd w:id="52"/>
    </w:p>
    <w:p w:rsidR="001D3C37" w:rsidRPr="00C2181A" w:rsidRDefault="001D3C37" w:rsidP="00C566BB">
      <w:r w:rsidRPr="00C2181A">
        <w:lastRenderedPageBreak/>
        <w:t>Un lenguaje de programación está constituido por una serie de instrucciones, de operadores y de reglas que permiten controlar el hardware de un equipo informático para que realice determinado proceso o función. Se trata de la herramienta básica para el desarrollo del software, entendiendo como tal el conjunto de aplicaciones y programas que se van ejecutar en un sistema informático.</w:t>
      </w:r>
    </w:p>
    <w:p w:rsidR="001D3C37" w:rsidRPr="00C2181A" w:rsidRDefault="001D3C37" w:rsidP="00C566BB">
      <w:r w:rsidRPr="00C2181A">
        <w:t>A lo largo de la historia, se pueden distinguir varias generaciones de lenguajes de programación, en función a su nivel de abstracción y de su dependencia de la arquitectura hardware de la maquina sobre la cual se van a ejecutar las aplicaciones desarrolladas.</w:t>
      </w:r>
    </w:p>
    <w:p w:rsidR="001D3C37" w:rsidRPr="00C2181A" w:rsidRDefault="001D3C37" w:rsidP="00C566BB">
      <w:r w:rsidRPr="00C2181A">
        <w:t>El primer tipo de lenguaje de programación es el código máquina, totalmente dependiente del conjunto de instrucciones del ordenador en que se va a ejecutar y en el que la programación se debe realizar en el sistema binario, codificando mediante ceros y unos las instrucciones y los datos a procesar. Se trata de la primera generación de lenguajes, muy difícil y engorrosa de utilizar y totalmente dependiente de la arquitectura del equipo (hardware).</w:t>
      </w:r>
    </w:p>
    <w:p w:rsidR="001D3C37" w:rsidRPr="00C2181A" w:rsidRDefault="001D3C37" w:rsidP="00C566BB">
      <w:r w:rsidRPr="00C2181A">
        <w:t>El segundo tipo de lenguaje de programación es el conocido como Lenguaje Ensamblador, que represento en su día un importante avance al utilizar instrucciones  y etiquetas que eran posteriormente traducidas por las correspondientes secuencias de ceros y unos (Código Maquina), que es lo que, en definitiva, entiende el ordenador.</w:t>
      </w:r>
    </w:p>
    <w:p w:rsidR="001D3C37" w:rsidRPr="00C2181A" w:rsidRDefault="001D3C37" w:rsidP="00C566BB">
      <w:r w:rsidRPr="00C2181A">
        <w:t>Con la aparición de los lenguajes de Alto nivel, surge una nueva generación, más orientada a la resolución general de operaciones, con independencia de la maquina en la que se realice tal operación, y que incorporan un nuevo nivel de abstracción. Con ello, se facilita enormemente la programación, al utilizar un conjunto de expresiones y operaciones más amigables y próximos al lenguaje natural, que equivalen a varias decenas de instrucciones básicas en código máquina.</w:t>
      </w:r>
    </w:p>
    <w:p w:rsidR="001D3C37" w:rsidRPr="00C2181A" w:rsidRDefault="001D3C37" w:rsidP="00C566BB">
      <w:r w:rsidRPr="00C2181A">
        <w:t>De este modo, se mejora la legibilidad del código fuente de los programas y se reduce su tamaño, con la ventaja añadida que supone su portabilidad, es decir, que con un mismo programa de alto nivel pueda ser traducido al código máquina de distintos ordenadores. En estos lenguajes procedimentales de tercera generación, como Basic, C, Fortran, Cobol, Pascal, Etc., el programador debe indicar el algoritmo con la secuencia de comandos que debe ejecutar el ordenador para cumplir con las distintas funcionalidades de la aplicación.</w:t>
      </w:r>
    </w:p>
    <w:p w:rsidR="001D3C37" w:rsidRPr="00C2181A" w:rsidRDefault="001D3C37" w:rsidP="00C566BB">
      <w:r w:rsidRPr="00C2181A">
        <w:t>Los entornos de programación cuentan con herramientas que posibilitan  y facilitan la labor de programación, entre las cuales podemos citar:</w:t>
      </w:r>
    </w:p>
    <w:p w:rsidR="001D3C37" w:rsidRPr="00C2181A" w:rsidRDefault="001D3C37" w:rsidP="00384EEF">
      <w:pPr>
        <w:numPr>
          <w:ilvl w:val="0"/>
          <w:numId w:val="23"/>
        </w:numPr>
        <w:ind w:left="567"/>
      </w:pPr>
      <w:r w:rsidRPr="00C2181A">
        <w:rPr>
          <w:b/>
          <w:bCs/>
        </w:rPr>
        <w:lastRenderedPageBreak/>
        <w:t xml:space="preserve">Editor: </w:t>
      </w:r>
      <w:r w:rsidRPr="00C2181A">
        <w:t>es la herramienta que permite escribir y revisar el código fuente, de acuerdo con el léxico (conjunto de instrucciones) y las reglas sintácticas del lenguaje de programación utilizado.</w:t>
      </w:r>
    </w:p>
    <w:p w:rsidR="001D3C37" w:rsidRPr="00C2181A" w:rsidRDefault="001D3C37" w:rsidP="00384EEF">
      <w:pPr>
        <w:numPr>
          <w:ilvl w:val="0"/>
          <w:numId w:val="23"/>
        </w:numPr>
        <w:ind w:left="567"/>
      </w:pPr>
      <w:r w:rsidRPr="00C2181A">
        <w:rPr>
          <w:b/>
          <w:bCs/>
        </w:rPr>
        <w:t xml:space="preserve">Depurador: </w:t>
      </w:r>
      <w:r w:rsidRPr="00C2181A">
        <w:t>se trata de una herramienta que analiza el código generado para detectar errores lógicos o de sintaxis, así como posibles fallos en la aplicación, para eliminar errores en la codificación del programa.</w:t>
      </w:r>
    </w:p>
    <w:p w:rsidR="001D3C37" w:rsidRPr="00C2181A" w:rsidRDefault="001D3C37" w:rsidP="00384EEF">
      <w:pPr>
        <w:numPr>
          <w:ilvl w:val="0"/>
          <w:numId w:val="23"/>
        </w:numPr>
        <w:ind w:left="567"/>
      </w:pPr>
      <w:r w:rsidRPr="00C2181A">
        <w:rPr>
          <w:b/>
          <w:bCs/>
        </w:rPr>
        <w:t>Compilador:</w:t>
      </w:r>
      <w:r w:rsidRPr="00C2181A">
        <w:t xml:space="preserve"> los “lenguajes interpretados” van traduciendo las instrucciones a código maquina a medida que se va ejecutando la aplicación. A su vez, los “lenguajes compilados” son traducidos a código maquina una sola vez (al finalizar la creación del programa), obteniendo así un programa ejecutable directamente en la máquina. Esta labor es realizada por el compilador y proporciona una aplicación más rápida y eficiente, por cuanto no tiene que ser traducida cada vez que se va a ejecutar en el ordenador.</w:t>
      </w:r>
    </w:p>
    <w:p w:rsidR="001D3C37" w:rsidRPr="00C2181A" w:rsidRDefault="001D3C37" w:rsidP="00384EEF">
      <w:pPr>
        <w:numPr>
          <w:ilvl w:val="0"/>
          <w:numId w:val="23"/>
        </w:numPr>
        <w:ind w:left="567"/>
      </w:pPr>
      <w:r w:rsidRPr="00C2181A">
        <w:rPr>
          <w:b/>
          <w:bCs/>
        </w:rPr>
        <w:t>Enlazador:</w:t>
      </w:r>
      <w:r w:rsidRPr="00C2181A">
        <w:t xml:space="preserve"> es el encargado de enlazar el código maquina obtenido del compilador con las distintas librerías del sistema operativo. Estas librerías facilitan una serie de funciones básicas sobre las que se puede apoyar el programador para simplificar la creación de sus aplicaciones.</w:t>
      </w:r>
    </w:p>
    <w:p w:rsidR="001D3C37" w:rsidRPr="00C2181A" w:rsidRDefault="001D3C37" w:rsidP="00BE388D">
      <w:pPr>
        <w:pStyle w:val="Ttulo3"/>
      </w:pPr>
      <w:bookmarkStart w:id="53" w:name="_Toc371087583"/>
      <w:bookmarkStart w:id="54" w:name="_Toc374567329"/>
      <w:bookmarkStart w:id="55" w:name="_Toc382263380"/>
      <w:r w:rsidRPr="00C2181A">
        <w:t>PHP</w:t>
      </w:r>
      <w:bookmarkEnd w:id="53"/>
      <w:bookmarkEnd w:id="54"/>
      <w:bookmarkEnd w:id="55"/>
    </w:p>
    <w:p w:rsidR="001D3C37" w:rsidRPr="00C2181A" w:rsidRDefault="001D3C37">
      <w:r w:rsidRPr="00C2181A">
        <w:t>PHP es un lenguaje de alto que se ejecuta en el servidor. PHP (</w:t>
      </w:r>
      <w:proofErr w:type="spellStart"/>
      <w:r w:rsidRPr="00C2181A">
        <w:t>Hypertext</w:t>
      </w:r>
      <w:proofErr w:type="spellEnd"/>
      <w:r w:rsidRPr="00C2181A">
        <w:t xml:space="preserve"> </w:t>
      </w:r>
      <w:proofErr w:type="spellStart"/>
      <w:r w:rsidRPr="00C2181A">
        <w:t>Preprocessor</w:t>
      </w:r>
      <w:proofErr w:type="spellEnd"/>
      <w:r w:rsidRPr="00C2181A">
        <w:t>) es un lenguaje de código abierto muy popular especialmente adecuado para el desarrollo web y que puede ser incrustado en HTML.</w:t>
      </w:r>
    </w:p>
    <w:p w:rsidR="001D3C37" w:rsidRPr="00C2181A" w:rsidRDefault="001D3C37">
      <w:pPr>
        <w:ind w:firstLine="708"/>
      </w:pPr>
      <w:r w:rsidRPr="00C2181A">
        <w:t>Un lenguaje de servidor es aquel que se ejecuta en el servidor donde están alojadas las páginas, al contrario que otros lenguajes que son ejecutados en el propio navegador.</w:t>
      </w:r>
    </w:p>
    <w:p w:rsidR="001D3C37" w:rsidRPr="00C2181A" w:rsidRDefault="001D3C37" w:rsidP="00BB3640">
      <w:pPr>
        <w:pStyle w:val="Ttulo4"/>
      </w:pPr>
      <w:r w:rsidRPr="00C2181A">
        <w:t>Ventajas</w:t>
      </w:r>
    </w:p>
    <w:p w:rsidR="001D3C37" w:rsidRPr="00C2181A" w:rsidRDefault="001D3C37" w:rsidP="00C566BB">
      <w:r w:rsidRPr="00C2181A">
        <w:t>La principal ventaja es que, al ejecutarse el código en el servidor, todas las páginas van a poder ser vistas en cualquier ordenador, independientemente del navegador que tenga. En cambio, el gran problema de que se ejecute el código en el navegador es que muchos navegadores no son capaces de entender, lo que presentaría errores al mostrar el resultado de las páginas.</w:t>
      </w:r>
    </w:p>
    <w:p w:rsidR="001D3C37" w:rsidRPr="00C2181A" w:rsidRDefault="001D3C37" w:rsidP="00C566BB">
      <w:r w:rsidRPr="00C2181A">
        <w:lastRenderedPageBreak/>
        <w:t>Otras ventajas que presenta el lenguaje PHP, es que se trata de un lenguaje de programación gratuito y, por tanto, todo el mundo puede utilizarlo sin ningún coste, frente a otros lenguajes cuyo software es necesario comprar para su utilización.</w:t>
      </w:r>
    </w:p>
    <w:p w:rsidR="001D3C37" w:rsidRPr="00C2181A" w:rsidRDefault="00EA0594">
      <w:pPr>
        <w:keepNext/>
        <w:jc w:val="center"/>
      </w:pPr>
      <w:r>
        <w:rPr>
          <w:noProof/>
          <w:lang w:eastAsia="es-MX"/>
        </w:rPr>
        <w:drawing>
          <wp:inline distT="0" distB="0" distL="0" distR="0" wp14:anchorId="46EFE8AF" wp14:editId="7CBE647A">
            <wp:extent cx="3562985" cy="1639570"/>
            <wp:effectExtent l="0" t="0" r="0" b="0"/>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2985" cy="1639570"/>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r w:rsidRPr="00C2181A">
        <w:rPr>
          <w:rFonts w:ascii="Arial" w:hAnsi="Arial" w:cs="Arial"/>
        </w:rPr>
        <w:t xml:space="preserve">Figura </w:t>
      </w:r>
      <w:r w:rsidR="000542C8">
        <w:rPr>
          <w:rFonts w:ascii="Arial" w:hAnsi="Arial" w:cs="Arial"/>
        </w:rPr>
        <w:fldChar w:fldCharType="begin"/>
      </w:r>
      <w:r w:rsidR="000542C8">
        <w:rPr>
          <w:rFonts w:ascii="Arial" w:hAnsi="Arial" w:cs="Arial"/>
        </w:rPr>
        <w:instrText xml:space="preserve"> STYLEREF 1 \s </w:instrText>
      </w:r>
      <w:r w:rsidR="000542C8">
        <w:rPr>
          <w:rFonts w:ascii="Arial" w:hAnsi="Arial" w:cs="Arial"/>
        </w:rPr>
        <w:fldChar w:fldCharType="separate"/>
      </w:r>
      <w:r w:rsidR="00CB6236">
        <w:rPr>
          <w:rFonts w:ascii="Arial" w:hAnsi="Arial" w:cs="Arial"/>
          <w:noProof/>
        </w:rPr>
        <w:t>1</w:t>
      </w:r>
      <w:r w:rsidR="000542C8">
        <w:rPr>
          <w:rFonts w:ascii="Arial" w:hAnsi="Arial" w:cs="Arial"/>
        </w:rPr>
        <w:fldChar w:fldCharType="end"/>
      </w:r>
      <w:r w:rsidR="000542C8">
        <w:rPr>
          <w:rFonts w:ascii="Arial" w:hAnsi="Arial" w:cs="Arial"/>
        </w:rPr>
        <w:t>.</w:t>
      </w:r>
      <w:r w:rsidR="000542C8">
        <w:rPr>
          <w:rFonts w:ascii="Arial" w:hAnsi="Arial" w:cs="Arial"/>
        </w:rPr>
        <w:fldChar w:fldCharType="begin"/>
      </w:r>
      <w:r w:rsidR="000542C8">
        <w:rPr>
          <w:rFonts w:ascii="Arial" w:hAnsi="Arial" w:cs="Arial"/>
        </w:rPr>
        <w:instrText xml:space="preserve"> SEQ Figura \* ARABIC \s 1 </w:instrText>
      </w:r>
      <w:r w:rsidR="000542C8">
        <w:rPr>
          <w:rFonts w:ascii="Arial" w:hAnsi="Arial" w:cs="Arial"/>
        </w:rPr>
        <w:fldChar w:fldCharType="separate"/>
      </w:r>
      <w:r w:rsidR="00CB6236">
        <w:rPr>
          <w:rFonts w:ascii="Arial" w:hAnsi="Arial" w:cs="Arial"/>
          <w:noProof/>
        </w:rPr>
        <w:t>4</w:t>
      </w:r>
      <w:r w:rsidR="000542C8">
        <w:rPr>
          <w:rFonts w:ascii="Arial" w:hAnsi="Arial" w:cs="Arial"/>
        </w:rPr>
        <w:fldChar w:fldCharType="end"/>
      </w:r>
      <w:r w:rsidRPr="00C2181A">
        <w:rPr>
          <w:rFonts w:ascii="Arial" w:hAnsi="Arial" w:cs="Arial"/>
        </w:rPr>
        <w:t xml:space="preserve"> Proceso de visita a página PHP</w:t>
      </w:r>
    </w:p>
    <w:p w:rsidR="001D3C37" w:rsidRPr="00C2181A" w:rsidRDefault="001D3C37" w:rsidP="00C566BB">
      <w:r w:rsidRPr="00C2181A">
        <w:t>Existen principalmente tres campos principales donde se usan scripts de PHP.</w:t>
      </w:r>
    </w:p>
    <w:p w:rsidR="00C566BB" w:rsidRPr="00C2181A" w:rsidRDefault="001D3C37" w:rsidP="00384EEF">
      <w:pPr>
        <w:numPr>
          <w:ilvl w:val="0"/>
          <w:numId w:val="24"/>
        </w:numPr>
      </w:pPr>
      <w:r w:rsidRPr="00C2181A">
        <w:rPr>
          <w:b/>
          <w:bCs/>
        </w:rPr>
        <w:t xml:space="preserve">Scripts del lado del servidor: </w:t>
      </w:r>
    </w:p>
    <w:p w:rsidR="001D3C37" w:rsidRPr="00C2181A" w:rsidRDefault="00C566BB" w:rsidP="00C566BB">
      <w:pPr>
        <w:ind w:left="360"/>
      </w:pPr>
      <w:r w:rsidRPr="00C2181A">
        <w:t>E</w:t>
      </w:r>
      <w:r w:rsidR="001D3C37" w:rsidRPr="00C2181A">
        <w:t xml:space="preserve">ste es el campo más tradicional y el foco principal. Se necesitan tres cosas para que esto funcione. El analizador de PHP (módulo CGI o servidor), un servidor web y un navegador web. Es necesario ejecutar el servidor, con una instalación de PHP conectada. Se puede acceder al resultado del programa PHP con un navegador, viendo la página de PHP a través del servidor. Todo esto se puede ejecutar en su máquina si está experimentado con la programación de PHP. </w:t>
      </w:r>
    </w:p>
    <w:p w:rsidR="00C566BB" w:rsidRPr="00C2181A" w:rsidRDefault="001D3C37" w:rsidP="00384EEF">
      <w:pPr>
        <w:numPr>
          <w:ilvl w:val="0"/>
          <w:numId w:val="24"/>
        </w:numPr>
      </w:pPr>
      <w:r w:rsidRPr="00C2181A">
        <w:rPr>
          <w:b/>
          <w:bCs/>
        </w:rPr>
        <w:t>Scripts desde la línea de comando:</w:t>
      </w:r>
      <w:r w:rsidRPr="00C2181A">
        <w:t xml:space="preserve"> </w:t>
      </w:r>
    </w:p>
    <w:p w:rsidR="001D3C37" w:rsidRPr="00C2181A" w:rsidRDefault="00C566BB" w:rsidP="00C566BB">
      <w:r w:rsidRPr="00C2181A">
        <w:t>S</w:t>
      </w:r>
      <w:r w:rsidR="001D3C37" w:rsidRPr="00C2181A">
        <w:t xml:space="preserve">e puede crear un script de PHP y ejecutarlo sin necesidad de un servidor o navegador. Solamente es necesario el analizador de PHP para utilizarlo de esta manera. Este tipo de uso es ideal para scripts ejecutados regularmente usando cron (en Unix o Linux) o el Planificador de tareas (en Windows). Estos scripts también pueden usarse para tareas simples de procesamiento de texto. </w:t>
      </w:r>
    </w:p>
    <w:p w:rsidR="001D3C37" w:rsidRPr="00C2181A" w:rsidRDefault="001D3C37" w:rsidP="00C566BB">
      <w:r w:rsidRPr="00C2181A">
        <w:t>Características</w:t>
      </w:r>
    </w:p>
    <w:p w:rsidR="001D3C37" w:rsidRPr="00C2181A" w:rsidRDefault="001D3C37" w:rsidP="00C566BB">
      <w:r w:rsidRPr="00C2181A">
        <w:t xml:space="preserve">Probablemente PHP no sea el lenguaje más apropiado para crear aplicaciones de escritorio con una interfaz gráfica de usuario, pero si se conoce bien PHP, y se quisiera utilizar algunas características avanzadas de PHP en aplicaciones del lado del cliente, se puede utilizar PHP-GTK para escribir dichos programas. También es posible de esta manera escribir aplicaciones independientes de una </w:t>
      </w:r>
      <w:r w:rsidRPr="00C2181A">
        <w:lastRenderedPageBreak/>
        <w:t>plataforma. PHP-GTK es una extensión de PHP, no disponible en la distribución principal. Si está interesado en PHP-GTK, puede visitar su » propio sitio web.</w:t>
      </w:r>
    </w:p>
    <w:p w:rsidR="001D3C37" w:rsidRPr="00C2181A" w:rsidRDefault="001D3C37" w:rsidP="00C566BB">
      <w:r w:rsidRPr="00C2181A">
        <w:t xml:space="preserve">PHP puede usarse en todos los principales sistemas operativos, incluyendo Linux, muchas variantes de Unix (incluyendo HP-UX, Solaris y </w:t>
      </w:r>
      <w:proofErr w:type="spellStart"/>
      <w:r w:rsidRPr="00C2181A">
        <w:t>OpenBSD</w:t>
      </w:r>
      <w:proofErr w:type="spellEnd"/>
      <w:r w:rsidRPr="00C2181A">
        <w:t xml:space="preserve">), Microsoft Windows, Mac OS X, RISC OS y probablemente otros más. PHP admite la mayoría de servidores web de hoy en día, incluyendo Apache, IIS, y muchos otros. Esto incluye cualquier servidor web que pueda utilizar el binario de PHP </w:t>
      </w:r>
      <w:proofErr w:type="spellStart"/>
      <w:r w:rsidRPr="00C2181A">
        <w:t>FastCGI</w:t>
      </w:r>
      <w:proofErr w:type="spellEnd"/>
      <w:r w:rsidRPr="00C2181A">
        <w:t xml:space="preserve">, como </w:t>
      </w:r>
      <w:proofErr w:type="spellStart"/>
      <w:r w:rsidRPr="00C2181A">
        <w:t>lighttpd</w:t>
      </w:r>
      <w:proofErr w:type="spellEnd"/>
      <w:r w:rsidRPr="00C2181A">
        <w:t xml:space="preserve"> y </w:t>
      </w:r>
      <w:proofErr w:type="spellStart"/>
      <w:r w:rsidRPr="00C2181A">
        <w:t>nginx</w:t>
      </w:r>
      <w:proofErr w:type="spellEnd"/>
      <w:r w:rsidRPr="00C2181A">
        <w:t>. PHP funciona tanto como módulo como procesador de CGI.</w:t>
      </w:r>
    </w:p>
    <w:p w:rsidR="001D3C37" w:rsidRPr="00C2181A" w:rsidRDefault="001D3C37" w:rsidP="00C566BB">
      <w:r w:rsidRPr="00C2181A">
        <w:t>De modo que con PHP se tiene la libertad de elegir el sistema operativo y el servidor web. Además, se tiene la posibilidad de utilizar programación por procedimientos o programación orientada a objetos (POO), o una mezcla de ambas.</w:t>
      </w:r>
    </w:p>
    <w:p w:rsidR="001D3C37" w:rsidRPr="00C2181A" w:rsidRDefault="001D3C37" w:rsidP="00C566BB">
      <w:r w:rsidRPr="00C2181A">
        <w:t xml:space="preserve">Con PHP no se está limitado a generar HTML. Entre las capacidades de PHP se incluyen la creación de imágenes, ficheros PDF e incluso películas Flash (usando </w:t>
      </w:r>
      <w:proofErr w:type="spellStart"/>
      <w:r w:rsidRPr="00C2181A">
        <w:t>libswf</w:t>
      </w:r>
      <w:proofErr w:type="spellEnd"/>
      <w:r w:rsidRPr="00C2181A">
        <w:t xml:space="preserve"> y Ming) generadas sobre la marcha. También se puede generar fácilmente cualquier tipo de texto, como XHTML y cualquier otro tipo de fichero XML. PHP puede autogenerar estos ficheros y guardarlos en el sistema de ficheros en vez de imprimirlos en pantalla, creando una caché en el lado del servidor para contenido dinámico.</w:t>
      </w:r>
    </w:p>
    <w:p w:rsidR="001D3C37" w:rsidRPr="00C2181A" w:rsidRDefault="001D3C37" w:rsidP="00C566BB">
      <w:r w:rsidRPr="00C2181A">
        <w:t xml:space="preserve">Una de las características más potentes y destacables de PHP es su soporte para un amplio abanico de bases de datos. Escribir una página web con acceso a una base de datos es increíblemente simple utilizando una de las extensiones específicas de bases de datos (por ejemplo para </w:t>
      </w:r>
      <w:proofErr w:type="spellStart"/>
      <w:r w:rsidRPr="00C2181A">
        <w:t>mysql</w:t>
      </w:r>
      <w:proofErr w:type="spellEnd"/>
      <w:r w:rsidRPr="00C2181A">
        <w:t xml:space="preserve">), o utilizar una capa de abstracción como PDO, o conectarse a cualquier base de datos que admita el estándar de Conexión Abierta a Bases de Datos por medio de la extensión ODBC. Otras bases de datos podrían utilizar </w:t>
      </w:r>
      <w:proofErr w:type="spellStart"/>
      <w:r w:rsidRPr="00C2181A">
        <w:t>cURL</w:t>
      </w:r>
      <w:proofErr w:type="spellEnd"/>
      <w:r w:rsidRPr="00C2181A">
        <w:t xml:space="preserve"> o sockets, como lo hace </w:t>
      </w:r>
      <w:proofErr w:type="spellStart"/>
      <w:r w:rsidRPr="00C2181A">
        <w:t>CouchDB</w:t>
      </w:r>
      <w:proofErr w:type="spellEnd"/>
      <w:r w:rsidRPr="00C2181A">
        <w:t>.</w:t>
      </w:r>
    </w:p>
    <w:p w:rsidR="001D3C37" w:rsidRPr="00C2181A" w:rsidRDefault="001D3C37" w:rsidP="00C566BB">
      <w:r w:rsidRPr="00C2181A">
        <w:t xml:space="preserve">PHP también cuenta con soporte para comunicarse con otros servicios usando protocolos tales como LDAP, IMAP, SNMP, NNTP, POP3, HTTP, COM (en Windows) y muchos otros. También se pueden crear sockets de red puros e interactuar usando cualquier otro protocolo. </w:t>
      </w:r>
    </w:p>
    <w:p w:rsidR="00745E03" w:rsidRDefault="001D3C37" w:rsidP="00C566BB">
      <w:r w:rsidRPr="00C2181A">
        <w:t>PHP tiene soporte para el intercambio de datos complejos de WDDX entre virtualmente todos los lenguajes de programación web. Y hablando de interconexión, PHP posee soporte para la instalación de objetos Java y usarlos de forma transparente como objetos de PHP.</w:t>
      </w:r>
    </w:p>
    <w:p w:rsidR="00745E03" w:rsidRDefault="00745E03">
      <w:pPr>
        <w:spacing w:before="0" w:after="0" w:line="240" w:lineRule="auto"/>
        <w:jc w:val="left"/>
      </w:pPr>
    </w:p>
    <w:p w:rsidR="001D3C37" w:rsidRPr="00C2181A" w:rsidRDefault="001D3C37" w:rsidP="00BE388D">
      <w:pPr>
        <w:pStyle w:val="Ttulo3"/>
      </w:pPr>
      <w:bookmarkStart w:id="56" w:name="_Toc371087584"/>
      <w:bookmarkStart w:id="57" w:name="_Toc374567330"/>
      <w:bookmarkStart w:id="58" w:name="_Toc382263381"/>
      <w:r w:rsidRPr="00C2181A">
        <w:lastRenderedPageBreak/>
        <w:t>Java</w:t>
      </w:r>
      <w:bookmarkEnd w:id="56"/>
      <w:bookmarkEnd w:id="57"/>
      <w:bookmarkEnd w:id="58"/>
    </w:p>
    <w:p w:rsidR="001D3C37" w:rsidRPr="00C2181A" w:rsidRDefault="001D3C37" w:rsidP="00F914D8">
      <w:r w:rsidRPr="00C2181A">
        <w:t xml:space="preserve">Lenguaje de programación de alto nivel con el que se pueden escribir tanto programas convencionales para PC y dispositivos </w:t>
      </w:r>
      <w:r w:rsidR="00F914D8" w:rsidRPr="00C2181A">
        <w:t>móviles</w:t>
      </w:r>
      <w:r w:rsidRPr="00C2181A">
        <w:t xml:space="preserve"> como para Internet.</w:t>
      </w:r>
    </w:p>
    <w:p w:rsidR="001D3C37" w:rsidRPr="00C2181A" w:rsidRDefault="001D3C37" w:rsidP="00F914D8">
      <w:r w:rsidRPr="00C2181A">
        <w:t xml:space="preserve">Una de las ventajas significativas de Java sobre otros lenguajes de programación es que es independiente de la plataforma, tanto en código fuente como en binario. Esto quiere decir que el código producido por el compilador Java puede transportarse a cualquier plataforma que tenga instalada una máquina virtual Java y ejecutarse. </w:t>
      </w:r>
    </w:p>
    <w:p w:rsidR="001D3C37" w:rsidRPr="00C2181A" w:rsidRDefault="001D3C37" w:rsidP="00F914D8">
      <w:r w:rsidRPr="00C2181A">
        <w:t>Java incluye un compilador y un intérprete. El compilador produce un código de bytes que se almacena en un fichero para ser ejecutado por el intérprete Java denomi</w:t>
      </w:r>
      <w:r w:rsidR="00CD4A9B">
        <w:t>nado máquina virtual de Java</w:t>
      </w:r>
      <w:proofErr w:type="gramStart"/>
      <w:r w:rsidR="00CD4A9B">
        <w:t>.[</w:t>
      </w:r>
      <w:proofErr w:type="gramEnd"/>
      <w:r w:rsidR="00CD4A9B">
        <w:t>12</w:t>
      </w:r>
      <w:r w:rsidRPr="00C2181A">
        <w:t>]</w:t>
      </w:r>
    </w:p>
    <w:p w:rsidR="001D3C37" w:rsidRPr="00C2181A" w:rsidRDefault="00EA0594">
      <w:pPr>
        <w:keepNext/>
        <w:jc w:val="center"/>
      </w:pPr>
      <w:r>
        <w:rPr>
          <w:noProof/>
          <w:lang w:eastAsia="es-MX"/>
        </w:rPr>
        <w:drawing>
          <wp:inline distT="0" distB="0" distL="0" distR="0" wp14:anchorId="2F219388" wp14:editId="3625A1F2">
            <wp:extent cx="3562985" cy="457200"/>
            <wp:effectExtent l="0" t="0" r="0"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2985" cy="457200"/>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r w:rsidRPr="00C2181A">
        <w:rPr>
          <w:rFonts w:ascii="Arial" w:hAnsi="Arial" w:cs="Arial"/>
        </w:rPr>
        <w:t xml:space="preserve">Figura </w:t>
      </w:r>
      <w:r w:rsidR="000542C8">
        <w:rPr>
          <w:rFonts w:ascii="Arial" w:hAnsi="Arial" w:cs="Arial"/>
        </w:rPr>
        <w:fldChar w:fldCharType="begin"/>
      </w:r>
      <w:r w:rsidR="000542C8">
        <w:rPr>
          <w:rFonts w:ascii="Arial" w:hAnsi="Arial" w:cs="Arial"/>
        </w:rPr>
        <w:instrText xml:space="preserve"> STYLEREF 1 \s </w:instrText>
      </w:r>
      <w:r w:rsidR="000542C8">
        <w:rPr>
          <w:rFonts w:ascii="Arial" w:hAnsi="Arial" w:cs="Arial"/>
        </w:rPr>
        <w:fldChar w:fldCharType="separate"/>
      </w:r>
      <w:r w:rsidR="00CB6236">
        <w:rPr>
          <w:rFonts w:ascii="Arial" w:hAnsi="Arial" w:cs="Arial"/>
          <w:noProof/>
        </w:rPr>
        <w:t>1</w:t>
      </w:r>
      <w:r w:rsidR="000542C8">
        <w:rPr>
          <w:rFonts w:ascii="Arial" w:hAnsi="Arial" w:cs="Arial"/>
        </w:rPr>
        <w:fldChar w:fldCharType="end"/>
      </w:r>
      <w:r w:rsidR="000542C8">
        <w:rPr>
          <w:rFonts w:ascii="Arial" w:hAnsi="Arial" w:cs="Arial"/>
        </w:rPr>
        <w:t>.</w:t>
      </w:r>
      <w:r w:rsidR="000542C8">
        <w:rPr>
          <w:rFonts w:ascii="Arial" w:hAnsi="Arial" w:cs="Arial"/>
        </w:rPr>
        <w:fldChar w:fldCharType="begin"/>
      </w:r>
      <w:r w:rsidR="000542C8">
        <w:rPr>
          <w:rFonts w:ascii="Arial" w:hAnsi="Arial" w:cs="Arial"/>
        </w:rPr>
        <w:instrText xml:space="preserve"> SEQ Figura \* ARABIC \s 1 </w:instrText>
      </w:r>
      <w:r w:rsidR="000542C8">
        <w:rPr>
          <w:rFonts w:ascii="Arial" w:hAnsi="Arial" w:cs="Arial"/>
        </w:rPr>
        <w:fldChar w:fldCharType="separate"/>
      </w:r>
      <w:r w:rsidR="00CB6236">
        <w:rPr>
          <w:rFonts w:ascii="Arial" w:hAnsi="Arial" w:cs="Arial"/>
          <w:noProof/>
        </w:rPr>
        <w:t>5</w:t>
      </w:r>
      <w:r w:rsidR="000542C8">
        <w:rPr>
          <w:rFonts w:ascii="Arial" w:hAnsi="Arial" w:cs="Arial"/>
        </w:rPr>
        <w:fldChar w:fldCharType="end"/>
      </w:r>
      <w:r w:rsidRPr="00C2181A">
        <w:rPr>
          <w:rFonts w:ascii="Arial" w:hAnsi="Arial" w:cs="Arial"/>
        </w:rPr>
        <w:t xml:space="preserve"> Proceso de ejecución de un programa en Java</w:t>
      </w:r>
    </w:p>
    <w:p w:rsidR="001D3C37" w:rsidRPr="00C2181A" w:rsidRDefault="001D3C37" w:rsidP="00BE388D">
      <w:pPr>
        <w:pStyle w:val="Ttulo2"/>
      </w:pPr>
      <w:bookmarkStart w:id="59" w:name="_Toc371087587"/>
      <w:bookmarkStart w:id="60" w:name="_Toc374567333"/>
      <w:bookmarkStart w:id="61" w:name="_Toc382263382"/>
      <w:r w:rsidRPr="00C2181A">
        <w:t>Acceso a Internet</w:t>
      </w:r>
      <w:bookmarkEnd w:id="59"/>
      <w:bookmarkEnd w:id="60"/>
      <w:r w:rsidR="007E4703">
        <w:t xml:space="preserve"> para conexiones móviles</w:t>
      </w:r>
      <w:bookmarkEnd w:id="61"/>
    </w:p>
    <w:p w:rsidR="001D3C37" w:rsidRPr="00C2181A" w:rsidRDefault="007E4703" w:rsidP="00F914D8">
      <w:r>
        <w:t>S</w:t>
      </w:r>
      <w:r w:rsidR="001D3C37" w:rsidRPr="00C2181A">
        <w:t xml:space="preserve">e encuentran las conexiones para teléfonos móviles en las que el móvil actúa como módem y se puede elegir la manera de conexión, como podría ser usando el sistema GSM (Global </w:t>
      </w:r>
      <w:proofErr w:type="spellStart"/>
      <w:r w:rsidR="001D3C37" w:rsidRPr="00C2181A">
        <w:t>System</w:t>
      </w:r>
      <w:proofErr w:type="spellEnd"/>
      <w:r w:rsidR="001D3C37" w:rsidRPr="00C2181A">
        <w:t xml:space="preserve"> Mobile) que emplea ondas de radio como medio de transmisión y cuando establece una conexión reserva la línea, ocupando parte del ancho de banda del operador de 9.6 Kbps. El sistema GPRS (General </w:t>
      </w:r>
      <w:proofErr w:type="spellStart"/>
      <w:r w:rsidR="001D3C37" w:rsidRPr="00C2181A">
        <w:t>Packet</w:t>
      </w:r>
      <w:proofErr w:type="spellEnd"/>
      <w:r w:rsidR="001D3C37" w:rsidRPr="00C2181A">
        <w:t xml:space="preserve"> Radio </w:t>
      </w:r>
      <w:proofErr w:type="spellStart"/>
      <w:r w:rsidR="001D3C37" w:rsidRPr="00C2181A">
        <w:t>Service</w:t>
      </w:r>
      <w:proofErr w:type="spellEnd"/>
      <w:r w:rsidR="001D3C37" w:rsidRPr="00C2181A">
        <w:t>) que es la evolución del GSM, el cual ocupa una conexión por paquetes similar al usado en Internet. Este sistema está más orientado y mejor adaptado al tráfico de datos que el sistema GSM y es facturado por cantidad de datos enviados y recibidos y no por el tiempo de conexión a comparación de GSM.</w:t>
      </w:r>
    </w:p>
    <w:p w:rsidR="001D3C37" w:rsidRPr="00C2181A" w:rsidRDefault="001D3C37" w:rsidP="00F914D8">
      <w:r w:rsidRPr="00C2181A">
        <w:t>Los sistemas GSM y GPRS se consideran de segunda generación (2G).</w:t>
      </w:r>
    </w:p>
    <w:p w:rsidR="001D3C37" w:rsidRPr="00C2181A" w:rsidRDefault="001D3C37" w:rsidP="00F914D8">
      <w:r w:rsidRPr="00C2181A">
        <w:t xml:space="preserve">El UMTS (Universal Mobile </w:t>
      </w:r>
      <w:proofErr w:type="spellStart"/>
      <w:r w:rsidRPr="00C2181A">
        <w:t>Telecommunications</w:t>
      </w:r>
      <w:proofErr w:type="spellEnd"/>
      <w:r w:rsidRPr="00C2181A">
        <w:t xml:space="preserve"> </w:t>
      </w:r>
      <w:proofErr w:type="spellStart"/>
      <w:r w:rsidRPr="00C2181A">
        <w:t>System</w:t>
      </w:r>
      <w:proofErr w:type="spellEnd"/>
      <w:r w:rsidRPr="00C2181A">
        <w:t>) inaugura la tercera generación de tecnología para móviles (3G). Permite velocidades de transferencia mucho mayores que GSM y GPRS, llegando hasta los 2 Mbps, permitiendo así el uso de aplicaciones que hasta ahora parecían imposibles en un móvil.</w:t>
      </w:r>
    </w:p>
    <w:p w:rsidR="001D3C37" w:rsidRPr="00C2181A" w:rsidRDefault="001D3C37" w:rsidP="00F914D8">
      <w:r w:rsidRPr="00C2181A">
        <w:lastRenderedPageBreak/>
        <w:t xml:space="preserve">Una mejora del UMTS es el HSDPA (High </w:t>
      </w:r>
      <w:proofErr w:type="spellStart"/>
      <w:r w:rsidRPr="00C2181A">
        <w:t>Speed</w:t>
      </w:r>
      <w:proofErr w:type="spellEnd"/>
      <w:r w:rsidRPr="00C2181A">
        <w:t xml:space="preserve"> </w:t>
      </w:r>
      <w:proofErr w:type="spellStart"/>
      <w:r w:rsidRPr="00C2181A">
        <w:t>Downlink</w:t>
      </w:r>
      <w:proofErr w:type="spellEnd"/>
      <w:r w:rsidRPr="00C2181A">
        <w:t xml:space="preserve"> </w:t>
      </w:r>
      <w:proofErr w:type="spellStart"/>
      <w:r w:rsidRPr="00C2181A">
        <w:t>Packet</w:t>
      </w:r>
      <w:proofErr w:type="spellEnd"/>
      <w:r w:rsidRPr="00C2181A">
        <w:t xml:space="preserve"> Access), que llega a alcanzar los 14 Mbps de velocidad de transferencia. Existe ya una mejora comercializada de este sistema, HSDPA+, que permite (teóricamente) llegar a los 80 Mbps de transferencia.</w:t>
      </w:r>
    </w:p>
    <w:p w:rsidR="001D3C37" w:rsidRPr="00C2181A" w:rsidRDefault="00BC1E7C" w:rsidP="00BE388D">
      <w:pPr>
        <w:pStyle w:val="Ttulo3"/>
      </w:pPr>
      <w:bookmarkStart w:id="62" w:name="_Toc382263383"/>
      <w:r>
        <w:t>Los paquetes de información</w:t>
      </w:r>
      <w:bookmarkEnd w:id="62"/>
    </w:p>
    <w:p w:rsidR="001D3C37" w:rsidRPr="00C2181A" w:rsidRDefault="001D3C37" w:rsidP="00F914D8">
      <w:r w:rsidRPr="00C2181A">
        <w:t>En Internet la información se transmite en pequeños trozos llamados “paquetes”. Lo importante es la reconstrucción en el destino del mensaje emitido, no el camino seguido por los paquetes que lo componen.</w:t>
      </w:r>
    </w:p>
    <w:p w:rsidR="001D3C37" w:rsidRPr="00C2181A" w:rsidRDefault="001D3C37" w:rsidP="00F914D8">
      <w:r w:rsidRPr="00C2181A">
        <w:t>Si se destruye un nodo de la red, los paquetes encontrarán caminos alternativos. Este procedimiento no es el más eficiente, pero resiste las averías de una parte de la red.</w:t>
      </w:r>
    </w:p>
    <w:p w:rsidR="001D3C37" w:rsidRPr="00C2181A" w:rsidRDefault="001D3C37" w:rsidP="00BE388D">
      <w:pPr>
        <w:pStyle w:val="Ttulo3"/>
      </w:pPr>
      <w:bookmarkStart w:id="63" w:name="_Toc371087589"/>
      <w:bookmarkStart w:id="64" w:name="_Toc374567335"/>
      <w:bookmarkStart w:id="65" w:name="_Toc382263384"/>
      <w:r w:rsidRPr="00C2181A">
        <w:t>Servicio de Nombres</w:t>
      </w:r>
      <w:bookmarkEnd w:id="63"/>
      <w:bookmarkEnd w:id="64"/>
      <w:bookmarkEnd w:id="65"/>
    </w:p>
    <w:p w:rsidR="001D3C37" w:rsidRPr="00C2181A" w:rsidRDefault="001D3C37" w:rsidP="00F914D8">
      <w:r w:rsidRPr="00C2181A">
        <w:t>Existe un servicio que se encarga de proporcionar la correspondencia entre una dirección IP y su nombre de dominio, y viceversa. Este servicio es el DNS (</w:t>
      </w:r>
      <w:proofErr w:type="spellStart"/>
      <w:r w:rsidRPr="00C2181A">
        <w:t>Domain</w:t>
      </w:r>
      <w:proofErr w:type="spellEnd"/>
      <w:r w:rsidRPr="00C2181A">
        <w:t xml:space="preserve"> </w:t>
      </w:r>
      <w:proofErr w:type="spellStart"/>
      <w:r w:rsidRPr="00C2181A">
        <w:t>Name</w:t>
      </w:r>
      <w:proofErr w:type="spellEnd"/>
      <w:r w:rsidRPr="00C2181A">
        <w:t xml:space="preserve"> </w:t>
      </w:r>
      <w:proofErr w:type="spellStart"/>
      <w:r w:rsidRPr="00C2181A">
        <w:t>System</w:t>
      </w:r>
      <w:proofErr w:type="spellEnd"/>
      <w:r w:rsidRPr="00C2181A">
        <w:t>, Sistema de Nombres de Dominio).</w:t>
      </w:r>
    </w:p>
    <w:p w:rsidR="001D3C37" w:rsidRPr="00C2181A" w:rsidRDefault="001D3C37" w:rsidP="00F914D8">
      <w:r w:rsidRPr="00C2181A">
        <w:t>Cada vez que se inicia una comunicación con un nombre de dominio, la computadora realiza una petición a su servidor DNS para que le proporcione la IP asociada a ese nombre.</w:t>
      </w:r>
    </w:p>
    <w:p w:rsidR="002A6364" w:rsidRDefault="001D3C37" w:rsidP="00F914D8">
      <w:r w:rsidRPr="00C2181A">
        <w:t>El sistema DNS es jerárquico. Cada subdominio de Internet suele tener su propio servidor DNS, responsable de los nombres bajo su dominio, A su vez, hay un servidor encargado de cada dominio (por ejemplo un nivel nacional (.mx)), y hay una serie de servidores raíz, que conocen toda la estructura DNS superior.</w:t>
      </w:r>
    </w:p>
    <w:p w:rsidR="002A6364" w:rsidRDefault="002A6364">
      <w:pPr>
        <w:spacing w:before="0" w:after="0" w:line="240" w:lineRule="auto"/>
        <w:jc w:val="left"/>
      </w:pPr>
    </w:p>
    <w:p w:rsidR="001D3C37" w:rsidRPr="00C2181A" w:rsidRDefault="001D3C37" w:rsidP="00BE388D">
      <w:pPr>
        <w:pStyle w:val="Ttulo2"/>
      </w:pPr>
      <w:bookmarkStart w:id="66" w:name="_Toc371087590"/>
      <w:bookmarkStart w:id="67" w:name="_Toc374567336"/>
      <w:bookmarkStart w:id="68" w:name="_Toc382263385"/>
      <w:r w:rsidRPr="00C2181A">
        <w:t>La arquitectura Cliente/Servidor</w:t>
      </w:r>
      <w:bookmarkEnd w:id="66"/>
      <w:bookmarkEnd w:id="67"/>
      <w:bookmarkEnd w:id="68"/>
    </w:p>
    <w:p w:rsidR="001D3C37" w:rsidRPr="00C2181A" w:rsidRDefault="001D3C37" w:rsidP="00F914D8">
      <w:r w:rsidRPr="00C2181A">
        <w:t xml:space="preserve">En el ámbito de TCP/IP las comunicaciones entre computadoras se rigen básicamente por lo que se llama modelo Cliente-Servidor, éste es un modelo que intenta proveer usabilidad, flexibilidad, interoperabilidad y escalabilidad en las comunicaciones. El término Cliente/Servidor fue usado por primera vez en 1980 para referirse a </w:t>
      </w:r>
      <w:proofErr w:type="spellStart"/>
      <w:r w:rsidRPr="00C2181A">
        <w:t>PC’s</w:t>
      </w:r>
      <w:proofErr w:type="spellEnd"/>
      <w:r w:rsidRPr="00C2181A">
        <w:t xml:space="preserve"> en red.</w:t>
      </w:r>
    </w:p>
    <w:p w:rsidR="001D3C37" w:rsidRPr="00C2181A" w:rsidRDefault="001D3C37" w:rsidP="00F914D8">
      <w:r w:rsidRPr="00C2181A">
        <w:lastRenderedPageBreak/>
        <w:t>Este modelo Cliente/Servidor empezó a ser a</w:t>
      </w:r>
      <w:r w:rsidR="00CD4A9B">
        <w:t>ceptado a finales de los 80’s</w:t>
      </w:r>
      <w:proofErr w:type="gramStart"/>
      <w:r w:rsidR="00CD4A9B">
        <w:t>.[</w:t>
      </w:r>
      <w:proofErr w:type="gramEnd"/>
      <w:r w:rsidR="00CD4A9B">
        <w:t>4</w:t>
      </w:r>
      <w:r w:rsidRPr="00C2181A">
        <w:t>]. Su funcionamiento es sencillo: se tiene una máquina cliente, que requiere un servicio de una máquina servidor, y éste realiza la función para la que está programado.</w:t>
      </w:r>
    </w:p>
    <w:p w:rsidR="001D3C37" w:rsidRPr="00C2181A" w:rsidRDefault="001D3C37" w:rsidP="00F914D8">
      <w:r w:rsidRPr="00C2181A">
        <w:t>Desde el punto de vista funcional, se puede definir el modelo Cliente/Servidor como una arquitectura distribuida que permite a los usuarios finales obtener acceso a la info</w:t>
      </w:r>
      <w:r w:rsidR="00CD4A9B">
        <w:t>rmación en forma transparente [4</w:t>
      </w:r>
      <w:r w:rsidRPr="00C2181A">
        <w:t>].</w:t>
      </w:r>
    </w:p>
    <w:p w:rsidR="001D3C37" w:rsidRPr="00C2181A" w:rsidRDefault="001D3C37" w:rsidP="00F914D8">
      <w:r w:rsidRPr="00C2181A">
        <w:t xml:space="preserve">En el modelo cliente servidor, el cliente envía un mensaje solicitando un determinado servicio a un servidor (hace una petición), y este envía uno o varios mensajes con la respuesta (provee el servicio) (Ver </w:t>
      </w:r>
      <w:r w:rsidR="00780CD9">
        <w:fldChar w:fldCharType="begin"/>
      </w:r>
      <w:r w:rsidR="00780CD9">
        <w:instrText xml:space="preserve"> REF _Ref370901054 \h  \* MERGEFORMAT </w:instrText>
      </w:r>
      <w:r w:rsidR="00780CD9">
        <w:fldChar w:fldCharType="separate"/>
      </w:r>
      <w:r w:rsidR="00CB6236" w:rsidRPr="00C2181A">
        <w:t xml:space="preserve">Figura </w:t>
      </w:r>
      <w:r w:rsidR="00CB6236">
        <w:t>1.6</w:t>
      </w:r>
      <w:r w:rsidR="00780CD9">
        <w:fldChar w:fldCharType="end"/>
      </w:r>
      <w:r w:rsidRPr="00C2181A">
        <w:t>). En un sistema distribuido cada máquina puede cumplir el rol de servidor para algunas tareas y el rol de cliente para otras.</w:t>
      </w:r>
    </w:p>
    <w:p w:rsidR="001D3C37" w:rsidRPr="00C2181A" w:rsidRDefault="00EA0594">
      <w:pPr>
        <w:keepNext/>
        <w:tabs>
          <w:tab w:val="left" w:pos="6555"/>
        </w:tabs>
        <w:spacing w:before="0" w:after="0"/>
        <w:jc w:val="center"/>
      </w:pPr>
      <w:r>
        <w:rPr>
          <w:noProof/>
          <w:lang w:eastAsia="es-MX"/>
        </w:rPr>
        <w:drawing>
          <wp:inline distT="0" distB="0" distL="0" distR="0" wp14:anchorId="5CC29D13" wp14:editId="3110CBC7">
            <wp:extent cx="4666615" cy="2569845"/>
            <wp:effectExtent l="0" t="0" r="635" b="1905"/>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6615" cy="2569845"/>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bookmarkStart w:id="69" w:name="_Ref370901054"/>
      <w:bookmarkStart w:id="70" w:name="_Ref370900994"/>
      <w:r w:rsidRPr="00C2181A">
        <w:rPr>
          <w:rFonts w:ascii="Arial" w:hAnsi="Arial" w:cs="Arial"/>
        </w:rPr>
        <w:t xml:space="preserve">Figura </w:t>
      </w:r>
      <w:r w:rsidR="000542C8">
        <w:rPr>
          <w:rFonts w:ascii="Arial" w:hAnsi="Arial" w:cs="Arial"/>
        </w:rPr>
        <w:fldChar w:fldCharType="begin"/>
      </w:r>
      <w:r w:rsidR="000542C8">
        <w:rPr>
          <w:rFonts w:ascii="Arial" w:hAnsi="Arial" w:cs="Arial"/>
        </w:rPr>
        <w:instrText xml:space="preserve"> STYLEREF 1 \s </w:instrText>
      </w:r>
      <w:r w:rsidR="000542C8">
        <w:rPr>
          <w:rFonts w:ascii="Arial" w:hAnsi="Arial" w:cs="Arial"/>
        </w:rPr>
        <w:fldChar w:fldCharType="separate"/>
      </w:r>
      <w:r w:rsidR="00CB6236">
        <w:rPr>
          <w:rFonts w:ascii="Arial" w:hAnsi="Arial" w:cs="Arial"/>
          <w:noProof/>
        </w:rPr>
        <w:t>1</w:t>
      </w:r>
      <w:r w:rsidR="000542C8">
        <w:rPr>
          <w:rFonts w:ascii="Arial" w:hAnsi="Arial" w:cs="Arial"/>
        </w:rPr>
        <w:fldChar w:fldCharType="end"/>
      </w:r>
      <w:r w:rsidR="000542C8">
        <w:rPr>
          <w:rFonts w:ascii="Arial" w:hAnsi="Arial" w:cs="Arial"/>
        </w:rPr>
        <w:t>.</w:t>
      </w:r>
      <w:r w:rsidR="000542C8">
        <w:rPr>
          <w:rFonts w:ascii="Arial" w:hAnsi="Arial" w:cs="Arial"/>
        </w:rPr>
        <w:fldChar w:fldCharType="begin"/>
      </w:r>
      <w:r w:rsidR="000542C8">
        <w:rPr>
          <w:rFonts w:ascii="Arial" w:hAnsi="Arial" w:cs="Arial"/>
        </w:rPr>
        <w:instrText xml:space="preserve"> SEQ Figura \* ARABIC \s 1 </w:instrText>
      </w:r>
      <w:r w:rsidR="000542C8">
        <w:rPr>
          <w:rFonts w:ascii="Arial" w:hAnsi="Arial" w:cs="Arial"/>
        </w:rPr>
        <w:fldChar w:fldCharType="separate"/>
      </w:r>
      <w:r w:rsidR="00CB6236">
        <w:rPr>
          <w:rFonts w:ascii="Arial" w:hAnsi="Arial" w:cs="Arial"/>
          <w:noProof/>
        </w:rPr>
        <w:t>6</w:t>
      </w:r>
      <w:r w:rsidR="000542C8">
        <w:rPr>
          <w:rFonts w:ascii="Arial" w:hAnsi="Arial" w:cs="Arial"/>
        </w:rPr>
        <w:fldChar w:fldCharType="end"/>
      </w:r>
      <w:bookmarkEnd w:id="69"/>
      <w:r w:rsidRPr="00C2181A">
        <w:rPr>
          <w:rFonts w:ascii="Arial" w:hAnsi="Arial" w:cs="Arial"/>
        </w:rPr>
        <w:t xml:space="preserve"> Modelo Cliente/Servidor</w:t>
      </w:r>
      <w:bookmarkEnd w:id="70"/>
    </w:p>
    <w:p w:rsidR="001D3C37" w:rsidRPr="00C2181A" w:rsidRDefault="001D3C37" w:rsidP="00F914D8">
      <w:r w:rsidRPr="00C2181A">
        <w:t xml:space="preserve">De esta manera lo que plantea es que una computadora pueda realizar múltiples tareas por si sola. </w:t>
      </w:r>
    </w:p>
    <w:p w:rsidR="001D3C37" w:rsidRPr="00C2181A" w:rsidRDefault="001D3C37" w:rsidP="00BE388D">
      <w:pPr>
        <w:pStyle w:val="Ttulo3"/>
      </w:pPr>
      <w:bookmarkStart w:id="71" w:name="_Toc371087591"/>
      <w:bookmarkStart w:id="72" w:name="_Toc374567337"/>
      <w:bookmarkStart w:id="73" w:name="_Toc382263386"/>
      <w:r w:rsidRPr="00C2181A">
        <w:t>Cliente</w:t>
      </w:r>
      <w:bookmarkEnd w:id="71"/>
      <w:bookmarkEnd w:id="72"/>
      <w:bookmarkEnd w:id="73"/>
    </w:p>
    <w:p w:rsidR="001D3C37" w:rsidRPr="00C2181A" w:rsidRDefault="001D3C37" w:rsidP="00F914D8">
      <w:r w:rsidRPr="00C2181A">
        <w:t xml:space="preserve">El cliente es el proceso que permite al usuario formular las solicitudes y pasarlos al servidor, se le conoce con el término </w:t>
      </w:r>
      <w:proofErr w:type="spellStart"/>
      <w:r w:rsidRPr="00C2181A">
        <w:rPr>
          <w:i/>
          <w:iCs/>
        </w:rPr>
        <w:t>front-end</w:t>
      </w:r>
      <w:proofErr w:type="spellEnd"/>
      <w:r w:rsidRPr="00C2181A">
        <w:rPr>
          <w:i/>
          <w:iCs/>
        </w:rPr>
        <w:t xml:space="preserve"> [</w:t>
      </w:r>
      <w:r w:rsidR="00CD4A9B">
        <w:rPr>
          <w:i/>
          <w:iCs/>
        </w:rPr>
        <w:t>4</w:t>
      </w:r>
      <w:r w:rsidRPr="00C2181A">
        <w:rPr>
          <w:i/>
          <w:iCs/>
        </w:rPr>
        <w:t>].</w:t>
      </w:r>
    </w:p>
    <w:p w:rsidR="001D3C37" w:rsidRPr="00C2181A" w:rsidRDefault="001D3C37" w:rsidP="00F914D8">
      <w:r w:rsidRPr="00C2181A">
        <w:lastRenderedPageBreak/>
        <w:t>El cliente normalmente maneja todas las funciones relacionadas con la manipulación y despliegue de datos, por lo que están desarrollados sobre plataformas que permiten construir interfaces gráficas de usuario (GUI), además de acceder a los servicios distribuidos</w:t>
      </w:r>
      <w:r w:rsidR="008113A5">
        <w:t xml:space="preserve"> en cualquier parte de una red.</w:t>
      </w:r>
    </w:p>
    <w:p w:rsidR="001D3C37" w:rsidRPr="00C2181A" w:rsidRDefault="001D3C37" w:rsidP="00F914D8">
      <w:r w:rsidRPr="00C2181A">
        <w:t>Las funciones que lleva a cabo el proceso cliente se resumen en los siguientes puntos:</w:t>
      </w:r>
    </w:p>
    <w:p w:rsidR="001D3C37" w:rsidRPr="00C2181A" w:rsidRDefault="001D3C37" w:rsidP="00384EEF">
      <w:pPr>
        <w:numPr>
          <w:ilvl w:val="0"/>
          <w:numId w:val="24"/>
        </w:numPr>
      </w:pPr>
      <w:r w:rsidRPr="00C2181A">
        <w:t>Administrar la interfaz de usuario</w:t>
      </w:r>
    </w:p>
    <w:p w:rsidR="001D3C37" w:rsidRPr="00C2181A" w:rsidRDefault="001D3C37" w:rsidP="00384EEF">
      <w:pPr>
        <w:numPr>
          <w:ilvl w:val="0"/>
          <w:numId w:val="24"/>
        </w:numPr>
      </w:pPr>
      <w:r w:rsidRPr="00C2181A">
        <w:t>Interactuar con el usuario</w:t>
      </w:r>
    </w:p>
    <w:p w:rsidR="001D3C37" w:rsidRPr="00C2181A" w:rsidRDefault="001D3C37" w:rsidP="00384EEF">
      <w:pPr>
        <w:numPr>
          <w:ilvl w:val="0"/>
          <w:numId w:val="24"/>
        </w:numPr>
      </w:pPr>
      <w:r w:rsidRPr="00C2181A">
        <w:t>Procesar la lógica de la aplicación y hacer validaciones locales</w:t>
      </w:r>
    </w:p>
    <w:p w:rsidR="001D3C37" w:rsidRPr="00C2181A" w:rsidRDefault="001D3C37" w:rsidP="00384EEF">
      <w:pPr>
        <w:numPr>
          <w:ilvl w:val="0"/>
          <w:numId w:val="24"/>
        </w:numPr>
      </w:pPr>
      <w:r w:rsidRPr="00C2181A">
        <w:t>Generar requerimientos de bases de datos</w:t>
      </w:r>
    </w:p>
    <w:p w:rsidR="001D3C37" w:rsidRPr="00C2181A" w:rsidRDefault="001D3C37" w:rsidP="00384EEF">
      <w:pPr>
        <w:numPr>
          <w:ilvl w:val="0"/>
          <w:numId w:val="24"/>
        </w:numPr>
      </w:pPr>
      <w:r w:rsidRPr="00C2181A">
        <w:t>Recibir resultados del servidor</w:t>
      </w:r>
    </w:p>
    <w:p w:rsidR="001D3C37" w:rsidRPr="00C2181A" w:rsidRDefault="001D3C37" w:rsidP="00384EEF">
      <w:pPr>
        <w:numPr>
          <w:ilvl w:val="0"/>
          <w:numId w:val="24"/>
        </w:numPr>
      </w:pPr>
      <w:r w:rsidRPr="00C2181A">
        <w:t>Formatear resultados</w:t>
      </w:r>
    </w:p>
    <w:p w:rsidR="001A234E" w:rsidRDefault="001A234E">
      <w:pPr>
        <w:spacing w:before="0" w:after="0" w:line="240" w:lineRule="auto"/>
        <w:jc w:val="left"/>
        <w:rPr>
          <w:b/>
          <w:bCs/>
          <w:szCs w:val="28"/>
        </w:rPr>
      </w:pPr>
      <w:bookmarkStart w:id="74" w:name="_Toc371087592"/>
      <w:bookmarkStart w:id="75" w:name="_Toc374567338"/>
      <w:r>
        <w:br w:type="page"/>
      </w:r>
    </w:p>
    <w:p w:rsidR="001D3C37" w:rsidRPr="00C2181A" w:rsidRDefault="001D3C37" w:rsidP="00BE388D">
      <w:pPr>
        <w:pStyle w:val="Ttulo3"/>
      </w:pPr>
      <w:bookmarkStart w:id="76" w:name="_Toc382263387"/>
      <w:r w:rsidRPr="00C2181A">
        <w:lastRenderedPageBreak/>
        <w:t>Servidor</w:t>
      </w:r>
      <w:bookmarkEnd w:id="74"/>
      <w:bookmarkEnd w:id="75"/>
      <w:bookmarkEnd w:id="76"/>
    </w:p>
    <w:p w:rsidR="001D3C37" w:rsidRPr="00C2181A" w:rsidRDefault="001D3C37" w:rsidP="00F914D8">
      <w:r w:rsidRPr="00C2181A">
        <w:t xml:space="preserve">Es el proceso encargado de atender múltiples clientes que hacen peticiones de algún recurso administrado por él. Al proceso servidor se le conoce con el término </w:t>
      </w:r>
      <w:r w:rsidRPr="00C2181A">
        <w:rPr>
          <w:i/>
          <w:iCs/>
        </w:rPr>
        <w:t>back-</w:t>
      </w:r>
      <w:proofErr w:type="spellStart"/>
      <w:proofErr w:type="gramStart"/>
      <w:r w:rsidRPr="00C2181A">
        <w:rPr>
          <w:i/>
          <w:iCs/>
        </w:rPr>
        <w:t>end</w:t>
      </w:r>
      <w:proofErr w:type="spellEnd"/>
      <w:r w:rsidR="00CD4A9B">
        <w:t>[</w:t>
      </w:r>
      <w:proofErr w:type="gramEnd"/>
      <w:r w:rsidR="00CD4A9B">
        <w:t>4</w:t>
      </w:r>
      <w:r w:rsidRPr="00C2181A">
        <w:t>].</w:t>
      </w:r>
    </w:p>
    <w:p w:rsidR="001D3C37" w:rsidRPr="00C2181A" w:rsidRDefault="001D3C37" w:rsidP="00F914D8">
      <w:r w:rsidRPr="00C2181A">
        <w:t>El servidor normalmente maneja todas las funciones relacionadas con la mayoría de las reglas del negocio y los recursos de datos.</w:t>
      </w:r>
    </w:p>
    <w:p w:rsidR="001D3C37" w:rsidRPr="00C2181A" w:rsidRDefault="001D3C37" w:rsidP="00F914D8">
      <w:r w:rsidRPr="00C2181A">
        <w:t>Las funciones que lleva a cabo el proceso servidor se resumen en los siguientes puntos:</w:t>
      </w:r>
    </w:p>
    <w:p w:rsidR="001D3C37" w:rsidRPr="00C2181A" w:rsidRDefault="001D3C37" w:rsidP="00384EEF">
      <w:pPr>
        <w:numPr>
          <w:ilvl w:val="0"/>
          <w:numId w:val="25"/>
        </w:numPr>
      </w:pPr>
      <w:r w:rsidRPr="00C2181A">
        <w:t>Aceptar los requerimientos de bases de datos que hacen los clientes.</w:t>
      </w:r>
    </w:p>
    <w:p w:rsidR="001D3C37" w:rsidRPr="00C2181A" w:rsidRDefault="001D3C37" w:rsidP="00384EEF">
      <w:pPr>
        <w:numPr>
          <w:ilvl w:val="0"/>
          <w:numId w:val="25"/>
        </w:numPr>
      </w:pPr>
      <w:r w:rsidRPr="00C2181A">
        <w:t>Procesar requerimientos de bases de datos.</w:t>
      </w:r>
    </w:p>
    <w:p w:rsidR="001D3C37" w:rsidRPr="00C2181A" w:rsidRDefault="001D3C37" w:rsidP="00384EEF">
      <w:pPr>
        <w:numPr>
          <w:ilvl w:val="0"/>
          <w:numId w:val="25"/>
        </w:numPr>
      </w:pPr>
      <w:r w:rsidRPr="00C2181A">
        <w:t>Formatear datos para transmitirlos a los clientes.</w:t>
      </w:r>
    </w:p>
    <w:p w:rsidR="001D3C37" w:rsidRPr="00C2181A" w:rsidRDefault="001D3C37" w:rsidP="00384EEF">
      <w:pPr>
        <w:numPr>
          <w:ilvl w:val="0"/>
          <w:numId w:val="25"/>
        </w:numPr>
      </w:pPr>
      <w:r w:rsidRPr="00C2181A">
        <w:t>Procesar la lógica de la aplicación y realizar validaciones a nivel de bases de datos.</w:t>
      </w:r>
    </w:p>
    <w:p w:rsidR="001D3C37" w:rsidRPr="00C2181A" w:rsidRDefault="001D3C37" w:rsidP="00BB3640">
      <w:pPr>
        <w:pStyle w:val="Ttulo4"/>
      </w:pPr>
      <w:r w:rsidRPr="00C2181A">
        <w:t>Tipos de servidores</w:t>
      </w:r>
    </w:p>
    <w:p w:rsidR="001D3C37" w:rsidRPr="00C2181A" w:rsidRDefault="001D3C37" w:rsidP="00C365A4">
      <w:r w:rsidRPr="00C2181A">
        <w:rPr>
          <w:b/>
          <w:bCs/>
        </w:rPr>
        <w:t>Servidor de acceso a base datos:</w:t>
      </w:r>
      <w:r w:rsidRPr="00C2181A">
        <w:t xml:space="preserve"> En un ambiente cliente/servidor, el proceso de aplicación se divide entre los sistemas cliente y servidor. Los servidores pueden ejecutar una parte de la lógica de negocio (Business </w:t>
      </w:r>
      <w:proofErr w:type="spellStart"/>
      <w:r w:rsidRPr="00C2181A">
        <w:t>logic</w:t>
      </w:r>
      <w:proofErr w:type="spellEnd"/>
      <w:r w:rsidRPr="00C2181A">
        <w:t xml:space="preserve">) y la lógica de base de datos. Al igual que en los servidores de </w:t>
      </w:r>
      <w:r w:rsidR="000D2DE7" w:rsidRPr="00C2181A">
        <w:t>ficheros</w:t>
      </w:r>
      <w:r w:rsidRPr="00C2181A">
        <w:t xml:space="preserve">, los servidores de bases de datos ofrecen a los clientes el acceso a los datos que residen en el servidor. Sin embargo, los sistemas de gestión de bases de datos son más sofisticados que los métodos de acceso de E / S del </w:t>
      </w:r>
      <w:r w:rsidR="000D2DE7" w:rsidRPr="00C2181A">
        <w:t>fichero</w:t>
      </w:r>
      <w:r w:rsidR="00120890">
        <w:t xml:space="preserve"> de básico.</w:t>
      </w:r>
    </w:p>
    <w:p w:rsidR="001D3C37" w:rsidRDefault="001D3C37" w:rsidP="00C365A4">
      <w:r w:rsidRPr="00C2181A">
        <w:rPr>
          <w:b/>
          <w:bCs/>
        </w:rPr>
        <w:t>Servidor web:</w:t>
      </w:r>
      <w:r w:rsidRPr="00C2181A">
        <w:t xml:space="preserve"> Provee de contenidos estáticos a los navegadores. Este le envía los </w:t>
      </w:r>
      <w:r w:rsidR="000D2DE7" w:rsidRPr="00C2181A">
        <w:t>ficheros</w:t>
      </w:r>
      <w:r w:rsidRPr="00C2181A">
        <w:t xml:space="preserve"> que carga por medio de la red al navegador del usuario. Los </w:t>
      </w:r>
      <w:r w:rsidR="000D2DE7" w:rsidRPr="00C2181A">
        <w:t>ficheros</w:t>
      </w:r>
      <w:r w:rsidRPr="00C2181A">
        <w:t xml:space="preserve"> pueden ser imágenes, escrituras, documentos HTML y cualquier otro material web.</w:t>
      </w:r>
    </w:p>
    <w:p w:rsidR="00A32972" w:rsidRPr="00A32972" w:rsidRDefault="00A32972" w:rsidP="00A32972">
      <w:pPr>
        <w:spacing w:before="100" w:beforeAutospacing="1" w:after="100" w:afterAutospacing="1"/>
        <w:rPr>
          <w:color w:val="000000"/>
          <w:lang w:eastAsia="es-MX"/>
        </w:rPr>
      </w:pPr>
      <w:r w:rsidRPr="00A32972">
        <w:rPr>
          <w:b/>
          <w:bCs/>
          <w:color w:val="000000"/>
          <w:lang w:eastAsia="es-MX"/>
        </w:rPr>
        <w:t>Servidor de aplicaciones</w:t>
      </w:r>
      <w:r w:rsidRPr="00A32972">
        <w:rPr>
          <w:color w:val="000000"/>
          <w:lang w:eastAsia="es-MX"/>
        </w:rPr>
        <w:t>: Proporciona servicios que soportan la ejecución y disponibilidad de las aplicaciones desplegadas. Es el corazón de un gran sistema distribuido.</w:t>
      </w:r>
    </w:p>
    <w:p w:rsidR="00E74675" w:rsidRPr="00C2181A" w:rsidRDefault="00E74675" w:rsidP="00C365A4"/>
    <w:p w:rsidR="00E46C12" w:rsidRDefault="00E46C12">
      <w:pPr>
        <w:spacing w:before="0" w:after="0" w:line="240" w:lineRule="auto"/>
        <w:jc w:val="left"/>
        <w:rPr>
          <w:b/>
          <w:bCs/>
          <w:szCs w:val="32"/>
        </w:rPr>
      </w:pPr>
      <w:r>
        <w:br w:type="page"/>
      </w:r>
    </w:p>
    <w:p w:rsidR="001538B9" w:rsidRDefault="00120890" w:rsidP="00BE388D">
      <w:pPr>
        <w:pStyle w:val="Ttulo2"/>
      </w:pPr>
      <w:bookmarkStart w:id="77" w:name="_Toc382263388"/>
      <w:r>
        <w:lastRenderedPageBreak/>
        <w:t>Arquitectura de una Aplicación Web</w:t>
      </w:r>
      <w:bookmarkEnd w:id="77"/>
    </w:p>
    <w:p w:rsidR="00120890" w:rsidRDefault="00120890" w:rsidP="00120890">
      <w:r>
        <w:t>La arquitectura de las aplicaciones web suele presentar un esquema de tres niveles:</w:t>
      </w:r>
    </w:p>
    <w:p w:rsidR="00120890" w:rsidRDefault="00120890" w:rsidP="00384EEF">
      <w:pPr>
        <w:pStyle w:val="Prrafodelista"/>
        <w:numPr>
          <w:ilvl w:val="0"/>
          <w:numId w:val="38"/>
        </w:numPr>
      </w:pPr>
      <w:r>
        <w:t xml:space="preserve">El primer nivel consiste en la capa de presentación que incluye no sólo el navegador, sino </w:t>
      </w:r>
      <w:r w:rsidR="00453033">
        <w:t>también</w:t>
      </w:r>
      <w:r>
        <w:t xml:space="preserve"> el servidor web que es el </w:t>
      </w:r>
      <w:r w:rsidR="00453033">
        <w:t>responsable</w:t>
      </w:r>
      <w:r>
        <w:t xml:space="preserve"> de presentar los datos un formato adecuado.</w:t>
      </w:r>
    </w:p>
    <w:p w:rsidR="00120890" w:rsidRDefault="00120890" w:rsidP="00384EEF">
      <w:pPr>
        <w:pStyle w:val="Prrafodelista"/>
        <w:numPr>
          <w:ilvl w:val="0"/>
          <w:numId w:val="38"/>
        </w:numPr>
      </w:pPr>
      <w:r>
        <w:t xml:space="preserve">El segundo nivel está referido </w:t>
      </w:r>
      <w:r w:rsidR="00453033">
        <w:t>habitualmente</w:t>
      </w:r>
      <w:r>
        <w:t xml:space="preserve"> a algún tipo de programa o script.</w:t>
      </w:r>
    </w:p>
    <w:p w:rsidR="00120890" w:rsidRDefault="00120890" w:rsidP="00384EEF">
      <w:pPr>
        <w:pStyle w:val="Prrafodelista"/>
        <w:numPr>
          <w:ilvl w:val="0"/>
          <w:numId w:val="38"/>
        </w:numPr>
      </w:pPr>
      <w:r>
        <w:t>Finalmente, el tercer nivel proporciona al segundo los datos necesarios para su ejecución. Una aplicación Web típica recogerá datos del usuario (primer nivel), los enviará al servidor, que ejecutará un programa (segundo y tercer nivel) y cuyo resultado será formateado y presentado al usuario en el navegador (primer nivel otra vez).</w:t>
      </w:r>
    </w:p>
    <w:p w:rsidR="000B7036" w:rsidRDefault="00453033" w:rsidP="000B7036">
      <w:pPr>
        <w:pStyle w:val="Prrafodelista"/>
        <w:keepNext/>
        <w:jc w:val="center"/>
      </w:pPr>
      <w:r>
        <w:rPr>
          <w:noProof/>
          <w:lang w:eastAsia="es-MX"/>
        </w:rPr>
        <w:drawing>
          <wp:inline distT="0" distB="0" distL="0" distR="0" wp14:anchorId="6C665E04" wp14:editId="2E31BFA8">
            <wp:extent cx="2757170" cy="2254250"/>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16292" t="32475" r="43213" b="11504"/>
                    <a:stretch/>
                  </pic:blipFill>
                  <pic:spPr bwMode="auto">
                    <a:xfrm>
                      <a:off x="0" y="0"/>
                      <a:ext cx="2757170" cy="2254250"/>
                    </a:xfrm>
                    <a:prstGeom prst="rect">
                      <a:avLst/>
                    </a:prstGeom>
                    <a:ln>
                      <a:noFill/>
                    </a:ln>
                    <a:extLst>
                      <a:ext uri="{53640926-AAD7-44D8-BBD7-CCE9431645EC}">
                        <a14:shadowObscured xmlns:a14="http://schemas.microsoft.com/office/drawing/2010/main"/>
                      </a:ext>
                    </a:extLst>
                  </pic:spPr>
                </pic:pic>
              </a:graphicData>
            </a:graphic>
          </wp:inline>
        </w:drawing>
      </w:r>
    </w:p>
    <w:p w:rsidR="00453033" w:rsidRPr="00120890" w:rsidRDefault="000B7036" w:rsidP="000B7036">
      <w:pPr>
        <w:pStyle w:val="Epgrafe"/>
        <w:jc w:val="center"/>
      </w:pPr>
      <w:r>
        <w:t xml:space="preserve">Figura </w:t>
      </w:r>
      <w:fldSimple w:instr=" STYLEREF 1 \s ">
        <w:r w:rsidR="00CB6236">
          <w:rPr>
            <w:noProof/>
          </w:rPr>
          <w:t>1</w:t>
        </w:r>
      </w:fldSimple>
      <w:r w:rsidR="000542C8">
        <w:t>.</w:t>
      </w:r>
      <w:fldSimple w:instr=" SEQ Figura \* ARABIC \s 1 ">
        <w:r w:rsidR="00CB6236">
          <w:rPr>
            <w:noProof/>
          </w:rPr>
          <w:t>7</w:t>
        </w:r>
      </w:fldSimple>
      <w:r>
        <w:t xml:space="preserve"> Arquitectura a tres </w:t>
      </w:r>
      <w:r w:rsidR="00FF4D3F">
        <w:t>capas (</w:t>
      </w:r>
      <w:r>
        <w:t>Aplicación Web)</w:t>
      </w:r>
    </w:p>
    <w:p w:rsidR="001D3C37" w:rsidRPr="00C2181A" w:rsidRDefault="001D3C37" w:rsidP="00BE388D">
      <w:pPr>
        <w:pStyle w:val="Ttulo2"/>
      </w:pPr>
      <w:bookmarkStart w:id="78" w:name="_Toc371087593"/>
      <w:bookmarkStart w:id="79" w:name="_Toc374567339"/>
      <w:bookmarkStart w:id="80" w:name="_Toc382263389"/>
      <w:r w:rsidRPr="00C2181A">
        <w:t>Servicios WEB</w:t>
      </w:r>
      <w:bookmarkEnd w:id="78"/>
      <w:bookmarkEnd w:id="79"/>
      <w:bookmarkEnd w:id="80"/>
    </w:p>
    <w:p w:rsidR="001D3C37" w:rsidRPr="00C2181A" w:rsidRDefault="001D3C37" w:rsidP="00C365A4">
      <w:r w:rsidRPr="00C2181A">
        <w:t>Un servicio web es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computadoras como la Internet.</w:t>
      </w:r>
    </w:p>
    <w:p w:rsidR="001D3C37" w:rsidRPr="00C2181A" w:rsidRDefault="001D3C37" w:rsidP="00C365A4">
      <w:r w:rsidRPr="00C2181A">
        <w:t xml:space="preserve">La interoperabilidad se consigue mediante adaptación de estándares abiertos. Las organizaciones OASIS y W3C son los comités responsables de la arquitectura y reglamentación de los servicios Web. Para mejorar la interoperabilidad entre distintas implementaciones de servicios Web se ha </w:t>
      </w:r>
      <w:r w:rsidRPr="00C2181A">
        <w:lastRenderedPageBreak/>
        <w:t>creado el organismo WS-I, encargado de desarrollar diversos perfiles para definir de manera más exhaustiva estos estándares.</w:t>
      </w:r>
    </w:p>
    <w:p w:rsidR="001D3C37" w:rsidRPr="00C2181A" w:rsidRDefault="001D3C37" w:rsidP="00BE388D">
      <w:pPr>
        <w:pStyle w:val="Ttulo3"/>
      </w:pPr>
      <w:bookmarkStart w:id="81" w:name="_Toc371087594"/>
      <w:bookmarkStart w:id="82" w:name="_Toc374567340"/>
      <w:bookmarkStart w:id="83" w:name="_Toc382263390"/>
      <w:r w:rsidRPr="00C2181A">
        <w:t>HTTP</w:t>
      </w:r>
      <w:bookmarkEnd w:id="81"/>
      <w:bookmarkEnd w:id="82"/>
      <w:bookmarkEnd w:id="83"/>
    </w:p>
    <w:p w:rsidR="001D3C37" w:rsidRPr="00C2181A" w:rsidRDefault="001D3C37" w:rsidP="00C365A4">
      <w:r w:rsidRPr="00C2181A">
        <w:t>Desde 1990, el protocolo HTTP (Protocolo de transferencia de hipertexto) es el protocolo más utilizado en Internet. Permite la transferencia de mensajes con encabezados que describen el contenido de los mensajes mediante la codificación MIME -extensiones multipropósito de correo en Internet.</w:t>
      </w:r>
    </w:p>
    <w:p w:rsidR="001D3C37" w:rsidRPr="00C2181A" w:rsidRDefault="001D3C37" w:rsidP="00C365A4">
      <w:r w:rsidRPr="00C2181A">
        <w:t xml:space="preserve">Se utiliza en las transferencias de información de páginas en Internet, de tal forma que puedan ser visualizadas en un navegador o explorador; habitualmente comprenderá, entre otros elementos, textos en lenguaje HTML, imágenes, </w:t>
      </w:r>
      <w:proofErr w:type="spellStart"/>
      <w:r w:rsidRPr="00C2181A">
        <w:t>Applets</w:t>
      </w:r>
      <w:proofErr w:type="spellEnd"/>
      <w:r w:rsidRPr="00C2181A">
        <w:t xml:space="preserve"> de Java, datos, documentos de diversos tipos, animaciones y elementos multimedia.</w:t>
      </w:r>
    </w:p>
    <w:p w:rsidR="001D3C37" w:rsidRPr="00C2181A" w:rsidRDefault="001D3C37" w:rsidP="00C365A4">
      <w:r w:rsidRPr="00C2181A">
        <w:t xml:space="preserve">HTTP es el protocolo de transferencia de información que forma la base de la colección de información distribuida denominada </w:t>
      </w:r>
      <w:proofErr w:type="spellStart"/>
      <w:r w:rsidRPr="00C2181A">
        <w:t>World</w:t>
      </w:r>
      <w:proofErr w:type="spellEnd"/>
      <w:r w:rsidRPr="00C2181A">
        <w:t xml:space="preserve"> Wide Web. El protocolo HTTP no fija exactamente lo que se envía o cómo está programado, sólo se refiere al mecanismo empleado para hacer llegar y recibir dicha información entre los servidores y el usuario final. Por tanto, controlará el mecanismo de comunicación entre los servidores. Debido a la gran evolución de Internet, se están estudiando alternativas más ágiles al HTTP original, como pueden ser el HTTP-NG (</w:t>
      </w:r>
      <w:proofErr w:type="spellStart"/>
      <w:r w:rsidRPr="00C2181A">
        <w:t>HyperText</w:t>
      </w:r>
      <w:proofErr w:type="spellEnd"/>
      <w:r w:rsidRPr="00C2181A">
        <w:t xml:space="preserve"> </w:t>
      </w:r>
      <w:proofErr w:type="spellStart"/>
      <w:r w:rsidRPr="00C2181A">
        <w:t>Transport</w:t>
      </w:r>
      <w:proofErr w:type="spellEnd"/>
      <w:r w:rsidRPr="00C2181A">
        <w:t xml:space="preserve"> </w:t>
      </w:r>
      <w:proofErr w:type="spellStart"/>
      <w:r w:rsidRPr="00C2181A">
        <w:t>Protocol-Next</w:t>
      </w:r>
      <w:proofErr w:type="spellEnd"/>
      <w:r w:rsidRPr="00C2181A">
        <w:t xml:space="preserve"> </w:t>
      </w:r>
      <w:proofErr w:type="spellStart"/>
      <w:r w:rsidRPr="00C2181A">
        <w:t>Generation</w:t>
      </w:r>
      <w:proofErr w:type="spellEnd"/>
      <w:r w:rsidRPr="00C2181A">
        <w:t>).</w:t>
      </w:r>
    </w:p>
    <w:p w:rsidR="001D3C37" w:rsidRPr="00C2181A" w:rsidRDefault="001D3C37" w:rsidP="00BB3640">
      <w:pPr>
        <w:pStyle w:val="Ttulo4"/>
      </w:pPr>
      <w:r w:rsidRPr="00C2181A">
        <w:t>Métodos de Petición HTTP</w:t>
      </w:r>
    </w:p>
    <w:p w:rsidR="001D3C37" w:rsidRPr="00C2181A" w:rsidRDefault="001D3C37" w:rsidP="00C365A4">
      <w:r w:rsidRPr="00C2181A">
        <w:t xml:space="preserve">Tanto GET como POST, justamente por ser métodos ambos de HTTP, ejecutan un </w:t>
      </w:r>
      <w:proofErr w:type="spellStart"/>
      <w:r w:rsidRPr="00C2181A">
        <w:t>request</w:t>
      </w:r>
      <w:proofErr w:type="spellEnd"/>
      <w:r w:rsidRPr="00C2181A">
        <w:t xml:space="preserve"> y response.</w:t>
      </w:r>
    </w:p>
    <w:p w:rsidR="001D3C37" w:rsidRPr="00C2181A" w:rsidRDefault="001D3C37" w:rsidP="00384EEF">
      <w:pPr>
        <w:numPr>
          <w:ilvl w:val="0"/>
          <w:numId w:val="26"/>
        </w:numPr>
        <w:rPr>
          <w:b/>
          <w:bCs/>
        </w:rPr>
      </w:pPr>
      <w:r w:rsidRPr="00C2181A">
        <w:rPr>
          <w:b/>
          <w:bCs/>
        </w:rPr>
        <w:t xml:space="preserve">El Método GET: </w:t>
      </w:r>
      <w:r w:rsidRPr="00C2181A">
        <w:t xml:space="preserve">es obtener información del servidor. Traer datos  que están en el servidor, ya sea en un </w:t>
      </w:r>
      <w:r w:rsidR="000D2DE7" w:rsidRPr="00C2181A">
        <w:t>fichero</w:t>
      </w:r>
      <w:r w:rsidRPr="00C2181A">
        <w:t xml:space="preserve"> o base de datos, al cliente. Independientemente de que para eso tengamos que enviar (</w:t>
      </w:r>
      <w:proofErr w:type="spellStart"/>
      <w:r w:rsidRPr="00C2181A">
        <w:t>request</w:t>
      </w:r>
      <w:proofErr w:type="spellEnd"/>
      <w:r w:rsidRPr="00C2181A">
        <w:t>) algún dato que será procesado para luego devolver la respuesta (response) que esperamos, como por ejemplo un identificador para obtener una noticia de la base de datos.</w:t>
      </w:r>
    </w:p>
    <w:p w:rsidR="001D3C37" w:rsidRPr="00C2181A" w:rsidRDefault="001D3C37" w:rsidP="00C365A4">
      <w:pPr>
        <w:rPr>
          <w:b/>
          <w:bCs/>
        </w:rPr>
      </w:pPr>
      <w:r w:rsidRPr="00C2181A">
        <w:rPr>
          <w:b/>
          <w:bCs/>
        </w:rPr>
        <w:t>Algunas otras notas sobre las peticiones GET:</w:t>
      </w:r>
    </w:p>
    <w:p w:rsidR="001D3C37" w:rsidRPr="00C2181A" w:rsidRDefault="001D3C37" w:rsidP="00C365A4">
      <w:pPr>
        <w:rPr>
          <w:b/>
          <w:bCs/>
        </w:rPr>
      </w:pPr>
      <w:r w:rsidRPr="00C2181A">
        <w:lastRenderedPageBreak/>
        <w:t>Pueden almacenar en caché.</w:t>
      </w:r>
    </w:p>
    <w:p w:rsidR="001D3C37" w:rsidRPr="00C2181A" w:rsidRDefault="001D3C37" w:rsidP="00C365A4">
      <w:pPr>
        <w:rPr>
          <w:b/>
          <w:bCs/>
        </w:rPr>
      </w:pPr>
      <w:r w:rsidRPr="00C2181A">
        <w:t>Permanecen en el historial del navegador.</w:t>
      </w:r>
    </w:p>
    <w:p w:rsidR="001D3C37" w:rsidRPr="00C2181A" w:rsidRDefault="001D3C37" w:rsidP="00C365A4">
      <w:pPr>
        <w:rPr>
          <w:b/>
          <w:bCs/>
        </w:rPr>
      </w:pPr>
      <w:r w:rsidRPr="00C2181A">
        <w:t>Se pueden marcar.</w:t>
      </w:r>
    </w:p>
    <w:p w:rsidR="001D3C37" w:rsidRPr="00C2181A" w:rsidRDefault="001D3C37" w:rsidP="00C365A4">
      <w:pPr>
        <w:rPr>
          <w:b/>
          <w:bCs/>
        </w:rPr>
      </w:pPr>
      <w:r w:rsidRPr="00C2181A">
        <w:t>Nunca deben ser utilizados cuando se trata de datos sensibles.</w:t>
      </w:r>
    </w:p>
    <w:p w:rsidR="001D3C37" w:rsidRPr="00C2181A" w:rsidRDefault="001D3C37" w:rsidP="00C365A4">
      <w:pPr>
        <w:rPr>
          <w:b/>
          <w:bCs/>
        </w:rPr>
      </w:pPr>
      <w:r w:rsidRPr="00C2181A">
        <w:t>Recibimos solicitudes tienen restricciones de longitud.</w:t>
      </w:r>
    </w:p>
    <w:p w:rsidR="001D3C37" w:rsidRPr="00C2181A" w:rsidRDefault="001D3C37" w:rsidP="00C365A4">
      <w:pPr>
        <w:rPr>
          <w:b/>
          <w:bCs/>
        </w:rPr>
      </w:pPr>
      <w:r w:rsidRPr="00C2181A">
        <w:t>Solo deben utilizarse para recuperar datos.</w:t>
      </w:r>
    </w:p>
    <w:p w:rsidR="001D3C37" w:rsidRPr="00C2181A" w:rsidRDefault="001D3C37" w:rsidP="00384EEF">
      <w:pPr>
        <w:numPr>
          <w:ilvl w:val="0"/>
          <w:numId w:val="26"/>
        </w:numPr>
      </w:pPr>
      <w:r w:rsidRPr="00C2181A">
        <w:rPr>
          <w:b/>
          <w:bCs/>
        </w:rPr>
        <w:t xml:space="preserve">El Método POST: </w:t>
      </w:r>
      <w:r w:rsidRPr="00C2181A">
        <w:t>es enviar información desde el cliente para que sea procesada y actualice o agregue información en el servidor, como sería la carga o actualización en sí de una noticia. Cuando enviamos (</w:t>
      </w:r>
      <w:proofErr w:type="spellStart"/>
      <w:r w:rsidRPr="00C2181A">
        <w:t>request</w:t>
      </w:r>
      <w:proofErr w:type="spellEnd"/>
      <w:r w:rsidRPr="00C2181A">
        <w:t>) datos a través de un formulario, estos son procesados y luego a través de una redirección por ejemplo devolvemos (response) alguna página con información.</w:t>
      </w:r>
    </w:p>
    <w:p w:rsidR="001D3C37" w:rsidRPr="00C2181A" w:rsidRDefault="001D3C37" w:rsidP="00C365A4">
      <w:pPr>
        <w:rPr>
          <w:b/>
          <w:bCs/>
        </w:rPr>
      </w:pPr>
      <w:r w:rsidRPr="00C2181A">
        <w:rPr>
          <w:b/>
          <w:bCs/>
        </w:rPr>
        <w:t>Algunas otras notas sobre las peticiones POST:</w:t>
      </w:r>
    </w:p>
    <w:p w:rsidR="001D3C37" w:rsidRPr="00C2181A" w:rsidRDefault="001D3C37" w:rsidP="00384EEF">
      <w:pPr>
        <w:numPr>
          <w:ilvl w:val="0"/>
          <w:numId w:val="27"/>
        </w:numPr>
      </w:pPr>
      <w:r w:rsidRPr="00C2181A">
        <w:t>Nunca están en caché.</w:t>
      </w:r>
    </w:p>
    <w:p w:rsidR="001D3C37" w:rsidRPr="00C2181A" w:rsidRDefault="001D3C37" w:rsidP="00384EEF">
      <w:pPr>
        <w:numPr>
          <w:ilvl w:val="0"/>
          <w:numId w:val="27"/>
        </w:numPr>
      </w:pPr>
      <w:r w:rsidRPr="00C2181A">
        <w:t>Permanecen en el historial del navegador.</w:t>
      </w:r>
    </w:p>
    <w:p w:rsidR="001D3C37" w:rsidRPr="00C2181A" w:rsidRDefault="001D3C37" w:rsidP="00384EEF">
      <w:pPr>
        <w:numPr>
          <w:ilvl w:val="0"/>
          <w:numId w:val="27"/>
        </w:numPr>
      </w:pPr>
      <w:r w:rsidRPr="00C2181A">
        <w:t>No se pueden marcar.</w:t>
      </w:r>
    </w:p>
    <w:p w:rsidR="001D3C37" w:rsidRPr="00C2181A" w:rsidRDefault="001D3C37" w:rsidP="00773000">
      <w:pPr>
        <w:numPr>
          <w:ilvl w:val="0"/>
          <w:numId w:val="27"/>
        </w:numPr>
      </w:pPr>
      <w:r w:rsidRPr="00C2181A">
        <w:t>No tienen restricciones en la longitud de datos.</w:t>
      </w:r>
    </w:p>
    <w:tbl>
      <w:tblPr>
        <w:tblStyle w:val="Listamedia2-nfasis3"/>
        <w:tblW w:w="0" w:type="auto"/>
        <w:tblLook w:val="06A0" w:firstRow="1" w:lastRow="0" w:firstColumn="1" w:lastColumn="0" w:noHBand="1" w:noVBand="1"/>
      </w:tblPr>
      <w:tblGrid>
        <w:gridCol w:w="2992"/>
        <w:gridCol w:w="2993"/>
        <w:gridCol w:w="2993"/>
      </w:tblGrid>
      <w:tr w:rsidR="001D3C37" w:rsidRPr="00C2181A" w:rsidTr="00B470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92" w:type="dxa"/>
          </w:tcPr>
          <w:p w:rsidR="001D3C37" w:rsidRPr="00C2181A" w:rsidRDefault="001D3C37">
            <w:pPr>
              <w:rPr>
                <w:color w:val="000000"/>
                <w:lang w:val="es-ES"/>
              </w:rPr>
            </w:pPr>
          </w:p>
        </w:tc>
        <w:tc>
          <w:tcPr>
            <w:tcW w:w="2993" w:type="dxa"/>
          </w:tcPr>
          <w:p w:rsidR="001D3C37" w:rsidRPr="00C2181A" w:rsidRDefault="001D3C37">
            <w:pPr>
              <w:jc w:val="center"/>
              <w:cnfStyle w:val="100000000000" w:firstRow="1" w:lastRow="0" w:firstColumn="0" w:lastColumn="0" w:oddVBand="0" w:evenVBand="0" w:oddHBand="0" w:evenHBand="0" w:firstRowFirstColumn="0" w:firstRowLastColumn="0" w:lastRowFirstColumn="0" w:lastRowLastColumn="0"/>
              <w:rPr>
                <w:b/>
                <w:bCs/>
                <w:color w:val="000000"/>
                <w:lang w:val="en-US"/>
              </w:rPr>
            </w:pPr>
            <w:r w:rsidRPr="00C2181A">
              <w:rPr>
                <w:b/>
                <w:bCs/>
                <w:color w:val="000000"/>
                <w:lang w:val="en-US"/>
              </w:rPr>
              <w:t>GET</w:t>
            </w:r>
          </w:p>
        </w:tc>
        <w:tc>
          <w:tcPr>
            <w:tcW w:w="2993" w:type="dxa"/>
          </w:tcPr>
          <w:p w:rsidR="001D3C37" w:rsidRPr="00C2181A" w:rsidRDefault="001D3C37">
            <w:pPr>
              <w:jc w:val="center"/>
              <w:cnfStyle w:val="100000000000" w:firstRow="1" w:lastRow="0" w:firstColumn="0" w:lastColumn="0" w:oddVBand="0" w:evenVBand="0" w:oddHBand="0" w:evenHBand="0" w:firstRowFirstColumn="0" w:firstRowLastColumn="0" w:lastRowFirstColumn="0" w:lastRowLastColumn="0"/>
              <w:rPr>
                <w:b/>
                <w:bCs/>
                <w:color w:val="000000"/>
                <w:lang w:val="en-US"/>
              </w:rPr>
            </w:pPr>
            <w:r w:rsidRPr="00C2181A">
              <w:rPr>
                <w:b/>
                <w:bCs/>
                <w:color w:val="000000"/>
                <w:lang w:val="en-US"/>
              </w:rPr>
              <w:t>POST</w:t>
            </w:r>
          </w:p>
        </w:tc>
      </w:tr>
      <w:tr w:rsidR="001D3C37" w:rsidRPr="00C2181A" w:rsidTr="00B470BF">
        <w:tc>
          <w:tcPr>
            <w:cnfStyle w:val="001000000000" w:firstRow="0" w:lastRow="0" w:firstColumn="1" w:lastColumn="0" w:oddVBand="0" w:evenVBand="0" w:oddHBand="0" w:evenHBand="0" w:firstRowFirstColumn="0" w:firstRowLastColumn="0" w:lastRowFirstColumn="0" w:lastRowLastColumn="0"/>
            <w:tcW w:w="2992" w:type="dxa"/>
          </w:tcPr>
          <w:p w:rsidR="001D3C37" w:rsidRPr="00C2181A" w:rsidRDefault="001D3C37">
            <w:pPr>
              <w:jc w:val="center"/>
              <w:rPr>
                <w:b/>
                <w:bCs/>
                <w:color w:val="000000"/>
                <w:lang w:val="en-US"/>
              </w:rPr>
            </w:pPr>
            <w:r w:rsidRPr="00C2181A">
              <w:rPr>
                <w:b/>
                <w:bCs/>
                <w:color w:val="000000"/>
                <w:sz w:val="22"/>
                <w:szCs w:val="22"/>
                <w:lang w:val="en-US"/>
              </w:rPr>
              <w:t>En cache</w:t>
            </w:r>
          </w:p>
        </w:tc>
        <w:tc>
          <w:tcPr>
            <w:tcW w:w="2993" w:type="dxa"/>
          </w:tcPr>
          <w:p w:rsidR="001D3C37" w:rsidRPr="00C2181A" w:rsidRDefault="001D3C37" w:rsidP="00544994">
            <w:pPr>
              <w:spacing w:before="0" w:after="0"/>
              <w:cnfStyle w:val="000000000000" w:firstRow="0" w:lastRow="0" w:firstColumn="0" w:lastColumn="0" w:oddVBand="0" w:evenVBand="0" w:oddHBand="0" w:evenHBand="0" w:firstRowFirstColumn="0" w:firstRowLastColumn="0" w:lastRowFirstColumn="0" w:lastRowLastColumn="0"/>
              <w:rPr>
                <w:color w:val="000000"/>
              </w:rPr>
            </w:pPr>
            <w:r w:rsidRPr="00C2181A">
              <w:rPr>
                <w:color w:val="000000"/>
                <w:sz w:val="22"/>
                <w:szCs w:val="22"/>
              </w:rPr>
              <w:t>Guardada en Caché</w:t>
            </w:r>
          </w:p>
        </w:tc>
        <w:tc>
          <w:tcPr>
            <w:tcW w:w="2993" w:type="dxa"/>
          </w:tcPr>
          <w:p w:rsidR="001D3C37" w:rsidRPr="00C2181A" w:rsidRDefault="001D3C37" w:rsidP="00544994">
            <w:pPr>
              <w:spacing w:before="0" w:after="0"/>
              <w:cnfStyle w:val="000000000000" w:firstRow="0" w:lastRow="0" w:firstColumn="0" w:lastColumn="0" w:oddVBand="0" w:evenVBand="0" w:oddHBand="0" w:evenHBand="0" w:firstRowFirstColumn="0" w:firstRowLastColumn="0" w:lastRowFirstColumn="0" w:lastRowLastColumn="0"/>
              <w:rPr>
                <w:color w:val="000000"/>
              </w:rPr>
            </w:pPr>
            <w:r w:rsidRPr="00C2181A">
              <w:rPr>
                <w:color w:val="000000"/>
                <w:sz w:val="22"/>
                <w:szCs w:val="22"/>
              </w:rPr>
              <w:t>No guardada en Caché</w:t>
            </w:r>
          </w:p>
        </w:tc>
      </w:tr>
      <w:tr w:rsidR="001D3C37" w:rsidRPr="00C2181A" w:rsidTr="00B470BF">
        <w:tc>
          <w:tcPr>
            <w:cnfStyle w:val="001000000000" w:firstRow="0" w:lastRow="0" w:firstColumn="1" w:lastColumn="0" w:oddVBand="0" w:evenVBand="0" w:oddHBand="0" w:evenHBand="0" w:firstRowFirstColumn="0" w:firstRowLastColumn="0" w:lastRowFirstColumn="0" w:lastRowLastColumn="0"/>
            <w:tcW w:w="2992" w:type="dxa"/>
          </w:tcPr>
          <w:p w:rsidR="001D3C37" w:rsidRPr="00C2181A" w:rsidRDefault="001D3C37">
            <w:pPr>
              <w:jc w:val="center"/>
              <w:rPr>
                <w:b/>
                <w:bCs/>
                <w:color w:val="000000"/>
              </w:rPr>
            </w:pPr>
            <w:r w:rsidRPr="00C2181A">
              <w:rPr>
                <w:b/>
                <w:bCs/>
                <w:color w:val="000000"/>
                <w:sz w:val="22"/>
                <w:szCs w:val="22"/>
              </w:rPr>
              <w:t>Tipo de codificación</w:t>
            </w:r>
          </w:p>
        </w:tc>
        <w:tc>
          <w:tcPr>
            <w:tcW w:w="2993" w:type="dxa"/>
          </w:tcPr>
          <w:p w:rsidR="001D3C37" w:rsidRPr="00C2181A" w:rsidRDefault="001D3C37" w:rsidP="00544994">
            <w:pPr>
              <w:spacing w:before="0" w:after="0"/>
              <w:cnfStyle w:val="000000000000" w:firstRow="0" w:lastRow="0" w:firstColumn="0" w:lastColumn="0" w:oddVBand="0" w:evenVBand="0" w:oddHBand="0" w:evenHBand="0" w:firstRowFirstColumn="0" w:firstRowLastColumn="0" w:lastRowFirstColumn="0" w:lastRowLastColumn="0"/>
              <w:rPr>
                <w:color w:val="000000"/>
              </w:rPr>
            </w:pPr>
            <w:proofErr w:type="spellStart"/>
            <w:r w:rsidRPr="00C2181A">
              <w:rPr>
                <w:color w:val="000000"/>
                <w:sz w:val="22"/>
                <w:szCs w:val="22"/>
              </w:rPr>
              <w:t>application</w:t>
            </w:r>
            <w:proofErr w:type="spellEnd"/>
            <w:r w:rsidRPr="00C2181A">
              <w:rPr>
                <w:color w:val="000000"/>
                <w:sz w:val="22"/>
                <w:szCs w:val="22"/>
              </w:rPr>
              <w:t>/x-</w:t>
            </w:r>
            <w:proofErr w:type="spellStart"/>
            <w:r w:rsidRPr="00C2181A">
              <w:rPr>
                <w:color w:val="000000"/>
                <w:sz w:val="22"/>
                <w:szCs w:val="22"/>
              </w:rPr>
              <w:t>www</w:t>
            </w:r>
            <w:proofErr w:type="spellEnd"/>
            <w:r w:rsidRPr="00C2181A">
              <w:rPr>
                <w:color w:val="000000"/>
                <w:sz w:val="22"/>
                <w:szCs w:val="22"/>
              </w:rPr>
              <w:t>-</w:t>
            </w:r>
            <w:proofErr w:type="spellStart"/>
            <w:r w:rsidRPr="00C2181A">
              <w:rPr>
                <w:color w:val="000000"/>
                <w:sz w:val="22"/>
                <w:szCs w:val="22"/>
              </w:rPr>
              <w:t>form-urlcodificada</w:t>
            </w:r>
            <w:proofErr w:type="spellEnd"/>
          </w:p>
        </w:tc>
        <w:tc>
          <w:tcPr>
            <w:tcW w:w="2993" w:type="dxa"/>
          </w:tcPr>
          <w:p w:rsidR="001D3C37" w:rsidRPr="00C2181A" w:rsidRDefault="001D3C37" w:rsidP="00544994">
            <w:pPr>
              <w:spacing w:before="0" w:after="0"/>
              <w:cnfStyle w:val="000000000000" w:firstRow="0" w:lastRow="0" w:firstColumn="0" w:lastColumn="0" w:oddVBand="0" w:evenVBand="0" w:oddHBand="0" w:evenHBand="0" w:firstRowFirstColumn="0" w:firstRowLastColumn="0" w:lastRowFirstColumn="0" w:lastRowLastColumn="0"/>
              <w:rPr>
                <w:color w:val="000000"/>
                <w:lang w:val="en-US"/>
              </w:rPr>
            </w:pPr>
            <w:r w:rsidRPr="00C2181A">
              <w:rPr>
                <w:color w:val="000000"/>
                <w:sz w:val="22"/>
                <w:szCs w:val="22"/>
                <w:lang w:val="en-US"/>
              </w:rPr>
              <w:t>application/x-www-form-</w:t>
            </w:r>
            <w:proofErr w:type="spellStart"/>
            <w:r w:rsidRPr="00C2181A">
              <w:rPr>
                <w:color w:val="000000"/>
                <w:sz w:val="22"/>
                <w:szCs w:val="22"/>
                <w:lang w:val="en-US"/>
              </w:rPr>
              <w:t>urlcodificada</w:t>
            </w:r>
            <w:proofErr w:type="spellEnd"/>
            <w:r w:rsidRPr="00C2181A">
              <w:rPr>
                <w:color w:val="000000"/>
                <w:sz w:val="22"/>
                <w:szCs w:val="22"/>
                <w:lang w:val="en-US"/>
              </w:rPr>
              <w:t xml:space="preserve"> or </w:t>
            </w:r>
            <w:proofErr w:type="spellStart"/>
            <w:r w:rsidRPr="00C2181A">
              <w:rPr>
                <w:color w:val="000000"/>
                <w:sz w:val="22"/>
                <w:szCs w:val="22"/>
                <w:lang w:val="en-US"/>
              </w:rPr>
              <w:t>multiparte</w:t>
            </w:r>
            <w:proofErr w:type="spellEnd"/>
            <w:r w:rsidRPr="00C2181A">
              <w:rPr>
                <w:color w:val="000000"/>
                <w:sz w:val="22"/>
                <w:szCs w:val="22"/>
                <w:lang w:val="en-US"/>
              </w:rPr>
              <w:t>/form-data</w:t>
            </w:r>
          </w:p>
          <w:p w:rsidR="001D3C37" w:rsidRPr="00C2181A" w:rsidRDefault="001D3C37" w:rsidP="00544994">
            <w:pPr>
              <w:spacing w:before="0" w:after="0"/>
              <w:cnfStyle w:val="000000000000" w:firstRow="0" w:lastRow="0" w:firstColumn="0" w:lastColumn="0" w:oddVBand="0" w:evenVBand="0" w:oddHBand="0" w:evenHBand="0" w:firstRowFirstColumn="0" w:firstRowLastColumn="0" w:lastRowFirstColumn="0" w:lastRowLastColumn="0"/>
              <w:rPr>
                <w:color w:val="000000"/>
              </w:rPr>
            </w:pPr>
            <w:r w:rsidRPr="00C2181A">
              <w:rPr>
                <w:color w:val="000000"/>
                <w:sz w:val="22"/>
                <w:szCs w:val="22"/>
              </w:rPr>
              <w:t xml:space="preserve">Utiliza la codificación </w:t>
            </w:r>
            <w:proofErr w:type="spellStart"/>
            <w:r w:rsidRPr="00C2181A">
              <w:rPr>
                <w:color w:val="000000"/>
                <w:sz w:val="22"/>
                <w:szCs w:val="22"/>
              </w:rPr>
              <w:t>multiparte</w:t>
            </w:r>
            <w:proofErr w:type="spellEnd"/>
            <w:r w:rsidRPr="00C2181A">
              <w:rPr>
                <w:color w:val="000000"/>
                <w:sz w:val="22"/>
                <w:szCs w:val="22"/>
              </w:rPr>
              <w:t xml:space="preserve"> para datos binarios</w:t>
            </w:r>
          </w:p>
        </w:tc>
      </w:tr>
      <w:tr w:rsidR="001D3C37" w:rsidRPr="00C2181A" w:rsidTr="00B470BF">
        <w:trPr>
          <w:trHeight w:val="1997"/>
        </w:trPr>
        <w:tc>
          <w:tcPr>
            <w:cnfStyle w:val="001000000000" w:firstRow="0" w:lastRow="0" w:firstColumn="1" w:lastColumn="0" w:oddVBand="0" w:evenVBand="0" w:oddHBand="0" w:evenHBand="0" w:firstRowFirstColumn="0" w:firstRowLastColumn="0" w:lastRowFirstColumn="0" w:lastRowLastColumn="0"/>
            <w:tcW w:w="2992" w:type="dxa"/>
          </w:tcPr>
          <w:p w:rsidR="001D3C37" w:rsidRPr="00C2181A" w:rsidRDefault="001D3C37">
            <w:pPr>
              <w:jc w:val="center"/>
              <w:rPr>
                <w:b/>
                <w:bCs/>
                <w:color w:val="000000"/>
              </w:rPr>
            </w:pPr>
            <w:r w:rsidRPr="00C2181A">
              <w:rPr>
                <w:b/>
                <w:bCs/>
                <w:color w:val="000000"/>
                <w:sz w:val="22"/>
                <w:szCs w:val="22"/>
              </w:rPr>
              <w:lastRenderedPageBreak/>
              <w:t>Historial del Navegador</w:t>
            </w:r>
          </w:p>
        </w:tc>
        <w:tc>
          <w:tcPr>
            <w:tcW w:w="2993" w:type="dxa"/>
          </w:tcPr>
          <w:p w:rsidR="001D3C37" w:rsidRPr="00C2181A" w:rsidRDefault="001D3C37" w:rsidP="00544994">
            <w:pPr>
              <w:spacing w:before="0" w:after="0"/>
              <w:cnfStyle w:val="000000000000" w:firstRow="0" w:lastRow="0" w:firstColumn="0" w:lastColumn="0" w:oddVBand="0" w:evenVBand="0" w:oddHBand="0" w:evenHBand="0" w:firstRowFirstColumn="0" w:firstRowLastColumn="0" w:lastRowFirstColumn="0" w:lastRowLastColumn="0"/>
              <w:rPr>
                <w:color w:val="000000"/>
              </w:rPr>
            </w:pPr>
            <w:r w:rsidRPr="00C2181A">
              <w:rPr>
                <w:color w:val="000000"/>
                <w:sz w:val="22"/>
                <w:szCs w:val="22"/>
              </w:rPr>
              <w:t>Los parámetros se guardan en el historial del navegador</w:t>
            </w:r>
          </w:p>
        </w:tc>
        <w:tc>
          <w:tcPr>
            <w:tcW w:w="2993" w:type="dxa"/>
          </w:tcPr>
          <w:p w:rsidR="001D3C37" w:rsidRPr="00C2181A" w:rsidRDefault="001D3C37" w:rsidP="00544994">
            <w:pPr>
              <w:spacing w:before="0" w:after="0"/>
              <w:cnfStyle w:val="000000000000" w:firstRow="0" w:lastRow="0" w:firstColumn="0" w:lastColumn="0" w:oddVBand="0" w:evenVBand="0" w:oddHBand="0" w:evenHBand="0" w:firstRowFirstColumn="0" w:firstRowLastColumn="0" w:lastRowFirstColumn="0" w:lastRowLastColumn="0"/>
              <w:rPr>
                <w:color w:val="000000"/>
              </w:rPr>
            </w:pPr>
            <w:r w:rsidRPr="00C2181A">
              <w:rPr>
                <w:color w:val="000000"/>
                <w:sz w:val="22"/>
                <w:szCs w:val="22"/>
              </w:rPr>
              <w:t>Los parámetros no son guardados en el historial del navegador</w:t>
            </w:r>
          </w:p>
        </w:tc>
      </w:tr>
      <w:tr w:rsidR="001D3C37" w:rsidRPr="00C2181A" w:rsidTr="00B470BF">
        <w:trPr>
          <w:trHeight w:val="3067"/>
        </w:trPr>
        <w:tc>
          <w:tcPr>
            <w:cnfStyle w:val="001000000000" w:firstRow="0" w:lastRow="0" w:firstColumn="1" w:lastColumn="0" w:oddVBand="0" w:evenVBand="0" w:oddHBand="0" w:evenHBand="0" w:firstRowFirstColumn="0" w:firstRowLastColumn="0" w:lastRowFirstColumn="0" w:lastRowLastColumn="0"/>
            <w:tcW w:w="2992" w:type="dxa"/>
          </w:tcPr>
          <w:p w:rsidR="001D3C37" w:rsidRPr="00C2181A" w:rsidRDefault="001D3C37">
            <w:pPr>
              <w:jc w:val="center"/>
              <w:rPr>
                <w:b/>
                <w:bCs/>
                <w:color w:val="000000"/>
              </w:rPr>
            </w:pPr>
            <w:r w:rsidRPr="00C2181A">
              <w:rPr>
                <w:b/>
                <w:bCs/>
                <w:color w:val="000000"/>
                <w:sz w:val="22"/>
                <w:szCs w:val="22"/>
              </w:rPr>
              <w:t>Restricciones a la longitud de los datos</w:t>
            </w:r>
          </w:p>
        </w:tc>
        <w:tc>
          <w:tcPr>
            <w:tcW w:w="2993" w:type="dxa"/>
          </w:tcPr>
          <w:p w:rsidR="001D3C37" w:rsidRPr="00C2181A" w:rsidRDefault="001D3C37" w:rsidP="00544994">
            <w:pPr>
              <w:spacing w:before="0" w:after="0"/>
              <w:cnfStyle w:val="000000000000" w:firstRow="0" w:lastRow="0" w:firstColumn="0" w:lastColumn="0" w:oddVBand="0" w:evenVBand="0" w:oddHBand="0" w:evenHBand="0" w:firstRowFirstColumn="0" w:firstRowLastColumn="0" w:lastRowFirstColumn="0" w:lastRowLastColumn="0"/>
              <w:rPr>
                <w:color w:val="000000"/>
              </w:rPr>
            </w:pPr>
            <w:r w:rsidRPr="00C2181A">
              <w:rPr>
                <w:color w:val="000000"/>
                <w:sz w:val="22"/>
                <w:szCs w:val="22"/>
              </w:rPr>
              <w:t>Sí, cuando el envío de datos, el método GET añade los datos a la dirección URL, y la longitud de una URL es limitada (longitud máxima de la URL es de 2048 caracteres)</w:t>
            </w:r>
          </w:p>
        </w:tc>
        <w:tc>
          <w:tcPr>
            <w:tcW w:w="2993" w:type="dxa"/>
          </w:tcPr>
          <w:p w:rsidR="001D3C37" w:rsidRPr="00C2181A" w:rsidRDefault="001D3C37" w:rsidP="00544994">
            <w:pPr>
              <w:spacing w:before="0" w:after="0"/>
              <w:cnfStyle w:val="000000000000" w:firstRow="0" w:lastRow="0" w:firstColumn="0" w:lastColumn="0" w:oddVBand="0" w:evenVBand="0" w:oddHBand="0" w:evenHBand="0" w:firstRowFirstColumn="0" w:firstRowLastColumn="0" w:lastRowFirstColumn="0" w:lastRowLastColumn="0"/>
              <w:rPr>
                <w:color w:val="000000"/>
              </w:rPr>
            </w:pPr>
            <w:r w:rsidRPr="00C2181A">
              <w:rPr>
                <w:color w:val="000000"/>
                <w:sz w:val="22"/>
                <w:szCs w:val="22"/>
              </w:rPr>
              <w:t>Sin restricciones</w:t>
            </w:r>
          </w:p>
        </w:tc>
      </w:tr>
      <w:tr w:rsidR="001D3C37" w:rsidRPr="00C2181A" w:rsidTr="00B470BF">
        <w:tc>
          <w:tcPr>
            <w:cnfStyle w:val="001000000000" w:firstRow="0" w:lastRow="0" w:firstColumn="1" w:lastColumn="0" w:oddVBand="0" w:evenVBand="0" w:oddHBand="0" w:evenHBand="0" w:firstRowFirstColumn="0" w:firstRowLastColumn="0" w:lastRowFirstColumn="0" w:lastRowLastColumn="0"/>
            <w:tcW w:w="2992" w:type="dxa"/>
          </w:tcPr>
          <w:p w:rsidR="001D3C37" w:rsidRPr="00C2181A" w:rsidRDefault="001D3C37">
            <w:pPr>
              <w:jc w:val="center"/>
              <w:rPr>
                <w:b/>
                <w:bCs/>
                <w:color w:val="000000"/>
              </w:rPr>
            </w:pPr>
            <w:r w:rsidRPr="00C2181A">
              <w:rPr>
                <w:b/>
                <w:bCs/>
                <w:color w:val="000000"/>
                <w:sz w:val="22"/>
                <w:szCs w:val="22"/>
              </w:rPr>
              <w:t>Restricciones al tipo de Datos</w:t>
            </w:r>
          </w:p>
        </w:tc>
        <w:tc>
          <w:tcPr>
            <w:tcW w:w="2993" w:type="dxa"/>
          </w:tcPr>
          <w:p w:rsidR="001D3C37" w:rsidRPr="00C2181A" w:rsidRDefault="001D3C37" w:rsidP="00544994">
            <w:pPr>
              <w:spacing w:before="0" w:after="0"/>
              <w:cnfStyle w:val="000000000000" w:firstRow="0" w:lastRow="0" w:firstColumn="0" w:lastColumn="0" w:oddVBand="0" w:evenVBand="0" w:oddHBand="0" w:evenHBand="0" w:firstRowFirstColumn="0" w:firstRowLastColumn="0" w:lastRowFirstColumn="0" w:lastRowLastColumn="0"/>
              <w:rPr>
                <w:color w:val="000000"/>
              </w:rPr>
            </w:pPr>
            <w:r w:rsidRPr="00C2181A">
              <w:rPr>
                <w:color w:val="000000"/>
                <w:sz w:val="22"/>
                <w:szCs w:val="22"/>
              </w:rPr>
              <w:t>Solo son permitidos caracteres ASCII</w:t>
            </w:r>
          </w:p>
        </w:tc>
        <w:tc>
          <w:tcPr>
            <w:tcW w:w="2993" w:type="dxa"/>
          </w:tcPr>
          <w:p w:rsidR="001D3C37" w:rsidRPr="00C2181A" w:rsidRDefault="001D3C37" w:rsidP="00544994">
            <w:pPr>
              <w:spacing w:before="0" w:after="0"/>
              <w:cnfStyle w:val="000000000000" w:firstRow="0" w:lastRow="0" w:firstColumn="0" w:lastColumn="0" w:oddVBand="0" w:evenVBand="0" w:oddHBand="0" w:evenHBand="0" w:firstRowFirstColumn="0" w:firstRowLastColumn="0" w:lastRowFirstColumn="0" w:lastRowLastColumn="0"/>
              <w:rPr>
                <w:color w:val="000000"/>
              </w:rPr>
            </w:pPr>
            <w:r w:rsidRPr="00C2181A">
              <w:rPr>
                <w:color w:val="000000"/>
                <w:sz w:val="22"/>
                <w:szCs w:val="22"/>
              </w:rPr>
              <w:t>Sin restricciones. Datos binarios son también permitidos</w:t>
            </w:r>
          </w:p>
        </w:tc>
      </w:tr>
      <w:tr w:rsidR="001D3C37" w:rsidRPr="00C2181A" w:rsidTr="00B470BF">
        <w:tc>
          <w:tcPr>
            <w:cnfStyle w:val="001000000000" w:firstRow="0" w:lastRow="0" w:firstColumn="1" w:lastColumn="0" w:oddVBand="0" w:evenVBand="0" w:oddHBand="0" w:evenHBand="0" w:firstRowFirstColumn="0" w:firstRowLastColumn="0" w:lastRowFirstColumn="0" w:lastRowLastColumn="0"/>
            <w:tcW w:w="2992" w:type="dxa"/>
          </w:tcPr>
          <w:p w:rsidR="001D3C37" w:rsidRPr="00C2181A" w:rsidRDefault="001D3C37">
            <w:pPr>
              <w:jc w:val="center"/>
              <w:rPr>
                <w:b/>
                <w:bCs/>
                <w:color w:val="000000"/>
              </w:rPr>
            </w:pPr>
            <w:r w:rsidRPr="00C2181A">
              <w:rPr>
                <w:b/>
                <w:bCs/>
                <w:color w:val="000000"/>
                <w:sz w:val="22"/>
                <w:szCs w:val="22"/>
              </w:rPr>
              <w:t>Seguridad</w:t>
            </w:r>
          </w:p>
        </w:tc>
        <w:tc>
          <w:tcPr>
            <w:tcW w:w="2993" w:type="dxa"/>
          </w:tcPr>
          <w:p w:rsidR="001D3C37" w:rsidRPr="00C2181A" w:rsidRDefault="001D3C37" w:rsidP="00544994">
            <w:pPr>
              <w:spacing w:before="0" w:after="0"/>
              <w:cnfStyle w:val="000000000000" w:firstRow="0" w:lastRow="0" w:firstColumn="0" w:lastColumn="0" w:oddVBand="0" w:evenVBand="0" w:oddHBand="0" w:evenHBand="0" w:firstRowFirstColumn="0" w:firstRowLastColumn="0" w:lastRowFirstColumn="0" w:lastRowLastColumn="0"/>
              <w:rPr>
                <w:color w:val="000000"/>
              </w:rPr>
            </w:pPr>
            <w:r w:rsidRPr="00C2181A">
              <w:rPr>
                <w:color w:val="000000"/>
                <w:sz w:val="22"/>
                <w:szCs w:val="22"/>
              </w:rPr>
              <w:t>Consigo es menos seguro en comparación a POST ya que los datos enviados son parte de la URL. Nunca utilice GET al enviar contraseñas u otra información sensible</w:t>
            </w:r>
          </w:p>
        </w:tc>
        <w:tc>
          <w:tcPr>
            <w:tcW w:w="2993" w:type="dxa"/>
          </w:tcPr>
          <w:p w:rsidR="001D3C37" w:rsidRPr="00C2181A" w:rsidRDefault="001D3C37" w:rsidP="00544994">
            <w:pPr>
              <w:spacing w:before="0" w:after="0"/>
              <w:cnfStyle w:val="000000000000" w:firstRow="0" w:lastRow="0" w:firstColumn="0" w:lastColumn="0" w:oddVBand="0" w:evenVBand="0" w:oddHBand="0" w:evenHBand="0" w:firstRowFirstColumn="0" w:firstRowLastColumn="0" w:lastRowFirstColumn="0" w:lastRowLastColumn="0"/>
              <w:rPr>
                <w:color w:val="000000"/>
              </w:rPr>
            </w:pPr>
            <w:r w:rsidRPr="00C2181A">
              <w:rPr>
                <w:color w:val="000000"/>
                <w:sz w:val="22"/>
                <w:szCs w:val="22"/>
              </w:rPr>
              <w:t>POST es un poco más seguro de conseguir porque los parámetros no se almacenan en el historial del navegador o en los registros del servidor web</w:t>
            </w:r>
          </w:p>
        </w:tc>
      </w:tr>
      <w:tr w:rsidR="001D3C37" w:rsidRPr="00C2181A" w:rsidTr="00B470BF">
        <w:tc>
          <w:tcPr>
            <w:cnfStyle w:val="001000000000" w:firstRow="0" w:lastRow="0" w:firstColumn="1" w:lastColumn="0" w:oddVBand="0" w:evenVBand="0" w:oddHBand="0" w:evenHBand="0" w:firstRowFirstColumn="0" w:firstRowLastColumn="0" w:lastRowFirstColumn="0" w:lastRowLastColumn="0"/>
            <w:tcW w:w="2992" w:type="dxa"/>
          </w:tcPr>
          <w:p w:rsidR="001D3C37" w:rsidRPr="00C2181A" w:rsidRDefault="001D3C37">
            <w:pPr>
              <w:jc w:val="center"/>
              <w:rPr>
                <w:b/>
                <w:bCs/>
                <w:color w:val="000000"/>
              </w:rPr>
            </w:pPr>
            <w:r w:rsidRPr="00C2181A">
              <w:rPr>
                <w:b/>
                <w:bCs/>
                <w:color w:val="000000"/>
                <w:sz w:val="22"/>
                <w:szCs w:val="22"/>
              </w:rPr>
              <w:t>Visibilidad de los datos</w:t>
            </w:r>
          </w:p>
        </w:tc>
        <w:tc>
          <w:tcPr>
            <w:tcW w:w="2993" w:type="dxa"/>
          </w:tcPr>
          <w:p w:rsidR="001D3C37" w:rsidRPr="00C2181A" w:rsidRDefault="001D3C37" w:rsidP="00544994">
            <w:pPr>
              <w:spacing w:before="0" w:after="0"/>
              <w:cnfStyle w:val="000000000000" w:firstRow="0" w:lastRow="0" w:firstColumn="0" w:lastColumn="0" w:oddVBand="0" w:evenVBand="0" w:oddHBand="0" w:evenHBand="0" w:firstRowFirstColumn="0" w:firstRowLastColumn="0" w:lastRowFirstColumn="0" w:lastRowLastColumn="0"/>
              <w:rPr>
                <w:color w:val="000000"/>
              </w:rPr>
            </w:pPr>
            <w:r w:rsidRPr="00C2181A">
              <w:rPr>
                <w:color w:val="000000"/>
                <w:sz w:val="22"/>
                <w:szCs w:val="22"/>
              </w:rPr>
              <w:t>Los datos son vistos desde la URL</w:t>
            </w:r>
          </w:p>
        </w:tc>
        <w:tc>
          <w:tcPr>
            <w:tcW w:w="2993" w:type="dxa"/>
          </w:tcPr>
          <w:p w:rsidR="001D3C37" w:rsidRPr="00C2181A" w:rsidRDefault="001D3C37" w:rsidP="00544994">
            <w:pPr>
              <w:keepNext/>
              <w:spacing w:before="0" w:after="0"/>
              <w:cnfStyle w:val="000000000000" w:firstRow="0" w:lastRow="0" w:firstColumn="0" w:lastColumn="0" w:oddVBand="0" w:evenVBand="0" w:oddHBand="0" w:evenHBand="0" w:firstRowFirstColumn="0" w:firstRowLastColumn="0" w:lastRowFirstColumn="0" w:lastRowLastColumn="0"/>
              <w:rPr>
                <w:color w:val="000000"/>
              </w:rPr>
            </w:pPr>
            <w:r w:rsidRPr="00C2181A">
              <w:rPr>
                <w:color w:val="000000"/>
                <w:sz w:val="22"/>
                <w:szCs w:val="22"/>
              </w:rPr>
              <w:t>Los datos no son mostrados en la URL</w:t>
            </w:r>
          </w:p>
        </w:tc>
      </w:tr>
    </w:tbl>
    <w:p w:rsidR="001D3C37" w:rsidRPr="00C2181A" w:rsidRDefault="001D3C37">
      <w:pPr>
        <w:pStyle w:val="Epgrafe"/>
        <w:jc w:val="center"/>
        <w:rPr>
          <w:rFonts w:ascii="Arial" w:hAnsi="Arial" w:cs="Arial"/>
        </w:rPr>
      </w:pPr>
      <w:r w:rsidRPr="00C2181A">
        <w:rPr>
          <w:rFonts w:ascii="Arial" w:hAnsi="Arial" w:cs="Arial"/>
        </w:rPr>
        <w:t xml:space="preserve">Tabla </w:t>
      </w:r>
      <w:r w:rsidR="00EC5B5F">
        <w:rPr>
          <w:rFonts w:ascii="Arial" w:hAnsi="Arial" w:cs="Arial"/>
        </w:rPr>
        <w:fldChar w:fldCharType="begin"/>
      </w:r>
      <w:r w:rsidR="00EC5B5F">
        <w:rPr>
          <w:rFonts w:ascii="Arial" w:hAnsi="Arial" w:cs="Arial"/>
        </w:rPr>
        <w:instrText xml:space="preserve"> STYLEREF 1 \s </w:instrText>
      </w:r>
      <w:r w:rsidR="00EC5B5F">
        <w:rPr>
          <w:rFonts w:ascii="Arial" w:hAnsi="Arial" w:cs="Arial"/>
        </w:rPr>
        <w:fldChar w:fldCharType="separate"/>
      </w:r>
      <w:r w:rsidR="00CB6236">
        <w:rPr>
          <w:rFonts w:ascii="Arial" w:hAnsi="Arial" w:cs="Arial"/>
          <w:noProof/>
        </w:rPr>
        <w:t>1</w:t>
      </w:r>
      <w:r w:rsidR="00EC5B5F">
        <w:rPr>
          <w:rFonts w:ascii="Arial" w:hAnsi="Arial" w:cs="Arial"/>
        </w:rPr>
        <w:fldChar w:fldCharType="end"/>
      </w:r>
      <w:r w:rsidR="00EC5B5F">
        <w:rPr>
          <w:rFonts w:ascii="Arial" w:hAnsi="Arial" w:cs="Arial"/>
        </w:rPr>
        <w:t>.</w:t>
      </w:r>
      <w:r w:rsidR="00EC5B5F">
        <w:rPr>
          <w:rFonts w:ascii="Arial" w:hAnsi="Arial" w:cs="Arial"/>
        </w:rPr>
        <w:fldChar w:fldCharType="begin"/>
      </w:r>
      <w:r w:rsidR="00EC5B5F">
        <w:rPr>
          <w:rFonts w:ascii="Arial" w:hAnsi="Arial" w:cs="Arial"/>
        </w:rPr>
        <w:instrText xml:space="preserve"> SEQ Tabla \* ARABIC \s 1 </w:instrText>
      </w:r>
      <w:r w:rsidR="00EC5B5F">
        <w:rPr>
          <w:rFonts w:ascii="Arial" w:hAnsi="Arial" w:cs="Arial"/>
        </w:rPr>
        <w:fldChar w:fldCharType="separate"/>
      </w:r>
      <w:r w:rsidR="00CB6236">
        <w:rPr>
          <w:rFonts w:ascii="Arial" w:hAnsi="Arial" w:cs="Arial"/>
          <w:noProof/>
        </w:rPr>
        <w:t>4</w:t>
      </w:r>
      <w:r w:rsidR="00EC5B5F">
        <w:rPr>
          <w:rFonts w:ascii="Arial" w:hAnsi="Arial" w:cs="Arial"/>
        </w:rPr>
        <w:fldChar w:fldCharType="end"/>
      </w:r>
      <w:r w:rsidRPr="00C2181A">
        <w:rPr>
          <w:rFonts w:ascii="Arial" w:hAnsi="Arial" w:cs="Arial"/>
        </w:rPr>
        <w:t xml:space="preserve"> Comparativa GET vs POST</w:t>
      </w:r>
    </w:p>
    <w:p w:rsidR="00120890" w:rsidRDefault="00120890"/>
    <w:p w:rsidR="001D3C37" w:rsidRPr="00C2181A" w:rsidRDefault="001D3C37">
      <w:r w:rsidRPr="00C2181A">
        <w:t>Ambos métodos solicitan una respuesta del servidor y ahí es donde parece que los conceptos son iguales ya que con ambos se podr</w:t>
      </w:r>
      <w:r w:rsidR="00C36DE4">
        <w:t>ía lograr los mismos objetivos.</w:t>
      </w:r>
    </w:p>
    <w:p w:rsidR="001D3C37" w:rsidRPr="00C2181A" w:rsidRDefault="001D3C37" w:rsidP="00BE388D">
      <w:pPr>
        <w:pStyle w:val="Ttulo3"/>
      </w:pPr>
      <w:bookmarkStart w:id="84" w:name="_Toc371087595"/>
      <w:bookmarkStart w:id="85" w:name="_Toc374567341"/>
      <w:bookmarkStart w:id="86" w:name="_Toc382263391"/>
      <w:r w:rsidRPr="00C2181A">
        <w:t>Tipos de notificaciones</w:t>
      </w:r>
      <w:bookmarkEnd w:id="84"/>
      <w:bookmarkEnd w:id="85"/>
      <w:bookmarkEnd w:id="86"/>
    </w:p>
    <w:p w:rsidR="001D3C37" w:rsidRPr="00C2181A" w:rsidRDefault="001D3C37" w:rsidP="00BB3640">
      <w:pPr>
        <w:pStyle w:val="Ttulo4"/>
      </w:pPr>
      <w:proofErr w:type="spellStart"/>
      <w:r w:rsidRPr="00C2181A">
        <w:lastRenderedPageBreak/>
        <w:t>Push</w:t>
      </w:r>
      <w:proofErr w:type="spellEnd"/>
    </w:p>
    <w:p w:rsidR="001D3C37" w:rsidRPr="00C2181A" w:rsidRDefault="001D3C37" w:rsidP="00C365A4">
      <w:r w:rsidRPr="00C2181A">
        <w:t xml:space="preserve">Una notificación </w:t>
      </w:r>
      <w:proofErr w:type="spellStart"/>
      <w:r w:rsidRPr="00C2181A">
        <w:t>push</w:t>
      </w:r>
      <w:proofErr w:type="spellEnd"/>
      <w:r w:rsidRPr="00C2181A">
        <w:t xml:space="preserve"> es, básicamente, un mensaje enviado por un servidor a un cliente que está “suscrito” a sus notificaciones.</w:t>
      </w:r>
    </w:p>
    <w:p w:rsidR="001D3C37" w:rsidRPr="00C2181A" w:rsidRDefault="001D3C37" w:rsidP="00C365A4">
      <w:r w:rsidRPr="00C2181A">
        <w:t xml:space="preserve">La tecnología </w:t>
      </w:r>
      <w:proofErr w:type="spellStart"/>
      <w:r w:rsidRPr="00C2181A">
        <w:t>push</w:t>
      </w:r>
      <w:proofErr w:type="spellEnd"/>
      <w:r w:rsidRPr="00C2181A">
        <w:t>, a nivel de infraestructura, puede implementarse en prácticamente todos los servidores. ¿Cómo funcionan este tipo de mensajes? Hay varias opciones.</w:t>
      </w:r>
    </w:p>
    <w:p w:rsidR="001D3C37" w:rsidRPr="00C2181A" w:rsidRDefault="001D3C37" w:rsidP="00C365A4">
      <w:r w:rsidRPr="00C2181A">
        <w:t>Por una parte, el servidor mantiene la conexión abierta, de manera que tan pronto el servidor reciba un determinado evento, puede enviar la información correspondiente al cliente. De haberse cerrado la conexión, el servidor necesitaría mantener una cola para enviar la información tan pronto el cliente vuelva a conectarse.</w:t>
      </w:r>
    </w:p>
    <w:p w:rsidR="001D3C37" w:rsidRPr="00C2181A" w:rsidRDefault="001D3C37" w:rsidP="00C365A4">
      <w:r w:rsidRPr="00C2181A">
        <w:t>Debemos darnos cuenta de que estamos hablando siempre a un nivel muy alto: realmente, en este contexto, nos da igual qué tipo de paquetes se envíen, qué tipo de protocolo se use para realizar la comunicación y qué tipo de red haya por debajo. Únicamente importa que se envíe el mensaje, y que el mensaje se reciba correctamente.</w:t>
      </w:r>
    </w:p>
    <w:p w:rsidR="001D3C37" w:rsidRPr="00C2181A" w:rsidRDefault="001D3C37" w:rsidP="00BB3640">
      <w:pPr>
        <w:pStyle w:val="Ttulo4"/>
      </w:pPr>
      <w:proofErr w:type="spellStart"/>
      <w:r w:rsidRPr="00C2181A">
        <w:t>Pull</w:t>
      </w:r>
      <w:proofErr w:type="spellEnd"/>
    </w:p>
    <w:p w:rsidR="001D3C37" w:rsidRPr="00C2181A" w:rsidRDefault="001D3C37" w:rsidP="00C365A4">
      <w:r w:rsidRPr="00C2181A">
        <w:t xml:space="preserve">El servidor envía información bajo demanda. Es el </w:t>
      </w:r>
      <w:r w:rsidR="00C365A4" w:rsidRPr="00C2181A">
        <w:t>cliente el que inicia la acción.</w:t>
      </w:r>
    </w:p>
    <w:p w:rsidR="001D3C37" w:rsidRPr="00C2181A" w:rsidRDefault="001D3C37" w:rsidP="00C365A4">
      <w:r w:rsidRPr="00C2181A">
        <w:t xml:space="preserve">Se utiliza la tecnología </w:t>
      </w:r>
      <w:proofErr w:type="spellStart"/>
      <w:r w:rsidRPr="00C2181A">
        <w:t>pull</w:t>
      </w:r>
      <w:proofErr w:type="spellEnd"/>
      <w:r w:rsidRPr="00C2181A">
        <w:t xml:space="preserve"> (tirar) cuando se navega por el </w:t>
      </w:r>
      <w:proofErr w:type="spellStart"/>
      <w:r w:rsidRPr="00C2181A">
        <w:t>World</w:t>
      </w:r>
      <w:proofErr w:type="spellEnd"/>
      <w:r w:rsidRPr="00C2181A">
        <w:t xml:space="preserve"> Wide Web para buscar y descargar información en el ordenador. Esto contrasta con la tecnología </w:t>
      </w:r>
      <w:proofErr w:type="spellStart"/>
      <w:r w:rsidRPr="00C2181A">
        <w:t>push</w:t>
      </w:r>
      <w:proofErr w:type="spellEnd"/>
      <w:r w:rsidRPr="00C2181A">
        <w:t xml:space="preserve"> (empujar), cuando los datos son entregados directamente al ordenador del usuario.</w:t>
      </w:r>
    </w:p>
    <w:p w:rsidR="001D3C37" w:rsidRPr="00C2181A" w:rsidRDefault="001D3C37" w:rsidP="00BE388D">
      <w:pPr>
        <w:pStyle w:val="Ttulo2"/>
      </w:pPr>
      <w:bookmarkStart w:id="87" w:name="_Toc371087596"/>
      <w:bookmarkStart w:id="88" w:name="_Toc374567342"/>
      <w:bookmarkStart w:id="89" w:name="_Toc382263392"/>
      <w:r w:rsidRPr="00C2181A">
        <w:t>Sistema de Posicionamiento Global</w:t>
      </w:r>
      <w:bookmarkEnd w:id="87"/>
      <w:bookmarkEnd w:id="88"/>
      <w:bookmarkEnd w:id="89"/>
    </w:p>
    <w:p w:rsidR="001D3C37" w:rsidRPr="00C2181A" w:rsidRDefault="001D3C37" w:rsidP="00C365A4">
      <w:r w:rsidRPr="00C2181A">
        <w:t xml:space="preserve">El Sistema de Posicionamiento Global (de sus siglas en Inglés GPS Global </w:t>
      </w:r>
      <w:proofErr w:type="spellStart"/>
      <w:r w:rsidRPr="00C2181A">
        <w:t>Positioning</w:t>
      </w:r>
      <w:proofErr w:type="spellEnd"/>
      <w:r w:rsidRPr="00C2181A">
        <w:t xml:space="preserve"> </w:t>
      </w:r>
      <w:proofErr w:type="spellStart"/>
      <w:r w:rsidRPr="00C2181A">
        <w:t>System</w:t>
      </w:r>
      <w:proofErr w:type="spellEnd"/>
      <w:r w:rsidRPr="00C2181A">
        <w:t>), es un sistema de navegación basado en satélites de comunicación que fue desarrollado por el Departamento de Defensa Americano (</w:t>
      </w:r>
      <w:proofErr w:type="spellStart"/>
      <w:r w:rsidRPr="00C2181A">
        <w:t>DoD</w:t>
      </w:r>
      <w:proofErr w:type="spellEnd"/>
      <w:r w:rsidRPr="00C2181A">
        <w:t>) a principios de los 70’s. Inicialmente fue desarrollado para cumplir las necesidades de la Milicia de los Estados Unidos.</w:t>
      </w:r>
    </w:p>
    <w:p w:rsidR="001D3C37" w:rsidRPr="00C2181A" w:rsidRDefault="001D3C37" w:rsidP="00C365A4">
      <w:r w:rsidRPr="00C2181A">
        <w:t xml:space="preserve">Sin embargo, más tarde fue permitido su uso a personas civiles, y es ahora un sistema de uso dual que puede ser utilizado tanto por militares como civiles. El GPS continuamente envía información de posición y tiempo en cualquier parte del mundo bajo cualquier condición climática. </w:t>
      </w:r>
    </w:p>
    <w:p w:rsidR="001D3C37" w:rsidRPr="00C2181A" w:rsidRDefault="001D3C37" w:rsidP="00C365A4">
      <w:r w:rsidRPr="00C2181A">
        <w:lastRenderedPageBreak/>
        <w:t xml:space="preserve">El GPS es un sistema basado en satélites artificiales activos, formando una constelación con un mínimo de 24 satélites operacionales. La primera constelación inició operaciones en 1990. </w:t>
      </w:r>
    </w:p>
    <w:p w:rsidR="001D3C37" w:rsidRPr="00C2181A" w:rsidRDefault="001D3C37" w:rsidP="00C365A4">
      <w:r w:rsidRPr="00C2181A">
        <w:t xml:space="preserve">Para llevar </w:t>
      </w:r>
      <w:r w:rsidR="00C365A4" w:rsidRPr="00C2181A">
        <w:t>a cabo</w:t>
      </w:r>
      <w:r w:rsidRPr="00C2181A">
        <w:t xml:space="preserve"> la cobertura continua mundial, los satélites del sistema GPS son agrupados en órbitas de 4 satélites, así forman un total de 6 órbitas.</w:t>
      </w:r>
    </w:p>
    <w:p w:rsidR="001D3C37" w:rsidRPr="00C2181A" w:rsidRDefault="00EA0594">
      <w:pPr>
        <w:keepNext/>
        <w:jc w:val="center"/>
      </w:pPr>
      <w:r>
        <w:rPr>
          <w:noProof/>
          <w:lang w:eastAsia="es-MX"/>
        </w:rPr>
        <w:drawing>
          <wp:inline distT="0" distB="0" distL="0" distR="0" wp14:anchorId="459261C7" wp14:editId="1BBDEFA7">
            <wp:extent cx="3578860" cy="1276985"/>
            <wp:effectExtent l="0" t="0" r="0" b="0"/>
            <wp:docPr id="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8860" cy="1276985"/>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r w:rsidRPr="00C2181A">
        <w:rPr>
          <w:rFonts w:ascii="Arial" w:hAnsi="Arial" w:cs="Arial"/>
        </w:rPr>
        <w:t xml:space="preserve">Figura </w:t>
      </w:r>
      <w:r w:rsidR="000542C8">
        <w:rPr>
          <w:rFonts w:ascii="Arial" w:hAnsi="Arial" w:cs="Arial"/>
        </w:rPr>
        <w:fldChar w:fldCharType="begin"/>
      </w:r>
      <w:r w:rsidR="000542C8">
        <w:rPr>
          <w:rFonts w:ascii="Arial" w:hAnsi="Arial" w:cs="Arial"/>
        </w:rPr>
        <w:instrText xml:space="preserve"> STYLEREF 1 \s </w:instrText>
      </w:r>
      <w:r w:rsidR="000542C8">
        <w:rPr>
          <w:rFonts w:ascii="Arial" w:hAnsi="Arial" w:cs="Arial"/>
        </w:rPr>
        <w:fldChar w:fldCharType="separate"/>
      </w:r>
      <w:r w:rsidR="00CB6236">
        <w:rPr>
          <w:rFonts w:ascii="Arial" w:hAnsi="Arial" w:cs="Arial"/>
          <w:noProof/>
        </w:rPr>
        <w:t>1</w:t>
      </w:r>
      <w:r w:rsidR="000542C8">
        <w:rPr>
          <w:rFonts w:ascii="Arial" w:hAnsi="Arial" w:cs="Arial"/>
        </w:rPr>
        <w:fldChar w:fldCharType="end"/>
      </w:r>
      <w:r w:rsidR="000542C8">
        <w:rPr>
          <w:rFonts w:ascii="Arial" w:hAnsi="Arial" w:cs="Arial"/>
        </w:rPr>
        <w:t>.</w:t>
      </w:r>
      <w:r w:rsidR="000542C8">
        <w:rPr>
          <w:rFonts w:ascii="Arial" w:hAnsi="Arial" w:cs="Arial"/>
        </w:rPr>
        <w:fldChar w:fldCharType="begin"/>
      </w:r>
      <w:r w:rsidR="000542C8">
        <w:rPr>
          <w:rFonts w:ascii="Arial" w:hAnsi="Arial" w:cs="Arial"/>
        </w:rPr>
        <w:instrText xml:space="preserve"> SEQ Figura \* ARABIC \s 1 </w:instrText>
      </w:r>
      <w:r w:rsidR="000542C8">
        <w:rPr>
          <w:rFonts w:ascii="Arial" w:hAnsi="Arial" w:cs="Arial"/>
        </w:rPr>
        <w:fldChar w:fldCharType="separate"/>
      </w:r>
      <w:r w:rsidR="00CB6236">
        <w:rPr>
          <w:rFonts w:ascii="Arial" w:hAnsi="Arial" w:cs="Arial"/>
          <w:noProof/>
        </w:rPr>
        <w:t>8</w:t>
      </w:r>
      <w:r w:rsidR="000542C8">
        <w:rPr>
          <w:rFonts w:ascii="Arial" w:hAnsi="Arial" w:cs="Arial"/>
        </w:rPr>
        <w:fldChar w:fldCharType="end"/>
      </w:r>
      <w:r w:rsidRPr="00C2181A">
        <w:rPr>
          <w:rFonts w:ascii="Arial" w:hAnsi="Arial" w:cs="Arial"/>
        </w:rPr>
        <w:t xml:space="preserve"> Constelaciones GPS</w:t>
      </w:r>
    </w:p>
    <w:p w:rsidR="001D3C37" w:rsidRPr="00C2181A" w:rsidRDefault="001D3C37" w:rsidP="00C365A4">
      <w:r w:rsidRPr="00C2181A">
        <w:t>Con esta configuración, de 4 a 10 satélites serán visibles en cualquier parte del mundo, pero sólo 4 satélites son necesarios para determinar la información de la localización. Las órbitas de los satélites del GPS se asemejan a una forma circular (una forma elíptica con un máximo de excentricidad de 0.01) con una inclinación de 55° del ecuador. El semieje mayor de una órbita GPS es alrededor de 26,560 Km (por ejemplo la altura del satélite es de 23,000 Km. sobre la superficie terrestre).</w:t>
      </w:r>
    </w:p>
    <w:p w:rsidR="001D3C37" w:rsidRPr="00C2181A" w:rsidRDefault="001D3C37" w:rsidP="00C365A4">
      <w:r w:rsidRPr="00C2181A">
        <w:t>El período correspondiente de la órbita GPS es de 12 horas, siderales aproximadamente (11 horas 58 minutos y 2 segundos).</w:t>
      </w:r>
    </w:p>
    <w:p w:rsidR="001D3C37" w:rsidRPr="00C2181A" w:rsidRDefault="001D3C37" w:rsidP="00BE388D">
      <w:pPr>
        <w:pStyle w:val="Ttulo3"/>
      </w:pPr>
      <w:bookmarkStart w:id="90" w:name="_Toc371087600"/>
      <w:bookmarkStart w:id="91" w:name="_Toc374567346"/>
      <w:bookmarkStart w:id="92" w:name="_Toc382263393"/>
      <w:r w:rsidRPr="00C2181A">
        <w:t>La idea básica del GPS</w:t>
      </w:r>
      <w:bookmarkEnd w:id="90"/>
      <w:bookmarkEnd w:id="91"/>
      <w:bookmarkEnd w:id="92"/>
    </w:p>
    <w:p w:rsidR="001D3C37" w:rsidRPr="00C2181A" w:rsidRDefault="001D3C37" w:rsidP="00C365A4">
      <w:r w:rsidRPr="00C2181A">
        <w:t>La idea básica del GPS es simple, si la distancia de un punto de la Tierra (un recepto</w:t>
      </w:r>
      <w:r w:rsidR="00D2113C">
        <w:t>r</w:t>
      </w:r>
      <w:r w:rsidRPr="00C2181A">
        <w:t xml:space="preserve"> GPS) a 3 satélites son conocidas, y se conoce la localización de los satélites, entonces un punto (receptor GPS) puede ser determinado simplemente aplicando conceptos conocidos de intersección de esferas.</w:t>
      </w:r>
    </w:p>
    <w:p w:rsidR="001D3C37" w:rsidRPr="00C2181A" w:rsidRDefault="001D3C37" w:rsidP="00C365A4">
      <w:r w:rsidRPr="00C2181A">
        <w:t>Cada satélite GPS continuamente transmite una señal de radio de microonda compuesta de 2 portadoras, 2 códigos y un mensaje de navegación. Cuando un receptor GPS es encendido, este recogerá la señal del satélite GPS a través de una antena. Una vez que el receptor GPS adquiere la señal, éste la procesará usando el software incluido. El resultado parcial de este procesamiento de la señal consiste en la distancia del satélite a través del mensaje de navegación.</w:t>
      </w:r>
    </w:p>
    <w:p w:rsidR="001D3C37" w:rsidRPr="00C2181A" w:rsidRDefault="001D3C37" w:rsidP="00C365A4">
      <w:r w:rsidRPr="00C2181A">
        <w:lastRenderedPageBreak/>
        <w:t>Teóricamente, solamente 3 distancias para 3 satélites rastreados son necesarias, en este caso el receptor sería localizado en la intersección de las 3 esferas; cada uno tiene un radio de distancia del receptor GPS al satélite y en el centro un satélite en particular (</w:t>
      </w:r>
      <w:r w:rsidR="00780CD9">
        <w:fldChar w:fldCharType="begin"/>
      </w:r>
      <w:r w:rsidR="00780CD9">
        <w:instrText xml:space="preserve"> REF _Ref371071539 \h  \* MERGEFORMAT </w:instrText>
      </w:r>
      <w:r w:rsidR="00780CD9">
        <w:fldChar w:fldCharType="separate"/>
      </w:r>
      <w:r w:rsidR="00CB6236" w:rsidRPr="00C2181A">
        <w:t xml:space="preserve">Figura </w:t>
      </w:r>
      <w:r w:rsidR="00CB6236">
        <w:t>1.9</w:t>
      </w:r>
      <w:r w:rsidR="00780CD9">
        <w:fldChar w:fldCharType="end"/>
      </w:r>
      <w:r w:rsidRPr="00C2181A">
        <w:t>).</w:t>
      </w:r>
    </w:p>
    <w:p w:rsidR="001D3C37" w:rsidRPr="00C2181A" w:rsidRDefault="001D3C37" w:rsidP="00C365A4">
      <w:r w:rsidRPr="00C2181A">
        <w:t>Desde un punto de vista práctico, sin embargo, un cuarto satélite es necesario a considerar para compensar errores del reloj del receptor.</w:t>
      </w:r>
    </w:p>
    <w:p w:rsidR="001D3C37" w:rsidRPr="00C2181A" w:rsidRDefault="001D3C37" w:rsidP="00C365A4">
      <w:r w:rsidRPr="00C2181A">
        <w:t>Para mejorar la precisión del posicionamiento GPS, se utiliza un método que es llamado el método diferencial, el cual emplea dos receptores simultáneamente rastreando los mismos satélites GPS- En este caso el nivel de precisión es del orden de centímetros a pocos metros.</w:t>
      </w:r>
    </w:p>
    <w:p w:rsidR="001D3C37" w:rsidRPr="00C2181A" w:rsidRDefault="00EA0594">
      <w:pPr>
        <w:keepNext/>
        <w:jc w:val="center"/>
      </w:pPr>
      <w:r>
        <w:rPr>
          <w:noProof/>
          <w:lang w:eastAsia="es-MX"/>
        </w:rPr>
        <w:drawing>
          <wp:inline distT="0" distB="0" distL="0" distR="0" wp14:anchorId="609FA3C5" wp14:editId="675AAF0E">
            <wp:extent cx="5123815" cy="173418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l="32367" t="41119" r="28926" b="34193"/>
                    <a:stretch>
                      <a:fillRect/>
                    </a:stretch>
                  </pic:blipFill>
                  <pic:spPr bwMode="auto">
                    <a:xfrm>
                      <a:off x="0" y="0"/>
                      <a:ext cx="5123815" cy="1734185"/>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bookmarkStart w:id="93" w:name="_Ref371071539"/>
      <w:r w:rsidRPr="00C2181A">
        <w:rPr>
          <w:rFonts w:ascii="Arial" w:hAnsi="Arial" w:cs="Arial"/>
        </w:rPr>
        <w:t xml:space="preserve">Figura </w:t>
      </w:r>
      <w:r w:rsidR="000542C8">
        <w:rPr>
          <w:rFonts w:ascii="Arial" w:hAnsi="Arial" w:cs="Arial"/>
        </w:rPr>
        <w:fldChar w:fldCharType="begin"/>
      </w:r>
      <w:r w:rsidR="000542C8">
        <w:rPr>
          <w:rFonts w:ascii="Arial" w:hAnsi="Arial" w:cs="Arial"/>
        </w:rPr>
        <w:instrText xml:space="preserve"> STYLEREF 1 \s </w:instrText>
      </w:r>
      <w:r w:rsidR="000542C8">
        <w:rPr>
          <w:rFonts w:ascii="Arial" w:hAnsi="Arial" w:cs="Arial"/>
        </w:rPr>
        <w:fldChar w:fldCharType="separate"/>
      </w:r>
      <w:r w:rsidR="00CB6236">
        <w:rPr>
          <w:rFonts w:ascii="Arial" w:hAnsi="Arial" w:cs="Arial"/>
          <w:noProof/>
        </w:rPr>
        <w:t>1</w:t>
      </w:r>
      <w:r w:rsidR="000542C8">
        <w:rPr>
          <w:rFonts w:ascii="Arial" w:hAnsi="Arial" w:cs="Arial"/>
        </w:rPr>
        <w:fldChar w:fldCharType="end"/>
      </w:r>
      <w:r w:rsidR="000542C8">
        <w:rPr>
          <w:rFonts w:ascii="Arial" w:hAnsi="Arial" w:cs="Arial"/>
        </w:rPr>
        <w:t>.</w:t>
      </w:r>
      <w:r w:rsidR="000542C8">
        <w:rPr>
          <w:rFonts w:ascii="Arial" w:hAnsi="Arial" w:cs="Arial"/>
        </w:rPr>
        <w:fldChar w:fldCharType="begin"/>
      </w:r>
      <w:r w:rsidR="000542C8">
        <w:rPr>
          <w:rFonts w:ascii="Arial" w:hAnsi="Arial" w:cs="Arial"/>
        </w:rPr>
        <w:instrText xml:space="preserve"> SEQ Figura \* ARABIC \s 1 </w:instrText>
      </w:r>
      <w:r w:rsidR="000542C8">
        <w:rPr>
          <w:rFonts w:ascii="Arial" w:hAnsi="Arial" w:cs="Arial"/>
        </w:rPr>
        <w:fldChar w:fldCharType="separate"/>
      </w:r>
      <w:r w:rsidR="00CB6236">
        <w:rPr>
          <w:rFonts w:ascii="Arial" w:hAnsi="Arial" w:cs="Arial"/>
          <w:noProof/>
        </w:rPr>
        <w:t>9</w:t>
      </w:r>
      <w:r w:rsidR="000542C8">
        <w:rPr>
          <w:rFonts w:ascii="Arial" w:hAnsi="Arial" w:cs="Arial"/>
        </w:rPr>
        <w:fldChar w:fldCharType="end"/>
      </w:r>
      <w:bookmarkEnd w:id="93"/>
      <w:r w:rsidRPr="00C2181A">
        <w:rPr>
          <w:rFonts w:ascii="Arial" w:hAnsi="Arial" w:cs="Arial"/>
        </w:rPr>
        <w:t xml:space="preserve"> Posicionamiento Global idea básica</w:t>
      </w:r>
    </w:p>
    <w:p w:rsidR="001D3C37" w:rsidRPr="00C2181A" w:rsidRDefault="001D3C37" w:rsidP="00BE388D">
      <w:pPr>
        <w:pStyle w:val="Ttulo3"/>
      </w:pPr>
      <w:bookmarkStart w:id="94" w:name="_Toc371087602"/>
      <w:bookmarkStart w:id="95" w:name="_Toc374567348"/>
      <w:bookmarkStart w:id="96" w:name="_Toc382263394"/>
      <w:r w:rsidRPr="00C2181A">
        <w:t>Concepto de Localización por medio del GPS</w:t>
      </w:r>
      <w:bookmarkEnd w:id="94"/>
      <w:bookmarkEnd w:id="95"/>
      <w:bookmarkEnd w:id="96"/>
    </w:p>
    <w:p w:rsidR="001D3C37" w:rsidRPr="00C2181A" w:rsidRDefault="001D3C37" w:rsidP="00C365A4">
      <w:r w:rsidRPr="00C2181A">
        <w:t>Cuando se conoce el tiempo que una señal es transmitida y se mide el tiempo que tarda la señal en ser recibida, un tiempo después, este intervalo es conocido como el tiempo de Arribo TDA.</w:t>
      </w:r>
    </w:p>
    <w:p w:rsidR="001D3C37" w:rsidRPr="00C2181A" w:rsidRDefault="001D3C37" w:rsidP="00C365A4">
      <w:r w:rsidRPr="00C2181A">
        <w:t>Las posiciones de los GPS son controladas por el Segmento de Control (como se mencionó anteriormente), y cada satélite envía su posición en sus mensajes. El Segmento de Control mantiene síncronos los tiempos de los satélites. Suponiendo que el receptor con antena tiene un reloj atómico síncrono también, y todos los satélites junto con el receptor están sincronizados. Si se sabe la velocidad de la luz (30 cm/</w:t>
      </w:r>
      <w:proofErr w:type="spellStart"/>
      <w:r w:rsidRPr="00C2181A">
        <w:t>ns</w:t>
      </w:r>
      <w:proofErr w:type="spellEnd"/>
      <w:r w:rsidRPr="00C2181A">
        <w:t xml:space="preserve">); entonces se puede conocer el tiempo que le toma a la señal (línea recta) para llegar al receptor GPS. Si se conoce el tiempo que las señales (líneas rectas) de cada uno de los satélites ocupan para arribar al receptor GPS, entonces se puede calcular la longitud de cada línea recta, la cual es TDA veces la velocidad de la luz. Si las posiciones de los satélites son </w:t>
      </w:r>
      <w:r w:rsidRPr="00C2181A">
        <w:lastRenderedPageBreak/>
        <w:t xml:space="preserve">conocidas a un metro y los 4 relojes están sincronizados mejor que 3 </w:t>
      </w:r>
      <w:proofErr w:type="spellStart"/>
      <w:r w:rsidRPr="00C2181A">
        <w:t>ns</w:t>
      </w:r>
      <w:proofErr w:type="spellEnd"/>
      <w:r w:rsidRPr="00C2181A">
        <w:t>, la posición del receptor GPS puede ser calculada con una precisión menor a un metro.</w:t>
      </w:r>
    </w:p>
    <w:p w:rsidR="001D3C37" w:rsidRPr="00C2181A" w:rsidRDefault="001D3C37" w:rsidP="00C365A4">
      <w:pPr>
        <w:rPr>
          <w:b/>
          <w:bCs/>
        </w:rPr>
      </w:pPr>
      <w:r w:rsidRPr="00C2181A">
        <w:t xml:space="preserve">Sin embargo, el uso de un reloj atómico en el receptor GPS es muy costoso y espacioso. Como solución a este problema se utiliza el 4° satélite para calcular el tiempo, la altitud, latitud y longitud del receptor. Cada línea recta (vector) produce 4 ecuaciones y existen 4 incógnitas: </w:t>
      </w:r>
      <w:r w:rsidRPr="00C2181A">
        <w:rPr>
          <w:b/>
          <w:bCs/>
        </w:rPr>
        <w:t>x</w:t>
      </w:r>
      <w:r w:rsidRPr="00C2181A">
        <w:t xml:space="preserve">, </w:t>
      </w:r>
      <w:r w:rsidRPr="00C2181A">
        <w:rPr>
          <w:b/>
          <w:bCs/>
        </w:rPr>
        <w:t>y</w:t>
      </w:r>
      <w:r w:rsidRPr="00C2181A">
        <w:t xml:space="preserve">, </w:t>
      </w:r>
      <w:r w:rsidRPr="00C2181A">
        <w:rPr>
          <w:b/>
          <w:bCs/>
        </w:rPr>
        <w:t>z</w:t>
      </w:r>
      <w:r w:rsidRPr="00C2181A">
        <w:t xml:space="preserve"> y </w:t>
      </w:r>
      <w:r w:rsidRPr="00C2181A">
        <w:rPr>
          <w:b/>
          <w:bCs/>
        </w:rPr>
        <w:t>t.</w:t>
      </w:r>
    </w:p>
    <w:p w:rsidR="001D3C37" w:rsidRPr="00C2181A" w:rsidRDefault="00EA0594">
      <w:pPr>
        <w:keepNext/>
        <w:jc w:val="center"/>
      </w:pPr>
      <w:r>
        <w:rPr>
          <w:noProof/>
          <w:lang w:eastAsia="es-MX"/>
        </w:rPr>
        <w:drawing>
          <wp:inline distT="0" distB="0" distL="0" distR="0" wp14:anchorId="1CFA9AE8" wp14:editId="5515828F">
            <wp:extent cx="2837815" cy="2837815"/>
            <wp:effectExtent l="0" t="0" r="635" b="635"/>
            <wp:docPr id="11" name="Imagen 11" descr="http://mason.gmu.edu/~hsyed1/math447/p2/images/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ason.gmu.edu/~hsyed1/math447/p2/images/gp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7815" cy="2837815"/>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bookmarkStart w:id="97" w:name="_Ref371072406"/>
      <w:r w:rsidRPr="00C2181A">
        <w:rPr>
          <w:rFonts w:ascii="Arial" w:hAnsi="Arial" w:cs="Arial"/>
        </w:rPr>
        <w:t xml:space="preserve">Figura </w:t>
      </w:r>
      <w:r w:rsidR="000542C8">
        <w:rPr>
          <w:rFonts w:ascii="Arial" w:hAnsi="Arial" w:cs="Arial"/>
        </w:rPr>
        <w:fldChar w:fldCharType="begin"/>
      </w:r>
      <w:r w:rsidR="000542C8">
        <w:rPr>
          <w:rFonts w:ascii="Arial" w:hAnsi="Arial" w:cs="Arial"/>
        </w:rPr>
        <w:instrText xml:space="preserve"> STYLEREF 1 \s </w:instrText>
      </w:r>
      <w:r w:rsidR="000542C8">
        <w:rPr>
          <w:rFonts w:ascii="Arial" w:hAnsi="Arial" w:cs="Arial"/>
        </w:rPr>
        <w:fldChar w:fldCharType="separate"/>
      </w:r>
      <w:r w:rsidR="00CB6236">
        <w:rPr>
          <w:rFonts w:ascii="Arial" w:hAnsi="Arial" w:cs="Arial"/>
          <w:noProof/>
        </w:rPr>
        <w:t>1</w:t>
      </w:r>
      <w:r w:rsidR="000542C8">
        <w:rPr>
          <w:rFonts w:ascii="Arial" w:hAnsi="Arial" w:cs="Arial"/>
        </w:rPr>
        <w:fldChar w:fldCharType="end"/>
      </w:r>
      <w:r w:rsidR="000542C8">
        <w:rPr>
          <w:rFonts w:ascii="Arial" w:hAnsi="Arial" w:cs="Arial"/>
        </w:rPr>
        <w:t>.</w:t>
      </w:r>
      <w:r w:rsidR="000542C8">
        <w:rPr>
          <w:rFonts w:ascii="Arial" w:hAnsi="Arial" w:cs="Arial"/>
        </w:rPr>
        <w:fldChar w:fldCharType="begin"/>
      </w:r>
      <w:r w:rsidR="000542C8">
        <w:rPr>
          <w:rFonts w:ascii="Arial" w:hAnsi="Arial" w:cs="Arial"/>
        </w:rPr>
        <w:instrText xml:space="preserve"> SEQ Figura \* ARABIC \s 1 </w:instrText>
      </w:r>
      <w:r w:rsidR="000542C8">
        <w:rPr>
          <w:rFonts w:ascii="Arial" w:hAnsi="Arial" w:cs="Arial"/>
        </w:rPr>
        <w:fldChar w:fldCharType="separate"/>
      </w:r>
      <w:r w:rsidR="00CB6236">
        <w:rPr>
          <w:rFonts w:ascii="Arial" w:hAnsi="Arial" w:cs="Arial"/>
          <w:noProof/>
        </w:rPr>
        <w:t>10</w:t>
      </w:r>
      <w:r w:rsidR="000542C8">
        <w:rPr>
          <w:rFonts w:ascii="Arial" w:hAnsi="Arial" w:cs="Arial"/>
        </w:rPr>
        <w:fldChar w:fldCharType="end"/>
      </w:r>
      <w:bookmarkEnd w:id="97"/>
      <w:r w:rsidRPr="00C2181A">
        <w:rPr>
          <w:rFonts w:ascii="Arial" w:hAnsi="Arial" w:cs="Arial"/>
        </w:rPr>
        <w:t xml:space="preserve"> Localización con 4 satélites</w:t>
      </w:r>
    </w:p>
    <w:p w:rsidR="001D3C37" w:rsidRPr="00C2181A" w:rsidRDefault="001D3C37" w:rsidP="00C365A4">
      <w:r w:rsidRPr="00C2181A">
        <w:t>Con ello el receptor sólo necesita un reloj de cuarzo estable, el cual puede ser fácilmente usado para medir las diferencias en tiempo de los TDA de cada una de las señales recibidas con una precisión de 1ns.</w:t>
      </w:r>
    </w:p>
    <w:p w:rsidR="001D3C37" w:rsidRPr="00C2181A" w:rsidRDefault="001D3C37" w:rsidP="00C365A4">
      <w:r w:rsidRPr="00C2181A">
        <w:t xml:space="preserve">El error de reloj para este receptor no caro puede ser calculado usando los datos de los 4 satélites. En otras palabras, existirán esferas rodeando a los satélites hacia el receptor GPS Ver </w:t>
      </w:r>
      <w:r w:rsidR="00780CD9">
        <w:fldChar w:fldCharType="begin"/>
      </w:r>
      <w:r w:rsidR="00780CD9">
        <w:instrText xml:space="preserve"> REF _Ref371072406 \h  \* MERGEFORMAT </w:instrText>
      </w:r>
      <w:r w:rsidR="00780CD9">
        <w:fldChar w:fldCharType="separate"/>
      </w:r>
      <w:r w:rsidR="00CB6236" w:rsidRPr="00C2181A">
        <w:t xml:space="preserve">Figura </w:t>
      </w:r>
      <w:r w:rsidR="00CB6236">
        <w:t>1.10</w:t>
      </w:r>
      <w:r w:rsidR="00780CD9">
        <w:fldChar w:fldCharType="end"/>
      </w:r>
      <w:r w:rsidRPr="00C2181A">
        <w:t>.</w:t>
      </w:r>
    </w:p>
    <w:p w:rsidR="00120890" w:rsidRPr="00C36DE4" w:rsidRDefault="001D3C37" w:rsidP="00C36DE4">
      <w:r w:rsidRPr="00C2181A">
        <w:t>El radio de cada esfera será el de la distancia recorrida calculada. Para que esto suceda, el tiempo usado en el receptor debe ser síncrono al tiempo GPS, y de esta forma las 4 esferas se interceptarán y logra</w:t>
      </w:r>
      <w:r w:rsidR="00C36DE4">
        <w:t>rán indicar la posición exacta.</w:t>
      </w:r>
    </w:p>
    <w:p w:rsidR="00EA0594" w:rsidRDefault="00EA0594" w:rsidP="00BE388D">
      <w:pPr>
        <w:pStyle w:val="Ttulo3"/>
      </w:pPr>
      <w:bookmarkStart w:id="98" w:name="_Toc382263395"/>
      <w:r>
        <w:t>Cálculos con coordenadas de GPS</w:t>
      </w:r>
      <w:bookmarkEnd w:id="98"/>
    </w:p>
    <w:p w:rsidR="00EA0594" w:rsidRDefault="00EA0594" w:rsidP="00EA0594">
      <w:r w:rsidRPr="001B7798">
        <w:lastRenderedPageBreak/>
        <w:t>Para resol</w:t>
      </w:r>
      <w:r>
        <w:t>ver el problema de decidir si un punto en el plano</w:t>
      </w:r>
      <w:r w:rsidRPr="001B7798">
        <w:t xml:space="preserve"> esta sobre el triángulo, hacemos uso de algunas ideas del Algebra Lineal</w:t>
      </w:r>
      <w:r>
        <w:t xml:space="preserve"> como es la Combinación Lineal de espacios vectoriales</w:t>
      </w:r>
      <w:r w:rsidRPr="001B7798">
        <w:t xml:space="preserve">. </w:t>
      </w:r>
    </w:p>
    <w:p w:rsidR="00EA0594" w:rsidRPr="006F52FC" w:rsidRDefault="00EA0594" w:rsidP="00EA0594">
      <w:pPr>
        <w:rPr>
          <w:b/>
        </w:rPr>
      </w:pPr>
      <w:r>
        <w:rPr>
          <w:b/>
        </w:rPr>
        <w:t>Teorema de la combinación Lineal</w:t>
      </w:r>
      <w:r w:rsidR="00CD4A9B">
        <w:rPr>
          <w:b/>
        </w:rPr>
        <w:t xml:space="preserve"> [16</w:t>
      </w:r>
      <w:r w:rsidR="00E75249">
        <w:rPr>
          <w:b/>
        </w:rPr>
        <w:t>]</w:t>
      </w:r>
    </w:p>
    <w:p w:rsidR="00EA0594" w:rsidRDefault="00EA0594" w:rsidP="00EA0594">
      <w:r>
        <w:t>S</w:t>
      </w:r>
      <w:r w:rsidRPr="006F52FC">
        <w:t>ean</w:t>
      </w:r>
      <w:r>
        <w:t xml:space="preserve"> </w:t>
      </w:r>
      <w:r w:rsidRPr="006F52FC">
        <w:rPr>
          <w:b/>
          <w:sz w:val="28"/>
        </w:rPr>
        <w:t>V</w:t>
      </w:r>
      <w:r w:rsidRPr="006F52FC">
        <w:rPr>
          <w:b/>
          <w:sz w:val="28"/>
          <w:vertAlign w:val="subscript"/>
        </w:rPr>
        <w:t>1</w:t>
      </w:r>
      <w:r w:rsidRPr="006F52FC">
        <w:rPr>
          <w:b/>
          <w:sz w:val="28"/>
        </w:rPr>
        <w:t xml:space="preserve">, </w:t>
      </w:r>
      <w:proofErr w:type="gramStart"/>
      <w:r w:rsidRPr="006F52FC">
        <w:rPr>
          <w:b/>
          <w:sz w:val="28"/>
        </w:rPr>
        <w:t>V</w:t>
      </w:r>
      <w:r w:rsidRPr="006F52FC">
        <w:rPr>
          <w:b/>
          <w:sz w:val="28"/>
          <w:vertAlign w:val="subscript"/>
        </w:rPr>
        <w:t xml:space="preserve">2 </w:t>
      </w:r>
      <w:r w:rsidRPr="006F52FC">
        <w:rPr>
          <w:b/>
          <w:sz w:val="28"/>
        </w:rPr>
        <w:t>,</w:t>
      </w:r>
      <w:proofErr w:type="gramEnd"/>
      <w:r w:rsidRPr="006F52FC">
        <w:rPr>
          <w:b/>
          <w:sz w:val="28"/>
        </w:rPr>
        <w:t xml:space="preserve"> …, </w:t>
      </w:r>
      <w:proofErr w:type="spellStart"/>
      <w:r w:rsidRPr="006F52FC">
        <w:rPr>
          <w:b/>
          <w:sz w:val="28"/>
        </w:rPr>
        <w:t>V</w:t>
      </w:r>
      <w:r w:rsidRPr="006F52FC">
        <w:rPr>
          <w:b/>
          <w:sz w:val="28"/>
          <w:vertAlign w:val="subscript"/>
        </w:rPr>
        <w:t>n</w:t>
      </w:r>
      <w:proofErr w:type="spellEnd"/>
      <w:r w:rsidRPr="006F52FC">
        <w:rPr>
          <w:b/>
          <w:sz w:val="28"/>
        </w:rPr>
        <w:t xml:space="preserve">,  </w:t>
      </w:r>
      <w:r w:rsidRPr="006F52FC">
        <w:t xml:space="preserve">vectores en un espacio vectorial V. </w:t>
      </w:r>
    </w:p>
    <w:p w:rsidR="00EA0594" w:rsidRDefault="00EA0594" w:rsidP="00EA0594">
      <w:r>
        <w:t>E</w:t>
      </w:r>
      <w:r w:rsidRPr="006F52FC">
        <w:t>ntonce</w:t>
      </w:r>
      <w:r>
        <w:t xml:space="preserve">s cualquier vector de la forma: </w:t>
      </w:r>
    </w:p>
    <w:p w:rsidR="00596396" w:rsidRDefault="00EA0594" w:rsidP="00596396">
      <w:pPr>
        <w:keepNext/>
      </w:pPr>
      <m:oMathPara>
        <m:oMath>
          <m:r>
            <w:rPr>
              <w:rFonts w:ascii="Cambria Math" w:hAnsi="Cambria Math"/>
              <w:color w:val="000000"/>
              <w:sz w:val="28"/>
              <w:szCs w:val="27"/>
              <w:shd w:val="clear" w:color="auto" w:fill="FFFFFF"/>
            </w:rPr>
            <m:t>V</m:t>
          </m:r>
          <m:r>
            <m:rPr>
              <m:sty m:val="p"/>
            </m:rPr>
            <w:rPr>
              <w:rFonts w:ascii="Cambria Math" w:hAnsi="Cambria Math"/>
              <w:color w:val="000000"/>
              <w:sz w:val="28"/>
              <w:szCs w:val="27"/>
              <w:shd w:val="clear" w:color="auto" w:fill="FFFFFF"/>
            </w:rPr>
            <m:t> = </m:t>
          </m:r>
          <m:sSub>
            <m:sSubPr>
              <m:ctrlPr>
                <w:rPr>
                  <w:rFonts w:ascii="Cambria Math" w:hAnsi="Cambria Math"/>
                  <w:i/>
                  <w:iCs/>
                  <w:color w:val="000000"/>
                  <w:sz w:val="28"/>
                  <w:szCs w:val="27"/>
                  <w:shd w:val="clear" w:color="auto" w:fill="FFFFFF"/>
                </w:rPr>
              </m:ctrlPr>
            </m:sSubPr>
            <m:e>
              <m:r>
                <w:rPr>
                  <w:rFonts w:ascii="Cambria Math" w:hAnsi="Cambria Math"/>
                  <w:color w:val="000000"/>
                  <w:sz w:val="28"/>
                  <w:szCs w:val="27"/>
                  <w:shd w:val="clear" w:color="auto" w:fill="FFFFFF"/>
                </w:rPr>
                <m:t>a</m:t>
              </m:r>
            </m:e>
            <m:sub>
              <m:r>
                <w:rPr>
                  <w:rFonts w:ascii="Cambria Math" w:hAnsi="Cambria Math"/>
                  <w:color w:val="000000"/>
                  <w:sz w:val="28"/>
                  <w:szCs w:val="27"/>
                  <w:shd w:val="clear" w:color="auto" w:fill="FFFFFF"/>
                </w:rPr>
                <m:t>1</m:t>
              </m:r>
            </m:sub>
          </m:sSub>
          <m:sSub>
            <m:sSubPr>
              <m:ctrlPr>
                <w:rPr>
                  <w:rFonts w:ascii="Cambria Math" w:hAnsi="Cambria Math"/>
                  <w:color w:val="000000"/>
                  <w:sz w:val="28"/>
                  <w:szCs w:val="27"/>
                  <w:shd w:val="clear" w:color="auto" w:fill="FFFFFF"/>
                </w:rPr>
              </m:ctrlPr>
            </m:sSubPr>
            <m:e>
              <m:r>
                <w:rPr>
                  <w:rFonts w:ascii="Cambria Math" w:hAnsi="Cambria Math"/>
                  <w:color w:val="000000"/>
                  <w:sz w:val="28"/>
                  <w:szCs w:val="27"/>
                  <w:shd w:val="clear" w:color="auto" w:fill="FFFFFF"/>
                </w:rPr>
                <m:t>V</m:t>
              </m:r>
            </m:e>
            <m:sub>
              <m:r>
                <w:rPr>
                  <w:rFonts w:ascii="Cambria Math" w:hAnsi="Cambria Math"/>
                  <w:color w:val="000000"/>
                  <w:sz w:val="28"/>
                  <w:szCs w:val="27"/>
                  <w:shd w:val="clear" w:color="auto" w:fill="FFFFFF"/>
                </w:rPr>
                <m:t>1</m:t>
              </m:r>
            </m:sub>
          </m:sSub>
          <m:r>
            <m:rPr>
              <m:sty m:val="p"/>
            </m:rPr>
            <w:rPr>
              <w:rFonts w:ascii="Cambria Math" w:hAnsi="Cambria Math"/>
              <w:color w:val="000000"/>
              <w:sz w:val="28"/>
              <w:szCs w:val="27"/>
              <w:shd w:val="clear" w:color="auto" w:fill="FFFFFF"/>
            </w:rPr>
            <m:t>+ </m:t>
          </m:r>
          <m:sSub>
            <m:sSubPr>
              <m:ctrlPr>
                <w:rPr>
                  <w:rFonts w:ascii="Cambria Math" w:hAnsi="Cambria Math"/>
                  <w:color w:val="000000"/>
                  <w:sz w:val="28"/>
                  <w:szCs w:val="27"/>
                  <w:shd w:val="clear" w:color="auto" w:fill="FFFFFF"/>
                </w:rPr>
              </m:ctrlPr>
            </m:sSubPr>
            <m:e>
              <m:r>
                <w:rPr>
                  <w:rFonts w:ascii="Cambria Math" w:hAnsi="Cambria Math"/>
                  <w:color w:val="000000"/>
                  <w:sz w:val="28"/>
                  <w:szCs w:val="27"/>
                  <w:shd w:val="clear" w:color="auto" w:fill="FFFFFF"/>
                </w:rPr>
                <m:t>a</m:t>
              </m:r>
            </m:e>
            <m:sub>
              <m:r>
                <w:rPr>
                  <w:rFonts w:ascii="Cambria Math" w:hAnsi="Cambria Math"/>
                  <w:color w:val="000000"/>
                  <w:sz w:val="28"/>
                  <w:szCs w:val="27"/>
                  <w:shd w:val="clear" w:color="auto" w:fill="FFFFFF"/>
                </w:rPr>
                <m:t>2</m:t>
              </m:r>
            </m:sub>
          </m:sSub>
          <m:sSub>
            <m:sSubPr>
              <m:ctrlPr>
                <w:rPr>
                  <w:rFonts w:ascii="Cambria Math" w:hAnsi="Cambria Math"/>
                  <w:i/>
                  <w:color w:val="000000"/>
                  <w:sz w:val="28"/>
                  <w:szCs w:val="27"/>
                  <w:shd w:val="clear" w:color="auto" w:fill="FFFFFF"/>
                </w:rPr>
              </m:ctrlPr>
            </m:sSubPr>
            <m:e>
              <m:r>
                <w:rPr>
                  <w:rFonts w:ascii="Cambria Math" w:hAnsi="Cambria Math"/>
                  <w:color w:val="000000"/>
                  <w:sz w:val="28"/>
                  <w:szCs w:val="27"/>
                  <w:shd w:val="clear" w:color="auto" w:fill="FFFFFF"/>
                </w:rPr>
                <m:t>V</m:t>
              </m:r>
            </m:e>
            <m:sub>
              <m:r>
                <w:rPr>
                  <w:rFonts w:ascii="Cambria Math" w:hAnsi="Cambria Math"/>
                  <w:color w:val="000000"/>
                  <w:sz w:val="28"/>
                  <w:szCs w:val="27"/>
                  <w:shd w:val="clear" w:color="auto" w:fill="FFFFFF"/>
                </w:rPr>
                <m:t>2</m:t>
              </m:r>
            </m:sub>
          </m:sSub>
          <m:r>
            <w:rPr>
              <w:rFonts w:ascii="Cambria Math" w:hAnsi="Cambria Math"/>
              <w:color w:val="000000"/>
              <w:sz w:val="28"/>
              <w:szCs w:val="27"/>
              <w:shd w:val="clear" w:color="auto" w:fill="FFFFFF"/>
            </w:rPr>
            <m:t>+…+</m:t>
          </m:r>
          <m:sSub>
            <m:sSubPr>
              <m:ctrlPr>
                <w:rPr>
                  <w:rFonts w:ascii="Cambria Math" w:hAnsi="Cambria Math"/>
                  <w:i/>
                  <w:color w:val="000000"/>
                  <w:sz w:val="28"/>
                  <w:szCs w:val="27"/>
                  <w:shd w:val="clear" w:color="auto" w:fill="FFFFFF"/>
                </w:rPr>
              </m:ctrlPr>
            </m:sSubPr>
            <m:e>
              <m:r>
                <w:rPr>
                  <w:rFonts w:ascii="Cambria Math" w:hAnsi="Cambria Math"/>
                  <w:color w:val="000000"/>
                  <w:sz w:val="28"/>
                  <w:szCs w:val="27"/>
                  <w:shd w:val="clear" w:color="auto" w:fill="FFFFFF"/>
                </w:rPr>
                <m:t>a</m:t>
              </m:r>
            </m:e>
            <m:sub>
              <m:r>
                <w:rPr>
                  <w:rFonts w:ascii="Cambria Math" w:hAnsi="Cambria Math"/>
                  <w:color w:val="000000"/>
                  <w:sz w:val="28"/>
                  <w:szCs w:val="27"/>
                  <w:shd w:val="clear" w:color="auto" w:fill="FFFFFF"/>
                </w:rPr>
                <m:t>n</m:t>
              </m:r>
            </m:sub>
          </m:sSub>
          <m:sSub>
            <m:sSubPr>
              <m:ctrlPr>
                <w:rPr>
                  <w:rFonts w:ascii="Cambria Math" w:hAnsi="Cambria Math"/>
                  <w:i/>
                  <w:color w:val="000000"/>
                  <w:sz w:val="28"/>
                  <w:szCs w:val="27"/>
                  <w:shd w:val="clear" w:color="auto" w:fill="FFFFFF"/>
                </w:rPr>
              </m:ctrlPr>
            </m:sSubPr>
            <m:e>
              <m:r>
                <w:rPr>
                  <w:rFonts w:ascii="Cambria Math" w:hAnsi="Cambria Math"/>
                  <w:color w:val="000000"/>
                  <w:sz w:val="28"/>
                  <w:szCs w:val="27"/>
                  <w:shd w:val="clear" w:color="auto" w:fill="FFFFFF"/>
                </w:rPr>
                <m:t>V</m:t>
              </m:r>
            </m:e>
            <m:sub>
              <m:r>
                <w:rPr>
                  <w:rFonts w:ascii="Cambria Math" w:hAnsi="Cambria Math"/>
                  <w:color w:val="000000"/>
                  <w:sz w:val="28"/>
                  <w:szCs w:val="27"/>
                  <w:shd w:val="clear" w:color="auto" w:fill="FFFFFF"/>
                </w:rPr>
                <m:t>n</m:t>
              </m:r>
            </m:sub>
          </m:sSub>
        </m:oMath>
      </m:oMathPara>
    </w:p>
    <w:p w:rsidR="00EA0594" w:rsidRDefault="00596396" w:rsidP="00596396">
      <w:pPr>
        <w:pStyle w:val="Epgrafe"/>
        <w:jc w:val="center"/>
      </w:pPr>
      <w:r>
        <w:t xml:space="preserve">Ecuación </w:t>
      </w:r>
      <w:fldSimple w:instr=" STYLEREF 1 \s ">
        <w:r w:rsidR="00CB6236">
          <w:rPr>
            <w:noProof/>
          </w:rPr>
          <w:t>1</w:t>
        </w:r>
      </w:fldSimple>
      <w:r w:rsidR="004142B4">
        <w:t>.</w:t>
      </w:r>
      <w:fldSimple w:instr=" SEQ Ecuación \* ARABIC \s 1 ">
        <w:r w:rsidR="00CB6236">
          <w:rPr>
            <w:noProof/>
          </w:rPr>
          <w:t>1</w:t>
        </w:r>
      </w:fldSimple>
      <w:r>
        <w:t xml:space="preserve"> General de la suma de vectores</w:t>
      </w:r>
    </w:p>
    <w:p w:rsidR="00EA0594" w:rsidRDefault="00EA0594" w:rsidP="00EA0594">
      <w:pPr>
        <w:rPr>
          <w:b/>
          <w:sz w:val="28"/>
          <w:vertAlign w:val="subscript"/>
        </w:rPr>
      </w:pPr>
      <w:r>
        <w:t xml:space="preserve">Se llama combinación lineal de los Vectores </w:t>
      </w:r>
      <w:r w:rsidRPr="006F52FC">
        <w:rPr>
          <w:b/>
          <w:sz w:val="28"/>
        </w:rPr>
        <w:t>V</w:t>
      </w:r>
      <w:r w:rsidRPr="006F52FC">
        <w:rPr>
          <w:b/>
          <w:sz w:val="28"/>
          <w:vertAlign w:val="subscript"/>
        </w:rPr>
        <w:t>1</w:t>
      </w:r>
      <w:r w:rsidRPr="006F52FC">
        <w:rPr>
          <w:b/>
          <w:sz w:val="28"/>
        </w:rPr>
        <w:t xml:space="preserve">, </w:t>
      </w:r>
      <w:proofErr w:type="gramStart"/>
      <w:r w:rsidRPr="006F52FC">
        <w:rPr>
          <w:b/>
          <w:sz w:val="28"/>
        </w:rPr>
        <w:t>V</w:t>
      </w:r>
      <w:r w:rsidRPr="006F52FC">
        <w:rPr>
          <w:b/>
          <w:sz w:val="28"/>
          <w:vertAlign w:val="subscript"/>
        </w:rPr>
        <w:t xml:space="preserve">2 </w:t>
      </w:r>
      <w:r w:rsidRPr="006F52FC">
        <w:rPr>
          <w:b/>
          <w:sz w:val="28"/>
        </w:rPr>
        <w:t>,</w:t>
      </w:r>
      <w:proofErr w:type="gramEnd"/>
      <w:r w:rsidRPr="006F52FC">
        <w:rPr>
          <w:b/>
          <w:sz w:val="28"/>
        </w:rPr>
        <w:t xml:space="preserve"> …, </w:t>
      </w:r>
      <w:proofErr w:type="spellStart"/>
      <w:r w:rsidRPr="006F52FC">
        <w:rPr>
          <w:b/>
          <w:sz w:val="28"/>
        </w:rPr>
        <w:t>V</w:t>
      </w:r>
      <w:r w:rsidRPr="006F52FC">
        <w:rPr>
          <w:b/>
          <w:sz w:val="28"/>
          <w:vertAlign w:val="subscript"/>
        </w:rPr>
        <w:t>n</w:t>
      </w:r>
      <w:proofErr w:type="spellEnd"/>
      <w:r>
        <w:rPr>
          <w:b/>
          <w:sz w:val="28"/>
          <w:vertAlign w:val="subscript"/>
        </w:rPr>
        <w:t xml:space="preserve">.  </w:t>
      </w:r>
    </w:p>
    <w:p w:rsidR="00EA0594" w:rsidRDefault="00EA0594" w:rsidP="00EA0594">
      <w:r w:rsidRPr="006F52FC">
        <w:t xml:space="preserve">Los escalares </w:t>
      </w:r>
      <w:r w:rsidRPr="00A84BDB">
        <w:rPr>
          <w:b/>
          <w:sz w:val="32"/>
          <w:szCs w:val="32"/>
        </w:rPr>
        <w:t>a</w:t>
      </w:r>
      <w:r w:rsidRPr="00A84BDB">
        <w:rPr>
          <w:b/>
          <w:sz w:val="32"/>
          <w:szCs w:val="32"/>
          <w:vertAlign w:val="subscript"/>
        </w:rPr>
        <w:t>1</w:t>
      </w:r>
      <w:r w:rsidRPr="00A84BDB">
        <w:rPr>
          <w:b/>
          <w:sz w:val="32"/>
          <w:szCs w:val="32"/>
        </w:rPr>
        <w:t>, a</w:t>
      </w:r>
      <w:r w:rsidRPr="00A84BDB">
        <w:rPr>
          <w:b/>
          <w:sz w:val="32"/>
          <w:szCs w:val="32"/>
          <w:vertAlign w:val="subscript"/>
        </w:rPr>
        <w:t>2</w:t>
      </w:r>
      <w:proofErr w:type="gramStart"/>
      <w:r w:rsidRPr="00A84BDB">
        <w:rPr>
          <w:b/>
          <w:sz w:val="32"/>
          <w:szCs w:val="32"/>
        </w:rPr>
        <w:t>, …</w:t>
      </w:r>
      <w:proofErr w:type="gramEnd"/>
      <w:r w:rsidRPr="00A84BDB">
        <w:rPr>
          <w:b/>
          <w:sz w:val="32"/>
          <w:szCs w:val="32"/>
        </w:rPr>
        <w:t xml:space="preserve">, </w:t>
      </w:r>
      <w:proofErr w:type="spellStart"/>
      <w:r w:rsidRPr="00A84BDB">
        <w:rPr>
          <w:b/>
          <w:sz w:val="32"/>
          <w:szCs w:val="32"/>
        </w:rPr>
        <w:t>a</w:t>
      </w:r>
      <w:r w:rsidRPr="00A84BDB">
        <w:rPr>
          <w:b/>
          <w:sz w:val="32"/>
          <w:szCs w:val="32"/>
          <w:vertAlign w:val="subscript"/>
        </w:rPr>
        <w:t>n</w:t>
      </w:r>
      <w:proofErr w:type="spellEnd"/>
      <w:r w:rsidRPr="00A84BDB">
        <w:rPr>
          <w:b/>
          <w:sz w:val="32"/>
          <w:szCs w:val="32"/>
          <w:vertAlign w:val="subscript"/>
        </w:rPr>
        <w:t>.</w:t>
      </w:r>
      <w:r>
        <w:rPr>
          <w:b/>
          <w:sz w:val="28"/>
        </w:rPr>
        <w:t xml:space="preserve"> </w:t>
      </w:r>
      <w:r w:rsidRPr="006F52FC">
        <w:t>Se llaman</w:t>
      </w:r>
      <w:r>
        <w:t xml:space="preserve"> coeficientes de </w:t>
      </w:r>
      <w:r w:rsidRPr="00A84BDB">
        <w:rPr>
          <w:b/>
        </w:rPr>
        <w:t>combinación lineal</w:t>
      </w:r>
      <w:r w:rsidRPr="006F52FC">
        <w:t>.</w:t>
      </w:r>
    </w:p>
    <w:p w:rsidR="00EA0594" w:rsidRPr="00B238F7" w:rsidRDefault="00EA0594" w:rsidP="00EA0594">
      <w:r>
        <w:t>Dependiendo de los valores que tomen los coeficientes de la combinación lineal, determinará que el vector resultante esté dentro de la combinación lineal. La forma de solucionar para cada valor de los coeficientes se hace con una resolución de un sistema de ecuaciones formado con los componentes de los vectores conocidos, o con una serie de sumas y restas de productos cruz entre ellos</w:t>
      </w:r>
      <w:r w:rsidRPr="00A84BDB">
        <w:rPr>
          <w:b/>
          <w:sz w:val="28"/>
        </w:rPr>
        <w:t xml:space="preserve"> V, V</w:t>
      </w:r>
      <w:r w:rsidRPr="00A84BDB">
        <w:rPr>
          <w:b/>
          <w:sz w:val="28"/>
          <w:vertAlign w:val="subscript"/>
        </w:rPr>
        <w:t>1</w:t>
      </w:r>
      <w:r w:rsidRPr="00A84BDB">
        <w:rPr>
          <w:b/>
          <w:sz w:val="28"/>
        </w:rPr>
        <w:t>, V</w:t>
      </w:r>
      <w:r w:rsidRPr="00A84BDB">
        <w:rPr>
          <w:b/>
          <w:sz w:val="28"/>
          <w:vertAlign w:val="subscript"/>
        </w:rPr>
        <w:t>2</w:t>
      </w:r>
      <w:proofErr w:type="gramStart"/>
      <w:r w:rsidRPr="00A84BDB">
        <w:rPr>
          <w:b/>
          <w:sz w:val="28"/>
        </w:rPr>
        <w:t>, ….</w:t>
      </w:r>
      <w:proofErr w:type="gramEnd"/>
      <w:r w:rsidRPr="00A84BDB">
        <w:rPr>
          <w:b/>
          <w:sz w:val="28"/>
        </w:rPr>
        <w:t xml:space="preserve"> </w:t>
      </w:r>
      <w:proofErr w:type="spellStart"/>
      <w:r w:rsidRPr="00A84BDB">
        <w:rPr>
          <w:b/>
          <w:sz w:val="28"/>
        </w:rPr>
        <w:t>V</w:t>
      </w:r>
      <w:r w:rsidRPr="00A84BDB">
        <w:rPr>
          <w:b/>
          <w:sz w:val="28"/>
          <w:vertAlign w:val="subscript"/>
        </w:rPr>
        <w:t>n</w:t>
      </w:r>
      <w:proofErr w:type="spellEnd"/>
      <w:r>
        <w:rPr>
          <w:b/>
          <w:sz w:val="28"/>
          <w:vertAlign w:val="subscript"/>
        </w:rPr>
        <w:t xml:space="preserve">. </w:t>
      </w:r>
      <w:r>
        <w:t xml:space="preserve">si los coeficientes son mayores que cero, se dice que </w:t>
      </w:r>
      <w:r>
        <w:rPr>
          <w:b/>
        </w:rPr>
        <w:t xml:space="preserve">V </w:t>
      </w:r>
      <w:r>
        <w:t>es una combinación lineal de los vectores.</w:t>
      </w:r>
    </w:p>
    <w:p w:rsidR="00EA0594" w:rsidRDefault="00EA0594" w:rsidP="00EA0594">
      <w:r w:rsidRPr="001B7798">
        <w:t>Para esto consider</w:t>
      </w:r>
      <w:r>
        <w:t>emos un ángulo con un vértice V</w:t>
      </w:r>
      <w:r>
        <w:rPr>
          <w:vertAlign w:val="subscript"/>
        </w:rPr>
        <w:t>0</w:t>
      </w:r>
      <w:r w:rsidRPr="001B7798">
        <w:t>, como se</w:t>
      </w:r>
      <w:r>
        <w:t xml:space="preserve"> muestra en la figura que sigue.</w:t>
      </w:r>
    </w:p>
    <w:p w:rsidR="00D85B6E" w:rsidRDefault="00D85B6E" w:rsidP="00D85B6E">
      <w:pPr>
        <w:keepNext/>
      </w:pPr>
      <w:r>
        <w:rPr>
          <w:noProof/>
          <w:lang w:eastAsia="es-MX"/>
        </w:rPr>
        <mc:AlternateContent>
          <mc:Choice Requires="wpc">
            <w:drawing>
              <wp:inline distT="0" distB="0" distL="0" distR="0" wp14:anchorId="353E7E58" wp14:editId="3981BA01">
                <wp:extent cx="5830784" cy="2244437"/>
                <wp:effectExtent l="0" t="38100" r="0" b="0"/>
                <wp:docPr id="52" name="Lienzo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4" name="16 Grupo"/>
                        <wpg:cNvGrpSpPr>
                          <a:grpSpLocks/>
                        </wpg:cNvGrpSpPr>
                        <wpg:grpSpPr>
                          <a:xfrm>
                            <a:off x="1319983" y="12"/>
                            <a:ext cx="2867025" cy="2122759"/>
                            <a:chOff x="0" y="0"/>
                            <a:chExt cx="2867025" cy="1943100"/>
                          </a:xfrm>
                        </wpg:grpSpPr>
                        <wpg:grpSp>
                          <wpg:cNvPr id="55" name="15 Grupo"/>
                          <wpg:cNvGrpSpPr/>
                          <wpg:grpSpPr>
                            <a:xfrm>
                              <a:off x="0" y="0"/>
                              <a:ext cx="2867025" cy="1943100"/>
                              <a:chOff x="0" y="0"/>
                              <a:chExt cx="2867025" cy="1943100"/>
                            </a:xfrm>
                          </wpg:grpSpPr>
                          <wps:wsp>
                            <wps:cNvPr id="57" name="Cuadro de texto 2"/>
                            <wps:cNvSpPr txBox="1">
                              <a:spLocks noChangeArrowheads="1"/>
                            </wps:cNvSpPr>
                            <wps:spPr bwMode="auto">
                              <a:xfrm>
                                <a:off x="647700" y="457200"/>
                                <a:ext cx="561975" cy="381000"/>
                              </a:xfrm>
                              <a:prstGeom prst="rect">
                                <a:avLst/>
                              </a:prstGeom>
                              <a:solidFill>
                                <a:srgbClr val="FFFFFF"/>
                              </a:solidFill>
                              <a:ln w="9525">
                                <a:noFill/>
                                <a:miter lim="800000"/>
                                <a:headEnd/>
                                <a:tailEnd/>
                              </a:ln>
                            </wps:spPr>
                            <wps:txbx>
                              <w:txbxContent>
                                <w:p w:rsidR="00905B1A" w:rsidRDefault="00905B1A" w:rsidP="00D85B6E">
                                  <w:pPr>
                                    <w:pStyle w:val="NormalWeb"/>
                                    <w:spacing w:before="120" w:beforeAutospacing="0" w:after="120" w:afterAutospacing="0"/>
                                  </w:pPr>
                                  <w:r>
                                    <w:rPr>
                                      <w:rFonts w:cs="Calibri"/>
                                      <w:b/>
                                      <w:bCs/>
                                    </w:rPr>
                                    <w:t>V</w:t>
                                  </w:r>
                                  <w:r>
                                    <w:rPr>
                                      <w:rFonts w:cs="Calibri"/>
                                      <w:b/>
                                      <w:bCs/>
                                      <w:position w:val="-6"/>
                                      <w:vertAlign w:val="subscript"/>
                                    </w:rPr>
                                    <w:t>1</w:t>
                                  </w:r>
                                </w:p>
                              </w:txbxContent>
                            </wps:txbx>
                            <wps:bodyPr rot="0" vert="horz" wrap="square" lIns="91440" tIns="45720" rIns="91440" bIns="45720" anchor="t" anchorCtr="0">
                              <a:noAutofit/>
                            </wps:bodyPr>
                          </wps:wsp>
                          <wpg:grpSp>
                            <wpg:cNvPr id="58" name="8 Grupo"/>
                            <wpg:cNvGrpSpPr/>
                            <wpg:grpSpPr>
                              <a:xfrm>
                                <a:off x="0" y="0"/>
                                <a:ext cx="2867025" cy="1943100"/>
                                <a:chOff x="0" y="0"/>
                                <a:chExt cx="2867025" cy="1943100"/>
                              </a:xfrm>
                            </wpg:grpSpPr>
                            <wpg:grpSp>
                              <wpg:cNvPr id="59" name="7 Grupo"/>
                              <wpg:cNvGrpSpPr/>
                              <wpg:grpSpPr>
                                <a:xfrm>
                                  <a:off x="438150" y="0"/>
                                  <a:ext cx="2428875" cy="1943100"/>
                                  <a:chOff x="438150" y="0"/>
                                  <a:chExt cx="2428875" cy="1943100"/>
                                </a:xfrm>
                              </wpg:grpSpPr>
                              <wps:wsp>
                                <wps:cNvPr id="61" name="Cuadro de texto 2"/>
                                <wps:cNvSpPr txBox="1">
                                  <a:spLocks noChangeArrowheads="1"/>
                                </wps:cNvSpPr>
                                <wps:spPr bwMode="auto">
                                  <a:xfrm>
                                    <a:off x="1609725" y="1581150"/>
                                    <a:ext cx="514350" cy="361950"/>
                                  </a:xfrm>
                                  <a:prstGeom prst="rect">
                                    <a:avLst/>
                                  </a:prstGeom>
                                  <a:solidFill>
                                    <a:srgbClr val="FFFFFF"/>
                                  </a:solidFill>
                                  <a:ln w="9525">
                                    <a:noFill/>
                                    <a:miter lim="800000"/>
                                    <a:headEnd/>
                                    <a:tailEnd/>
                                  </a:ln>
                                </wps:spPr>
                                <wps:txbx>
                                  <w:txbxContent>
                                    <w:p w:rsidR="00905B1A" w:rsidRDefault="00905B1A" w:rsidP="00D85B6E">
                                      <w:pPr>
                                        <w:pStyle w:val="NormalWeb"/>
                                        <w:spacing w:before="120" w:beforeAutospacing="0" w:after="120" w:afterAutospacing="0"/>
                                      </w:pPr>
                                      <w:r>
                                        <w:rPr>
                                          <w:rFonts w:cs="Calibri"/>
                                          <w:b/>
                                          <w:bCs/>
                                        </w:rPr>
                                        <w:t>V</w:t>
                                      </w:r>
                                      <w:r>
                                        <w:rPr>
                                          <w:rFonts w:cs="Calibri"/>
                                          <w:b/>
                                          <w:bCs/>
                                          <w:position w:val="-6"/>
                                          <w:vertAlign w:val="subscript"/>
                                        </w:rPr>
                                        <w:t>2</w:t>
                                      </w:r>
                                    </w:p>
                                  </w:txbxContent>
                                </wps:txbx>
                                <wps:bodyPr rot="0" vert="horz" wrap="square" lIns="91440" tIns="45720" rIns="91440" bIns="45720" anchor="t" anchorCtr="0">
                                  <a:noAutofit/>
                                </wps:bodyPr>
                              </wps:wsp>
                              <wps:wsp>
                                <wps:cNvPr id="62" name="1 Triángulo isósceles"/>
                                <wps:cNvSpPr/>
                                <wps:spPr>
                                  <a:xfrm>
                                    <a:off x="438150" y="0"/>
                                    <a:ext cx="2428875" cy="1571625"/>
                                  </a:xfrm>
                                  <a:prstGeom prst="triangl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905B1A" w:rsidRDefault="00905B1A" w:rsidP="00D85B6E">
                                      <w:pPr>
                                        <w:pStyle w:val="NormalWeb"/>
                                        <w:spacing w:before="120" w:beforeAutospacing="0" w:after="120" w:afterAutospacing="0"/>
                                        <w:jc w:val="center"/>
                                      </w:pPr>
                                      <w:r>
                                        <w:rPr>
                                          <w:rFonts w:cs="Calibri"/>
                                          <w:b/>
                                          <w:bCs/>
                                        </w:rPr>
                                        <w:t xml:space="preserve">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60" name="Cuadro de texto 2"/>
                              <wps:cNvSpPr txBox="1">
                                <a:spLocks noChangeArrowheads="1"/>
                              </wps:cNvSpPr>
                              <wps:spPr bwMode="auto">
                                <a:xfrm>
                                  <a:off x="0" y="1476375"/>
                                  <a:ext cx="438150" cy="390525"/>
                                </a:xfrm>
                                <a:prstGeom prst="rect">
                                  <a:avLst/>
                                </a:prstGeom>
                                <a:solidFill>
                                  <a:srgbClr val="FFFFFF"/>
                                </a:solidFill>
                                <a:ln w="9525">
                                  <a:noFill/>
                                  <a:miter lim="800000"/>
                                  <a:headEnd/>
                                  <a:tailEnd/>
                                </a:ln>
                              </wps:spPr>
                              <wps:txbx>
                                <w:txbxContent>
                                  <w:p w:rsidR="00905B1A" w:rsidRDefault="00905B1A" w:rsidP="00D85B6E">
                                    <w:pPr>
                                      <w:pStyle w:val="NormalWeb"/>
                                      <w:spacing w:before="120" w:beforeAutospacing="0" w:after="120" w:afterAutospacing="0"/>
                                    </w:pPr>
                                    <w:r>
                                      <w:rPr>
                                        <w:rFonts w:cs="Calibri"/>
                                        <w:b/>
                                        <w:bCs/>
                                      </w:rPr>
                                      <w:t>V</w:t>
                                    </w:r>
                                    <w:r>
                                      <w:rPr>
                                        <w:rFonts w:cs="Calibri"/>
                                        <w:b/>
                                        <w:bCs/>
                                        <w:position w:val="-6"/>
                                        <w:vertAlign w:val="subscript"/>
                                      </w:rPr>
                                      <w:t>0</w:t>
                                    </w:r>
                                  </w:p>
                                </w:txbxContent>
                              </wps:txbx>
                              <wps:bodyPr rot="0" vert="horz" wrap="square" lIns="91440" tIns="45720" rIns="91440" bIns="45720" anchor="t" anchorCtr="0">
                                <a:noAutofit/>
                              </wps:bodyPr>
                            </wps:wsp>
                          </wpg:grpSp>
                        </wpg:grpSp>
                        <wps:wsp>
                          <wps:cNvPr id="56" name="6 Anillo"/>
                          <wps:cNvSpPr/>
                          <wps:spPr>
                            <a:xfrm>
                              <a:off x="1466850" y="1114425"/>
                              <a:ext cx="47625" cy="47625"/>
                            </a:xfrm>
                            <a:prstGeom prst="donut">
                              <a:avLst/>
                            </a:prstGeom>
                            <a:solidFill>
                              <a:sysClr val="windowText" lastClr="000000"/>
                            </a:solidFill>
                            <a:ln w="25400" cap="flat" cmpd="sng" algn="ctr">
                              <a:solidFill>
                                <a:sysClr val="windowText" lastClr="000000">
                                  <a:shade val="50000"/>
                                </a:sysClr>
                              </a:solidFill>
                              <a:prstDash val="solid"/>
                            </a:ln>
                            <a:effectLst/>
                          </wps:spPr>
                          <wps:txbx>
                            <w:txbxContent>
                              <w:p w:rsidR="00905B1A" w:rsidRDefault="00905B1A" w:rsidP="00D85B6E"/>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Lienzo 52" o:spid="_x0000_s1057" editas="canvas" style="width:459.1pt;height:176.75pt;mso-position-horizontal-relative:char;mso-position-vertical-relative:line" coordsize="58305,2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">
                <v:shape id="_x0000_s1058" type="#_x0000_t75" style="position:absolute;width:58305;height:22440;visibility:visible;mso-wrap-style:square">
                  <v:fill o:detectmouseclick="t"/>
                  <v:path o:connecttype="none"/>
                </v:shape>
                <v:group id="16 Grupo" o:spid="_x0000_s1059" style="position:absolute;left:13199;width:28671;height:21227" coordsize="28670,19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group id="15 Grupo" o:spid="_x0000_s1060" style="position:absolute;width:28670;height:19431" coordsize="28670,19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Cuadro de texto 2" o:spid="_x0000_s1061" type="#_x0000_t202" style="position:absolute;left:6477;top:4572;width:5619;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aycQA&#10;AADbAAAADwAAAGRycy9kb3ducmV2LnhtbESPzWrDMBCE74G+g9hCL6GRU+K4dS2bNJDia9I8wMZa&#10;/1BrZSw1dt4+KhR6HGbmGyYrZtOLK42us6xgvYpAEFdWd9woOH8dnl9BOI+ssbdMCm7koMgfFhmm&#10;2k58pOvJNyJA2KWooPV+SKV0VUsG3coOxMGr7WjQBzk2Uo84Bbjp5UsUbaXBjsNCiwPtW6q+Tz9G&#10;QV1Oy/htunz6c3LcbD+wSy72ptTT47x7B+Fp9v/hv3apFcQJ/H4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i2snEAAAA2wAAAA8AAAAAAAAAAAAAAAAAmAIAAGRycy9k&#10;b3ducmV2LnhtbFBLBQYAAAAABAAEAPUAAACJAwAAAAA=&#10;" stroked="f">
                      <v:textbox>
                        <w:txbxContent>
                          <w:p w:rsidR="00905B1A" w:rsidRDefault="00905B1A" w:rsidP="00D85B6E">
                            <w:pPr>
                              <w:pStyle w:val="NormalWeb"/>
                              <w:spacing w:before="120" w:beforeAutospacing="0" w:after="120" w:afterAutospacing="0"/>
                            </w:pPr>
                            <w:r>
                              <w:rPr>
                                <w:rFonts w:cs="Calibri"/>
                                <w:b/>
                                <w:bCs/>
                              </w:rPr>
                              <w:t>V</w:t>
                            </w:r>
                            <w:r>
                              <w:rPr>
                                <w:rFonts w:cs="Calibri"/>
                                <w:b/>
                                <w:bCs/>
                                <w:position w:val="-6"/>
                                <w:vertAlign w:val="subscript"/>
                              </w:rPr>
                              <w:t>1</w:t>
                            </w:r>
                          </w:p>
                        </w:txbxContent>
                      </v:textbox>
                    </v:shape>
                    <v:group id="8 Grupo" o:spid="_x0000_s1062" style="position:absolute;width:28670;height:19431" coordsize="28670,19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group id="7 Grupo" o:spid="_x0000_s1063" style="position:absolute;left:4381;width:24289;height:19431" coordorigin="4381" coordsize="24288,19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Cuadro de texto 2" o:spid="_x0000_s1064" type="#_x0000_t202" style="position:absolute;left:16097;top:15811;width:5143;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stm8MA&#10;AADbAAAADwAAAGRycy9kb3ducmV2LnhtbESP0WrCQBRE34X+w3ILfZG6UWxsUzdBC0petX7ANXtN&#10;QrN3Q3Y1yd+7gtDHYWbOMOtsMI24UedqywrmswgEcWF1zaWC0+/u/ROE88gaG8ukYCQHWfoyWWOi&#10;bc8Huh19KQKEXYIKKu/bREpXVGTQzWxLHLyL7Qz6ILtS6g77ADeNXERRLA3WHBYqbOmnouLveDUK&#10;Lnk//fjqz3t/Wh2W8Rbr1dmOSr29DptvEJ4G/x9+tnOtIJ7D40v4AT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stm8MAAADbAAAADwAAAAAAAAAAAAAAAACYAgAAZHJzL2Rv&#10;d25yZXYueG1sUEsFBgAAAAAEAAQA9QAAAIgDAAAAAA==&#10;" stroked="f">
                          <v:textbox>
                            <w:txbxContent>
                              <w:p w:rsidR="00905B1A" w:rsidRDefault="00905B1A" w:rsidP="00D85B6E">
                                <w:pPr>
                                  <w:pStyle w:val="NormalWeb"/>
                                  <w:spacing w:before="120" w:beforeAutospacing="0" w:after="120" w:afterAutospacing="0"/>
                                </w:pPr>
                                <w:r>
                                  <w:rPr>
                                    <w:rFonts w:cs="Calibri"/>
                                    <w:b/>
                                    <w:bCs/>
                                  </w:rPr>
                                  <w:t>V</w:t>
                                </w:r>
                                <w:r>
                                  <w:rPr>
                                    <w:rFonts w:cs="Calibri"/>
                                    <w:b/>
                                    <w:bCs/>
                                    <w:position w:val="-6"/>
                                    <w:vertAlign w:val="subscript"/>
                                  </w:rPr>
                                  <w:t>2</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 Triángulo isósceles" o:spid="_x0000_s1065" type="#_x0000_t5" style="position:absolute;left:4381;width:24289;height:15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AyysQA&#10;AADbAAAADwAAAGRycy9kb3ducmV2LnhtbESPQWuDQBSE74X+h+UVemvWepBgsglRmthAPSTtD3i4&#10;Lyp131p3o/bfdwuBHIeZ+YZZb2fTiZEG11pW8LqIQBBXVrdcK/j63L8sQTiPrLGzTAp+ycF28/iw&#10;xlTbiU80nn0tAoRdigoa7/tUSlc1ZNAtbE8cvIsdDPogh1rqAacAN52MoyiRBlsOCw32lDdUfZ+v&#10;RkFMh+PPoch8lr/N+UeSlZkrSqWen+bdCoSn2d/Dt/a7VpDE8P8l/A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gMsrEAAAA2w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905B1A" w:rsidRDefault="00905B1A" w:rsidP="00D85B6E">
                                <w:pPr>
                                  <w:pStyle w:val="NormalWeb"/>
                                  <w:spacing w:before="120" w:beforeAutospacing="0" w:after="120" w:afterAutospacing="0"/>
                                  <w:jc w:val="center"/>
                                </w:pPr>
                                <w:r>
                                  <w:rPr>
                                    <w:rFonts w:cs="Calibri"/>
                                    <w:b/>
                                    <w:bCs/>
                                  </w:rPr>
                                  <w:t xml:space="preserve">   V</w:t>
                                </w:r>
                              </w:p>
                            </w:txbxContent>
                          </v:textbox>
                        </v:shape>
                      </v:group>
                      <v:shape id="Cuadro de texto 2" o:spid="_x0000_s1066" type="#_x0000_t202" style="position:absolute;top:14763;width:438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eIAL8A&#10;AADbAAAADwAAAGRycy9kb3ducmV2LnhtbERPy4rCMBTdD8w/hDswm8GmDmPVahQVRtxW/YBrc/vA&#10;5qY00da/NwvB5eG8l+vBNOJOnastKxhHMQji3OqaSwXn0/9oBsJ5ZI2NZVLwIAfr1efHElNte87o&#10;fvSlCCHsUlRQed+mUrq8IoMusi1x4ArbGfQBdqXUHfYh3DTyN44TabDm0FBhS7uK8uvxZhQUh/5n&#10;Mu8ve3+eZn/JFuvpxT6U+v4aNgsQngb/Fr/cB60gCev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Z4gAvwAAANsAAAAPAAAAAAAAAAAAAAAAAJgCAABkcnMvZG93bnJl&#10;di54bWxQSwUGAAAAAAQABAD1AAAAhAMAAAAA&#10;" stroked="f">
                        <v:textbox>
                          <w:txbxContent>
                            <w:p w:rsidR="00905B1A" w:rsidRDefault="00905B1A" w:rsidP="00D85B6E">
                              <w:pPr>
                                <w:pStyle w:val="NormalWeb"/>
                                <w:spacing w:before="120" w:beforeAutospacing="0" w:after="120" w:afterAutospacing="0"/>
                              </w:pPr>
                              <w:r>
                                <w:rPr>
                                  <w:rFonts w:cs="Calibri"/>
                                  <w:b/>
                                  <w:bCs/>
                                </w:rPr>
                                <w:t>V</w:t>
                              </w:r>
                              <w:r>
                                <w:rPr>
                                  <w:rFonts w:cs="Calibri"/>
                                  <w:b/>
                                  <w:bCs/>
                                  <w:position w:val="-6"/>
                                  <w:vertAlign w:val="subscript"/>
                                </w:rPr>
                                <w:t>0</w:t>
                              </w:r>
                            </w:p>
                          </w:txbxContent>
                        </v:textbox>
                      </v:shape>
                    </v:group>
                  </v:group>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6 Anillo" o:spid="_x0000_s1067" type="#_x0000_t23" style="position:absolute;left:14668;top:11144;width:476;height: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oAs8QA&#10;AADbAAAADwAAAGRycy9kb3ducmV2LnhtbESPT2vCQBTE7wW/w/IK3upGoaGNrlIjBdEe6r/7a/aZ&#10;Dc2+Ddk1xm/vCoUeh5n5DTNb9LYWHbW+cqxgPEpAEBdOV1wqOB4+X95A+ICssXZMCm7kYTEfPM0w&#10;0+7KO+r2oRQRwj5DBSaEJpPSF4Ys+pFriKN3dq3FEGVbSt3iNcJtLSdJkkqLFccFgw3lhorf/cUq&#10;yHfv+Wb19X0ab9Ol+zFnuTWXTqnhc/8xBRGoD//hv/ZaK3hN4fEl/g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6ALPEAAAA2wAAAA8AAAAAAAAAAAAAAAAAmAIAAGRycy9k&#10;b3ducmV2LnhtbFBLBQYAAAAABAAEAPUAAACJAwAAAAA=&#10;" fillcolor="windowText" strokeweight="2pt">
                    <v:textbox>
                      <w:txbxContent>
                        <w:p w:rsidR="00905B1A" w:rsidRDefault="00905B1A" w:rsidP="00D85B6E"/>
                      </w:txbxContent>
                    </v:textbox>
                  </v:shape>
                </v:group>
                <w10:anchorlock/>
              </v:group>
            </w:pict>
          </mc:Fallback>
        </mc:AlternateContent>
      </w:r>
    </w:p>
    <w:p w:rsidR="00D85B6E" w:rsidRDefault="00D85B6E" w:rsidP="00D85B6E">
      <w:pPr>
        <w:pStyle w:val="Epgrafe"/>
        <w:jc w:val="center"/>
      </w:pPr>
      <w:r>
        <w:t xml:space="preserve">Figura </w:t>
      </w:r>
      <w:fldSimple w:instr=" STYLEREF 1 \s ">
        <w:r w:rsidR="00CB6236">
          <w:rPr>
            <w:noProof/>
          </w:rPr>
          <w:t>1</w:t>
        </w:r>
      </w:fldSimple>
      <w:r w:rsidR="000542C8">
        <w:t>.</w:t>
      </w:r>
      <w:fldSimple w:instr=" SEQ Figura \* ARABIC \s 1 ">
        <w:r w:rsidR="00CB6236">
          <w:rPr>
            <w:noProof/>
          </w:rPr>
          <w:t>11</w:t>
        </w:r>
      </w:fldSimple>
      <w:r>
        <w:t xml:space="preserve"> Triangulo imaginario</w:t>
      </w:r>
    </w:p>
    <w:p w:rsidR="00EA0594" w:rsidRDefault="00EA0594" w:rsidP="00D85B6E">
      <w:r w:rsidRPr="00E26852">
        <w:lastRenderedPageBreak/>
        <w:t xml:space="preserve">En esta figura, los vectores  </w:t>
      </w:r>
      <w:r>
        <w:t>V</w:t>
      </w:r>
      <w:r>
        <w:rPr>
          <w:vertAlign w:val="subscript"/>
        </w:rPr>
        <w:t>1</w:t>
      </w:r>
      <w:r>
        <w:t xml:space="preserve">   y   V</w:t>
      </w:r>
      <w:r>
        <w:rPr>
          <w:vertAlign w:val="subscript"/>
        </w:rPr>
        <w:t>2</w:t>
      </w:r>
      <w:r w:rsidRPr="00E26852">
        <w:t xml:space="preserve">  son los ra</w:t>
      </w:r>
      <w:r w:rsidR="00145A97">
        <w:t>yos del ángulo con vértice en v0. Ahora tomamos un punto v</w:t>
      </w:r>
      <w:r w:rsidRPr="00E26852">
        <w:t xml:space="preserve"> y lo expresamos como</w:t>
      </w:r>
      <w:r>
        <w:t>:</w:t>
      </w:r>
    </w:p>
    <w:p w:rsidR="004142B4" w:rsidRDefault="00EA0594" w:rsidP="004142B4">
      <w:pPr>
        <w:keepNext/>
        <w:tabs>
          <w:tab w:val="left" w:pos="1095"/>
        </w:tabs>
      </w:pPr>
      <m:oMathPara>
        <m:oMath>
          <m:r>
            <w:rPr>
              <w:rFonts w:ascii="Cambria Math" w:hAnsi="Cambria Math"/>
              <w:color w:val="000000"/>
              <w:sz w:val="28"/>
              <w:szCs w:val="27"/>
              <w:shd w:val="clear" w:color="auto" w:fill="FFFFFF"/>
            </w:rPr>
            <m:t>V</m:t>
          </m:r>
          <m:r>
            <m:rPr>
              <m:sty m:val="p"/>
            </m:rPr>
            <w:rPr>
              <w:rFonts w:ascii="Cambria Math" w:hAnsi="Cambria Math"/>
              <w:color w:val="000000"/>
              <w:sz w:val="28"/>
              <w:szCs w:val="27"/>
              <w:shd w:val="clear" w:color="auto" w:fill="FFFFFF"/>
            </w:rPr>
            <m:t> = </m:t>
          </m:r>
          <m:sSub>
            <m:sSubPr>
              <m:ctrlPr>
                <w:rPr>
                  <w:rFonts w:ascii="Cambria Math" w:hAnsi="Cambria Math"/>
                  <w:color w:val="000000"/>
                  <w:sz w:val="22"/>
                  <w:shd w:val="clear" w:color="auto" w:fill="FFFFFF"/>
                  <w:vertAlign w:val="subscript"/>
                </w:rPr>
              </m:ctrlPr>
            </m:sSubPr>
            <m:e>
              <m:r>
                <w:rPr>
                  <w:rFonts w:ascii="Cambria Math" w:hAnsi="Cambria Math"/>
                  <w:color w:val="000000"/>
                  <w:sz w:val="22"/>
                  <w:shd w:val="clear" w:color="auto" w:fill="FFFFFF"/>
                  <w:vertAlign w:val="subscript"/>
                </w:rPr>
                <m:t>V</m:t>
              </m:r>
            </m:e>
            <m:sub>
              <m:r>
                <w:rPr>
                  <w:rFonts w:ascii="Cambria Math" w:hAnsi="Cambria Math"/>
                  <w:color w:val="000000"/>
                  <w:sz w:val="22"/>
                  <w:shd w:val="clear" w:color="auto" w:fill="FFFFFF"/>
                  <w:vertAlign w:val="subscript"/>
                </w:rPr>
                <m:t>0</m:t>
              </m:r>
            </m:sub>
          </m:sSub>
          <m:r>
            <m:rPr>
              <m:sty m:val="p"/>
            </m:rPr>
            <w:rPr>
              <w:rFonts w:ascii="Cambria Math" w:hAnsi="Cambria Math"/>
              <w:color w:val="000000"/>
              <w:sz w:val="28"/>
              <w:szCs w:val="27"/>
              <w:shd w:val="clear" w:color="auto" w:fill="FFFFFF"/>
            </w:rPr>
            <m:t> + </m:t>
          </m:r>
          <m:sSub>
            <m:sSubPr>
              <m:ctrlPr>
                <w:rPr>
                  <w:rFonts w:ascii="Cambria Math" w:hAnsi="Cambria Math"/>
                  <w:i/>
                  <w:iCs/>
                  <w:color w:val="000000"/>
                  <w:sz w:val="28"/>
                  <w:szCs w:val="27"/>
                  <w:shd w:val="clear" w:color="auto" w:fill="FFFFFF"/>
                </w:rPr>
              </m:ctrlPr>
            </m:sSubPr>
            <m:e>
              <m:r>
                <w:rPr>
                  <w:rFonts w:ascii="Cambria Math" w:hAnsi="Cambria Math"/>
                  <w:color w:val="000000"/>
                  <w:sz w:val="28"/>
                  <w:szCs w:val="27"/>
                  <w:shd w:val="clear" w:color="auto" w:fill="FFFFFF"/>
                </w:rPr>
                <m:t>a</m:t>
              </m:r>
            </m:e>
            <m:sub>
              <m:r>
                <w:rPr>
                  <w:rFonts w:ascii="Cambria Math" w:hAnsi="Cambria Math"/>
                  <w:color w:val="000000"/>
                  <w:sz w:val="28"/>
                  <w:szCs w:val="27"/>
                  <w:shd w:val="clear" w:color="auto" w:fill="FFFFFF"/>
                </w:rPr>
                <m:t>1</m:t>
              </m:r>
            </m:sub>
          </m:sSub>
          <m:sSub>
            <m:sSubPr>
              <m:ctrlPr>
                <w:rPr>
                  <w:rFonts w:ascii="Cambria Math" w:hAnsi="Cambria Math"/>
                  <w:color w:val="000000"/>
                  <w:sz w:val="28"/>
                  <w:szCs w:val="27"/>
                  <w:shd w:val="clear" w:color="auto" w:fill="FFFFFF"/>
                </w:rPr>
              </m:ctrlPr>
            </m:sSubPr>
            <m:e>
              <m:r>
                <w:rPr>
                  <w:rFonts w:ascii="Cambria Math" w:hAnsi="Cambria Math"/>
                  <w:color w:val="000000"/>
                  <w:sz w:val="28"/>
                  <w:szCs w:val="27"/>
                  <w:shd w:val="clear" w:color="auto" w:fill="FFFFFF"/>
                </w:rPr>
                <m:t>V</m:t>
              </m:r>
            </m:e>
            <m:sub>
              <m:r>
                <w:rPr>
                  <w:rFonts w:ascii="Cambria Math" w:hAnsi="Cambria Math"/>
                  <w:color w:val="000000"/>
                  <w:sz w:val="28"/>
                  <w:szCs w:val="27"/>
                  <w:shd w:val="clear" w:color="auto" w:fill="FFFFFF"/>
                </w:rPr>
                <m:t>1</m:t>
              </m:r>
            </m:sub>
          </m:sSub>
          <m:r>
            <m:rPr>
              <m:sty m:val="p"/>
            </m:rPr>
            <w:rPr>
              <w:rFonts w:ascii="Cambria Math" w:hAnsi="Cambria Math"/>
              <w:color w:val="000000"/>
              <w:sz w:val="28"/>
              <w:szCs w:val="27"/>
              <w:shd w:val="clear" w:color="auto" w:fill="FFFFFF"/>
            </w:rPr>
            <m:t>+ </m:t>
          </m:r>
          <m:sSub>
            <m:sSubPr>
              <m:ctrlPr>
                <w:rPr>
                  <w:rFonts w:ascii="Cambria Math" w:hAnsi="Cambria Math"/>
                  <w:color w:val="000000"/>
                  <w:sz w:val="28"/>
                  <w:szCs w:val="27"/>
                  <w:shd w:val="clear" w:color="auto" w:fill="FFFFFF"/>
                </w:rPr>
              </m:ctrlPr>
            </m:sSubPr>
            <m:e>
              <m:r>
                <w:rPr>
                  <w:rFonts w:ascii="Cambria Math" w:hAnsi="Cambria Math"/>
                  <w:color w:val="000000"/>
                  <w:sz w:val="28"/>
                  <w:szCs w:val="27"/>
                  <w:shd w:val="clear" w:color="auto" w:fill="FFFFFF"/>
                </w:rPr>
                <m:t>a</m:t>
              </m:r>
            </m:e>
            <m:sub>
              <m:r>
                <w:rPr>
                  <w:rFonts w:ascii="Cambria Math" w:hAnsi="Cambria Math"/>
                  <w:color w:val="000000"/>
                  <w:sz w:val="28"/>
                  <w:szCs w:val="27"/>
                  <w:shd w:val="clear" w:color="auto" w:fill="FFFFFF"/>
                </w:rPr>
                <m:t>2</m:t>
              </m:r>
            </m:sub>
          </m:sSub>
          <m:sSub>
            <m:sSubPr>
              <m:ctrlPr>
                <w:rPr>
                  <w:rFonts w:ascii="Cambria Math" w:hAnsi="Cambria Math"/>
                  <w:i/>
                  <w:color w:val="000000"/>
                  <w:sz w:val="28"/>
                  <w:szCs w:val="27"/>
                  <w:shd w:val="clear" w:color="auto" w:fill="FFFFFF"/>
                </w:rPr>
              </m:ctrlPr>
            </m:sSubPr>
            <m:e>
              <m:r>
                <w:rPr>
                  <w:rFonts w:ascii="Cambria Math" w:hAnsi="Cambria Math"/>
                  <w:color w:val="000000"/>
                  <w:sz w:val="28"/>
                  <w:szCs w:val="27"/>
                  <w:shd w:val="clear" w:color="auto" w:fill="FFFFFF"/>
                </w:rPr>
                <m:t>V</m:t>
              </m:r>
            </m:e>
            <m:sub>
              <m:r>
                <w:rPr>
                  <w:rFonts w:ascii="Cambria Math" w:hAnsi="Cambria Math"/>
                  <w:color w:val="000000"/>
                  <w:sz w:val="28"/>
                  <w:szCs w:val="27"/>
                  <w:shd w:val="clear" w:color="auto" w:fill="FFFFFF"/>
                </w:rPr>
                <m:t>2</m:t>
              </m:r>
            </m:sub>
          </m:sSub>
        </m:oMath>
      </m:oMathPara>
    </w:p>
    <w:p w:rsidR="00EA0594" w:rsidRPr="004142B4" w:rsidRDefault="004142B4" w:rsidP="004142B4">
      <w:pPr>
        <w:pStyle w:val="Epgrafe"/>
        <w:jc w:val="center"/>
        <w:rPr>
          <w:sz w:val="36"/>
        </w:rPr>
      </w:pPr>
      <w:r>
        <w:t xml:space="preserve">Ecuación </w:t>
      </w:r>
      <w:fldSimple w:instr=" STYLEREF 1 \s ">
        <w:r w:rsidR="00CB6236">
          <w:rPr>
            <w:noProof/>
          </w:rPr>
          <w:t>1</w:t>
        </w:r>
      </w:fldSimple>
      <w:r>
        <w:t>.</w:t>
      </w:r>
      <w:fldSimple w:instr=" SEQ Ecuación \* ARABIC \s 1 ">
        <w:r w:rsidR="00CB6236">
          <w:rPr>
            <w:noProof/>
          </w:rPr>
          <w:t>2</w:t>
        </w:r>
      </w:fldSimple>
      <w:r>
        <w:t xml:space="preserve"> Tomando en cuenta el vértice V</w:t>
      </w:r>
      <w:r>
        <w:rPr>
          <w:vertAlign w:val="subscript"/>
        </w:rPr>
        <w:t>0</w:t>
      </w:r>
    </w:p>
    <w:p w:rsidR="00EA0594" w:rsidRDefault="00EA0594" w:rsidP="00EA0594">
      <w:pPr>
        <w:tabs>
          <w:tab w:val="left" w:pos="5325"/>
        </w:tabs>
      </w:pPr>
      <w:r>
        <w:t>Resolviendo para   a</w:t>
      </w:r>
      <w:r>
        <w:rPr>
          <w:vertAlign w:val="subscript"/>
        </w:rPr>
        <w:t>1</w:t>
      </w:r>
      <w:r w:rsidR="00145A97">
        <w:t xml:space="preserve">  y  </w:t>
      </w:r>
      <w:r>
        <w:t>a</w:t>
      </w:r>
      <w:r>
        <w:rPr>
          <w:vertAlign w:val="subscript"/>
        </w:rPr>
        <w:t xml:space="preserve">2 </w:t>
      </w:r>
      <w:r w:rsidRPr="00E26852">
        <w:t xml:space="preserve"> obtenemos</w:t>
      </w:r>
      <w:r w:rsidR="00937C5B">
        <w:t>:</w:t>
      </w:r>
    </w:p>
    <w:p w:rsidR="00BD300E" w:rsidRDefault="00905B1A" w:rsidP="00BD300E">
      <w:pPr>
        <w:keepNext/>
        <w:tabs>
          <w:tab w:val="left" w:pos="5325"/>
        </w:tabs>
      </w:pPr>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e>
            <m: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 xml:space="preserve">V </m:t>
                  </m:r>
                  <m:nary>
                    <m:naryPr>
                      <m:chr m:val="⨂"/>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e>
                  </m:nary>
                </m:num>
                <m:den>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den>
              </m:f>
            </m:sub>
          </m:sSub>
        </m:oMath>
      </m:oMathPara>
    </w:p>
    <w:p w:rsidR="00EA0594" w:rsidRPr="00C70792" w:rsidRDefault="00BD300E" w:rsidP="00BD300E">
      <w:pPr>
        <w:pStyle w:val="Epgrafe"/>
        <w:jc w:val="center"/>
        <w:rPr>
          <w:sz w:val="28"/>
          <w:szCs w:val="28"/>
        </w:rPr>
      </w:pPr>
      <w:r>
        <w:t xml:space="preserve">Ecuación </w:t>
      </w:r>
      <w:fldSimple w:instr=" STYLEREF 1 \s ">
        <w:r w:rsidR="00CB6236">
          <w:rPr>
            <w:noProof/>
          </w:rPr>
          <w:t>1</w:t>
        </w:r>
      </w:fldSimple>
      <w:r w:rsidR="004142B4">
        <w:t>.</w:t>
      </w:r>
      <w:fldSimple w:instr=" SEQ Ecuación \* ARABIC \s 1 ">
        <w:r w:rsidR="00CB6236">
          <w:rPr>
            <w:noProof/>
          </w:rPr>
          <w:t>3</w:t>
        </w:r>
      </w:fldSimple>
      <w:r>
        <w:t xml:space="preserve"> Para obtener el valor de a</w:t>
      </w:r>
      <w:r w:rsidRPr="00BD300E">
        <w:rPr>
          <w:vertAlign w:val="subscript"/>
        </w:rPr>
        <w:t>1</w:t>
      </w:r>
    </w:p>
    <w:p w:rsidR="00BD300E" w:rsidRDefault="00905B1A" w:rsidP="00BD300E">
      <w:pPr>
        <w:keepNext/>
      </w:pPr>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e>
            <m:sub>
              <m:r>
                <w:rPr>
                  <w:rFonts w:ascii="Cambria Math" w:hAnsi="Cambria Math"/>
                  <w:sz w:val="28"/>
                  <w:szCs w:val="28"/>
                </w:rPr>
                <m:t xml:space="preserve">= - </m:t>
              </m:r>
              <m:f>
                <m:fPr>
                  <m:ctrlPr>
                    <w:rPr>
                      <w:rFonts w:ascii="Cambria Math" w:hAnsi="Cambria Math"/>
                      <w:i/>
                      <w:sz w:val="28"/>
                      <w:szCs w:val="28"/>
                    </w:rPr>
                  </m:ctrlPr>
                </m:fPr>
                <m:num>
                  <m:r>
                    <w:rPr>
                      <w:rFonts w:ascii="Cambria Math" w:hAnsi="Cambria Math"/>
                      <w:sz w:val="28"/>
                      <w:szCs w:val="28"/>
                    </w:rPr>
                    <m:t xml:space="preserve">V </m:t>
                  </m:r>
                  <m:nary>
                    <m:naryPr>
                      <m:chr m:val="⨂"/>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e>
                  </m:nary>
                </m:num>
                <m:den>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den>
              </m:f>
            </m:sub>
          </m:sSub>
        </m:oMath>
      </m:oMathPara>
    </w:p>
    <w:p w:rsidR="00EA0594" w:rsidRPr="00C70792" w:rsidRDefault="00BD300E" w:rsidP="00BD300E">
      <w:pPr>
        <w:pStyle w:val="Epgrafe"/>
        <w:jc w:val="center"/>
        <w:rPr>
          <w:sz w:val="28"/>
          <w:szCs w:val="28"/>
        </w:rPr>
      </w:pPr>
      <w:r>
        <w:t xml:space="preserve">Ecuación </w:t>
      </w:r>
      <w:fldSimple w:instr=" STYLEREF 1 \s ">
        <w:r w:rsidR="00CB6236">
          <w:rPr>
            <w:noProof/>
          </w:rPr>
          <w:t>1</w:t>
        </w:r>
      </w:fldSimple>
      <w:r w:rsidR="004142B4">
        <w:t>.</w:t>
      </w:r>
      <w:fldSimple w:instr=" SEQ Ecuación \* ARABIC \s 1 ">
        <w:r w:rsidR="00CB6236">
          <w:rPr>
            <w:noProof/>
          </w:rPr>
          <w:t>4</w:t>
        </w:r>
      </w:fldSimple>
      <w:r>
        <w:t xml:space="preserve"> Obtener valor de a</w:t>
      </w:r>
      <w:r w:rsidRPr="00BD300E">
        <w:rPr>
          <w:vertAlign w:val="subscript"/>
        </w:rPr>
        <w:t>2</w:t>
      </w:r>
    </w:p>
    <w:p w:rsidR="00EA0594" w:rsidRDefault="00EA0594" w:rsidP="00EA0594">
      <w:r>
        <w:t xml:space="preserve">Dónde: </w:t>
      </w:r>
    </w:p>
    <w:p w:rsidR="00EA0594" w:rsidRDefault="00EA0594" w:rsidP="00EA0594">
      <w:r>
        <w:t>Sabemos que el producto cruz entre dos vectores de dos dimensiones es:</w:t>
      </w:r>
      <w:r>
        <w:tab/>
      </w:r>
    </w:p>
    <w:p w:rsidR="00937C5B" w:rsidRDefault="00EA0594" w:rsidP="00937C5B">
      <w:pPr>
        <w:keepNext/>
        <w:ind w:left="2832"/>
      </w:pPr>
      <w:r>
        <w:t xml:space="preserve"> </w:t>
      </w:r>
      <m:oMath>
        <m:r>
          <m:rPr>
            <m:sty m:val="bi"/>
          </m:rPr>
          <w:rPr>
            <w:rFonts w:ascii="Cambria Math" w:hAnsi="Cambria Math"/>
            <w:sz w:val="28"/>
          </w:rPr>
          <m:t xml:space="preserve">U </m:t>
        </m:r>
        <m:nary>
          <m:naryPr>
            <m:chr m:val="⨂"/>
            <m:subHide m:val="1"/>
            <m:supHide m:val="1"/>
            <m:ctrlPr>
              <w:rPr>
                <w:rFonts w:ascii="Cambria Math" w:hAnsi="Cambria Math"/>
                <w:b/>
                <w:i/>
                <w:sz w:val="28"/>
              </w:rPr>
            </m:ctrlPr>
          </m:naryPr>
          <m:sub/>
          <m:sup/>
          <m:e>
            <m:r>
              <m:rPr>
                <m:sty m:val="bi"/>
              </m:rPr>
              <w:rPr>
                <w:rFonts w:ascii="Cambria Math" w:hAnsi="Cambria Math"/>
                <w:sz w:val="28"/>
              </w:rPr>
              <m:t xml:space="preserve">V= </m:t>
            </m:r>
            <m:sSub>
              <m:sSubPr>
                <m:ctrlPr>
                  <w:rPr>
                    <w:rFonts w:ascii="Cambria Math" w:hAnsi="Cambria Math"/>
                    <w:b/>
                    <w:i/>
                    <w:sz w:val="28"/>
                  </w:rPr>
                </m:ctrlPr>
              </m:sSubPr>
              <m:e>
                <m:r>
                  <m:rPr>
                    <m:sty m:val="bi"/>
                  </m:rPr>
                  <w:rPr>
                    <w:rFonts w:ascii="Cambria Math" w:hAnsi="Cambria Math"/>
                    <w:sz w:val="28"/>
                  </w:rPr>
                  <m:t>U</m:t>
                </m:r>
              </m:e>
              <m:sub>
                <m:r>
                  <m:rPr>
                    <m:sty m:val="bi"/>
                  </m:rPr>
                  <w:rPr>
                    <w:rFonts w:ascii="Cambria Math" w:hAnsi="Cambria Math"/>
                    <w:sz w:val="28"/>
                  </w:rPr>
                  <m:t>x</m:t>
                </m:r>
              </m:sub>
            </m:sSub>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y</m:t>
                </m:r>
              </m:sub>
            </m:sSub>
            <m:r>
              <m:rPr>
                <m:sty m:val="bi"/>
              </m:rPr>
              <w:rPr>
                <w:rFonts w:ascii="Cambria Math" w:hAnsi="Cambria Math"/>
                <w:sz w:val="28"/>
              </w:rPr>
              <m:t xml:space="preserve">- </m:t>
            </m:r>
            <m:sSub>
              <m:sSubPr>
                <m:ctrlPr>
                  <w:rPr>
                    <w:rFonts w:ascii="Cambria Math" w:hAnsi="Cambria Math"/>
                    <w:b/>
                    <w:i/>
                    <w:sz w:val="28"/>
                  </w:rPr>
                </m:ctrlPr>
              </m:sSubPr>
              <m:e>
                <m:r>
                  <m:rPr>
                    <m:sty m:val="bi"/>
                  </m:rPr>
                  <w:rPr>
                    <w:rFonts w:ascii="Cambria Math" w:hAnsi="Cambria Math"/>
                    <w:sz w:val="28"/>
                  </w:rPr>
                  <m:t>U</m:t>
                </m:r>
              </m:e>
              <m:sub>
                <m:r>
                  <m:rPr>
                    <m:sty m:val="bi"/>
                  </m:rPr>
                  <w:rPr>
                    <w:rFonts w:ascii="Cambria Math" w:hAnsi="Cambria Math"/>
                    <w:sz w:val="28"/>
                  </w:rPr>
                  <m:t>y</m:t>
                </m:r>
              </m:sub>
            </m:sSub>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x</m:t>
                </m:r>
              </m:sub>
            </m:sSub>
          </m:e>
        </m:nary>
      </m:oMath>
    </w:p>
    <w:p w:rsidR="00EA0594" w:rsidRPr="00EA0594" w:rsidRDefault="00937C5B" w:rsidP="00937C5B">
      <w:pPr>
        <w:pStyle w:val="Epgrafe"/>
        <w:jc w:val="center"/>
        <w:rPr>
          <w:b w:val="0"/>
        </w:rPr>
      </w:pPr>
      <w:r>
        <w:t xml:space="preserve">Ecuación </w:t>
      </w:r>
      <w:fldSimple w:instr=" STYLEREF 1 \s ">
        <w:r w:rsidR="00CB6236">
          <w:rPr>
            <w:noProof/>
          </w:rPr>
          <w:t>1</w:t>
        </w:r>
      </w:fldSimple>
      <w:r w:rsidR="004142B4">
        <w:t>.</w:t>
      </w:r>
      <w:fldSimple w:instr=" SEQ Ecuación \* ARABIC \s 1 ">
        <w:r w:rsidR="00CB6236">
          <w:rPr>
            <w:noProof/>
          </w:rPr>
          <w:t>5</w:t>
        </w:r>
      </w:fldSimple>
      <w:r>
        <w:t xml:space="preserve"> Producto cruz de dos dimensiones</w:t>
      </w:r>
    </w:p>
    <w:p w:rsidR="00EA0594" w:rsidRDefault="00EA0594" w:rsidP="00EA0594">
      <w:r w:rsidRPr="00131DD4">
        <w:t>La fórmula definida para vectores e</w:t>
      </w:r>
      <w:r>
        <w:t xml:space="preserve">n dos dimensiones </w:t>
      </w:r>
      <w:r>
        <w:rPr>
          <w:b/>
        </w:rPr>
        <w:t>U X V</w:t>
      </w:r>
      <w:r w:rsidRPr="00131DD4">
        <w:t>, es una derivación del cálculo formal</w:t>
      </w:r>
      <w:r>
        <w:t>.</w:t>
      </w:r>
    </w:p>
    <w:p w:rsidR="00EA0594" w:rsidRDefault="00EA0594" w:rsidP="00EA0594">
      <w:r>
        <w:t xml:space="preserve">Para este caso si </w:t>
      </w:r>
      <w:r>
        <w:rPr>
          <w:b/>
        </w:rPr>
        <w:t>a</w:t>
      </w:r>
      <w:r>
        <w:rPr>
          <w:b/>
          <w:vertAlign w:val="subscript"/>
        </w:rPr>
        <w:t xml:space="preserve">1 </w:t>
      </w:r>
      <w:r>
        <w:rPr>
          <w:b/>
        </w:rPr>
        <w:t>y a</w:t>
      </w:r>
      <w:r>
        <w:rPr>
          <w:b/>
          <w:vertAlign w:val="subscript"/>
        </w:rPr>
        <w:t xml:space="preserve">2 </w:t>
      </w:r>
      <w:r>
        <w:t>son mayores que cero tenemos una combinación lineal de los Vectores V</w:t>
      </w:r>
      <w:r>
        <w:rPr>
          <w:vertAlign w:val="subscript"/>
        </w:rPr>
        <w:t xml:space="preserve">1 </w:t>
      </w:r>
      <w:r>
        <w:t xml:space="preserve">y </w:t>
      </w:r>
      <w:proofErr w:type="gramStart"/>
      <w:r>
        <w:t>V</w:t>
      </w:r>
      <w:r>
        <w:rPr>
          <w:vertAlign w:val="subscript"/>
        </w:rPr>
        <w:t xml:space="preserve">2 </w:t>
      </w:r>
      <w:r>
        <w:t>,</w:t>
      </w:r>
      <w:proofErr w:type="gramEnd"/>
      <w:r>
        <w:t xml:space="preserve"> esto quiere decir que el punto V está dentro del ángul</w:t>
      </w:r>
      <w:r w:rsidR="00E75249">
        <w:t>o formado por los dos vectores.</w:t>
      </w:r>
    </w:p>
    <w:p w:rsidR="003E0C7E" w:rsidRPr="00EA0594" w:rsidRDefault="003E0C7E" w:rsidP="00EA0594"/>
    <w:p w:rsidR="001D3C37" w:rsidRPr="00C2181A" w:rsidRDefault="001D3C37" w:rsidP="00BE388D">
      <w:pPr>
        <w:pStyle w:val="Ttulo2"/>
        <w:rPr>
          <w:lang w:val="en-US"/>
        </w:rPr>
      </w:pPr>
      <w:bookmarkStart w:id="99" w:name="_Toc371087604"/>
      <w:bookmarkStart w:id="100" w:name="_Toc374567350"/>
      <w:bookmarkStart w:id="101" w:name="_Toc382263396"/>
      <w:r w:rsidRPr="00C2181A">
        <w:rPr>
          <w:lang w:val="en-US"/>
        </w:rPr>
        <w:t xml:space="preserve">Google Cloud Messaging </w:t>
      </w:r>
      <w:proofErr w:type="spellStart"/>
      <w:r w:rsidRPr="00C2181A">
        <w:rPr>
          <w:lang w:val="en-US"/>
        </w:rPr>
        <w:t>para</w:t>
      </w:r>
      <w:proofErr w:type="spellEnd"/>
      <w:r w:rsidRPr="00C2181A">
        <w:rPr>
          <w:lang w:val="en-US"/>
        </w:rPr>
        <w:t xml:space="preserve"> Android</w:t>
      </w:r>
      <w:bookmarkEnd w:id="99"/>
      <w:bookmarkEnd w:id="100"/>
      <w:bookmarkEnd w:id="101"/>
    </w:p>
    <w:p w:rsidR="001D3C37" w:rsidRPr="00C2181A" w:rsidRDefault="001D3C37" w:rsidP="00C365A4">
      <w:r w:rsidRPr="00C2181A">
        <w:t xml:space="preserve">Google Cloud </w:t>
      </w:r>
      <w:proofErr w:type="spellStart"/>
      <w:r w:rsidRPr="00C2181A">
        <w:t>Messaging</w:t>
      </w:r>
      <w:proofErr w:type="spellEnd"/>
      <w:r w:rsidRPr="00C2181A">
        <w:t xml:space="preserve"> para Android (GCM) es un servicio proporcionado por Google de manera gratuita para ayudar a los desarrolladores</w:t>
      </w:r>
      <w:r w:rsidR="0056161C">
        <w:t xml:space="preserve"> en el envió de </w:t>
      </w:r>
      <w:r w:rsidRPr="00C2181A">
        <w:t>dato</w:t>
      </w:r>
      <w:r w:rsidR="0056161C">
        <w:t>s desde sus servidores de aplicaciones Android a</w:t>
      </w:r>
      <w:r w:rsidRPr="00C2181A">
        <w:t xml:space="preserve"> los dispositivos Android, y los mensajes serán transferidos</w:t>
      </w:r>
      <w:r w:rsidR="0056161C">
        <w:t xml:space="preserve"> de la nube al</w:t>
      </w:r>
      <w:r w:rsidRPr="00C2181A">
        <w:t xml:space="preserve"> dispositivo del usuario.</w:t>
      </w:r>
    </w:p>
    <w:p w:rsidR="001D3C37" w:rsidRPr="00C2181A" w:rsidRDefault="001D3C37" w:rsidP="00C365A4">
      <w:r w:rsidRPr="00C2181A">
        <w:t>A través de GCM se pueden enviar todo tipo de texto y datos, siempre y cuando no exceda los 4Kb por mensaje, sin tener un límite de mensajes.</w:t>
      </w:r>
    </w:p>
    <w:p w:rsidR="001D3C37" w:rsidRPr="00C2181A" w:rsidRDefault="001D3C37" w:rsidP="00BE388D">
      <w:pPr>
        <w:pStyle w:val="Ttulo3"/>
      </w:pPr>
      <w:bookmarkStart w:id="102" w:name="_Toc371087605"/>
      <w:bookmarkStart w:id="103" w:name="_Toc374567351"/>
      <w:bookmarkStart w:id="104" w:name="_Toc382263397"/>
      <w:r w:rsidRPr="00C2181A">
        <w:lastRenderedPageBreak/>
        <w:t>Funcionamiento</w:t>
      </w:r>
      <w:bookmarkEnd w:id="102"/>
      <w:bookmarkEnd w:id="103"/>
      <w:bookmarkEnd w:id="104"/>
    </w:p>
    <w:p w:rsidR="001D3C37" w:rsidRPr="00C2181A" w:rsidRDefault="001D3C37" w:rsidP="00C365A4">
      <w:r w:rsidRPr="00C2181A">
        <w:t>Etapa 1- Identificación:</w:t>
      </w:r>
    </w:p>
    <w:p w:rsidR="001D3C37" w:rsidRPr="00C2181A" w:rsidRDefault="001D3C37" w:rsidP="00C365A4">
      <w:r w:rsidRPr="00C2181A">
        <w:t>Identificar el dispositivo móvil cuyo primer paso es enviar una señal al servidor GCM que está en “la nube”, esta señal permite al móvil registrarse en ese servidor; si ese proceso es exitoso el servidor GCM envía una identificación para que tanto el servidor GCM como el servidor del desarrollador pueda determinar “quién es el dispositivo móvil”, como si fuera el CURP en México; por último el dispositivo contacta al servidor del desarrollador para ser incluido en la base de datos del desarrollador usando esa identificación.</w:t>
      </w:r>
    </w:p>
    <w:p w:rsidR="001D3C37" w:rsidRPr="00C2181A" w:rsidRDefault="001D3C37" w:rsidP="00C365A4">
      <w:r w:rsidRPr="00C2181A">
        <w:t>Etapa 2 – Mensajería:</w:t>
      </w:r>
    </w:p>
    <w:p w:rsidR="001D3C37" w:rsidRPr="00C2181A" w:rsidRDefault="001D3C37" w:rsidP="00C365A4">
      <w:r w:rsidRPr="00C2181A">
        <w:t>El servidor del desarrollador recibe de la base de datos la orden de generar un mensaje que se debe enviar a ciertos dispositivos, de esta forma un texto del mensaje es enviado al servidor GCM junto con la lista de dispositivos a los que debe enviarse, entonces es el servidor GCM el que se encarga de la distribución de los mensajes.</w:t>
      </w:r>
    </w:p>
    <w:p w:rsidR="001D3C37" w:rsidRPr="00C2181A" w:rsidRDefault="001D3C37" w:rsidP="00BE388D">
      <w:pPr>
        <w:pStyle w:val="Ttulo3"/>
      </w:pPr>
      <w:bookmarkStart w:id="105" w:name="_Toc371087606"/>
      <w:bookmarkStart w:id="106" w:name="_Toc374567352"/>
      <w:bookmarkStart w:id="107" w:name="_Toc382263398"/>
      <w:r w:rsidRPr="00C2181A">
        <w:t>Características</w:t>
      </w:r>
      <w:bookmarkEnd w:id="105"/>
      <w:bookmarkEnd w:id="106"/>
      <w:bookmarkEnd w:id="107"/>
    </w:p>
    <w:p w:rsidR="001D3C37" w:rsidRPr="00C2181A" w:rsidRDefault="001D3C37" w:rsidP="00384EEF">
      <w:pPr>
        <w:numPr>
          <w:ilvl w:val="0"/>
          <w:numId w:val="28"/>
        </w:numPr>
      </w:pPr>
      <w:r w:rsidRPr="00C2181A">
        <w:t>No es necesario que la aplicación se esté ejecutando para recibir mensajes. Ya que los servicios de Google son los encargados de recibir el mensaje y en ese momento el Sistema despierta la aplicación Android, siempre y cuando la aplicación sea configurada con el receptor de difusión adecuado y permisos.</w:t>
      </w:r>
    </w:p>
    <w:p w:rsidR="001D3C37" w:rsidRPr="00C2181A" w:rsidRDefault="001D3C37" w:rsidP="00384EEF">
      <w:pPr>
        <w:numPr>
          <w:ilvl w:val="0"/>
          <w:numId w:val="28"/>
        </w:numPr>
      </w:pPr>
      <w:r w:rsidRPr="00C2181A">
        <w:t>No incluye una interfaz de usuario. GCM únicamente pasa los datos del mensaje a la aplicación.</w:t>
      </w:r>
    </w:p>
    <w:p w:rsidR="001D3C37" w:rsidRPr="00C2181A" w:rsidRDefault="001D3C37" w:rsidP="00384EEF">
      <w:pPr>
        <w:numPr>
          <w:ilvl w:val="0"/>
          <w:numId w:val="28"/>
        </w:numPr>
      </w:pPr>
      <w:r w:rsidRPr="00C2181A">
        <w:t xml:space="preserve">El dispositivo debe contar con Android 2.2 o superior, ya que tiene instalado la suite de aplicaciones Google </w:t>
      </w:r>
      <w:proofErr w:type="spellStart"/>
      <w:r w:rsidRPr="00C2181A">
        <w:t>Store</w:t>
      </w:r>
      <w:proofErr w:type="spellEnd"/>
      <w:r w:rsidRPr="00C2181A">
        <w:t>.</w:t>
      </w:r>
    </w:p>
    <w:p w:rsidR="001D3C37" w:rsidRPr="00C2181A" w:rsidRDefault="001D3C37" w:rsidP="00384EEF">
      <w:pPr>
        <w:numPr>
          <w:ilvl w:val="0"/>
          <w:numId w:val="28"/>
        </w:numPr>
      </w:pPr>
      <w:r w:rsidRPr="00C2181A">
        <w:t>Para los dispositivos con Sistema Android menor a 4.0.4 deben tener una cuenta de Google en sus dispositivos móviles, para posteriores no es necesario.</w:t>
      </w:r>
    </w:p>
    <w:p w:rsidR="001D3C37" w:rsidRDefault="001D3C37" w:rsidP="00BE388D">
      <w:pPr>
        <w:pStyle w:val="Ttulo3"/>
      </w:pPr>
      <w:bookmarkStart w:id="108" w:name="_Toc371087607"/>
      <w:bookmarkStart w:id="109" w:name="_Toc374567353"/>
      <w:bookmarkStart w:id="110" w:name="_Toc382263399"/>
      <w:r w:rsidRPr="00C2181A">
        <w:t>Arquitectura</w:t>
      </w:r>
      <w:bookmarkEnd w:id="108"/>
      <w:bookmarkEnd w:id="109"/>
      <w:bookmarkEnd w:id="110"/>
    </w:p>
    <w:tbl>
      <w:tblPr>
        <w:tblStyle w:val="Listamedia2-nfasis3"/>
        <w:tblW w:w="0" w:type="auto"/>
        <w:tblLook w:val="06A0" w:firstRow="1" w:lastRow="0" w:firstColumn="1" w:lastColumn="0" w:noHBand="1" w:noVBand="1"/>
      </w:tblPr>
      <w:tblGrid>
        <w:gridCol w:w="5470"/>
        <w:gridCol w:w="5470"/>
      </w:tblGrid>
      <w:tr w:rsidR="00661D6E" w:rsidTr="002016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470" w:type="dxa"/>
          </w:tcPr>
          <w:p w:rsidR="00661D6E" w:rsidRPr="0020161B" w:rsidRDefault="00661D6E" w:rsidP="00661D6E">
            <w:pPr>
              <w:rPr>
                <w:b/>
              </w:rPr>
            </w:pPr>
            <w:r w:rsidRPr="0020161B">
              <w:rPr>
                <w:b/>
              </w:rPr>
              <w:lastRenderedPageBreak/>
              <w:t>Entes involucrados en GCM</w:t>
            </w:r>
          </w:p>
        </w:tc>
        <w:tc>
          <w:tcPr>
            <w:tcW w:w="5470" w:type="dxa"/>
          </w:tcPr>
          <w:p w:rsidR="00661D6E" w:rsidRDefault="00661D6E" w:rsidP="00661D6E">
            <w:pPr>
              <w:cnfStyle w:val="100000000000" w:firstRow="1" w:lastRow="0" w:firstColumn="0" w:lastColumn="0" w:oddVBand="0" w:evenVBand="0" w:oddHBand="0" w:evenHBand="0" w:firstRowFirstColumn="0" w:firstRowLastColumn="0" w:lastRowFirstColumn="0" w:lastRowLastColumn="0"/>
            </w:pPr>
          </w:p>
        </w:tc>
      </w:tr>
      <w:tr w:rsidR="00661D6E" w:rsidTr="007345A1">
        <w:tc>
          <w:tcPr>
            <w:cnfStyle w:val="001000000000" w:firstRow="0" w:lastRow="0" w:firstColumn="1" w:lastColumn="0" w:oddVBand="0" w:evenVBand="0" w:oddHBand="0" w:evenHBand="0" w:firstRowFirstColumn="0" w:firstRowLastColumn="0" w:lastRowFirstColumn="0" w:lastRowLastColumn="0"/>
            <w:tcW w:w="5470" w:type="dxa"/>
            <w:vAlign w:val="center"/>
          </w:tcPr>
          <w:p w:rsidR="00661D6E" w:rsidRPr="0020161B" w:rsidRDefault="00661D6E" w:rsidP="007345A1">
            <w:pPr>
              <w:jc w:val="left"/>
              <w:rPr>
                <w:b/>
              </w:rPr>
            </w:pPr>
            <w:r w:rsidRPr="0020161B">
              <w:rPr>
                <w:b/>
              </w:rPr>
              <w:t xml:space="preserve">Mobile </w:t>
            </w:r>
            <w:proofErr w:type="spellStart"/>
            <w:r w:rsidRPr="0020161B">
              <w:rPr>
                <w:b/>
              </w:rPr>
              <w:t>Device</w:t>
            </w:r>
            <w:proofErr w:type="spellEnd"/>
          </w:p>
        </w:tc>
        <w:tc>
          <w:tcPr>
            <w:tcW w:w="5470" w:type="dxa"/>
          </w:tcPr>
          <w:p w:rsidR="00661D6E" w:rsidRDefault="00661D6E" w:rsidP="00661D6E">
            <w:pPr>
              <w:cnfStyle w:val="000000000000" w:firstRow="0" w:lastRow="0" w:firstColumn="0" w:lastColumn="0" w:oddVBand="0" w:evenVBand="0" w:oddHBand="0" w:evenHBand="0" w:firstRowFirstColumn="0" w:firstRowLastColumn="0" w:lastRowFirstColumn="0" w:lastRowLastColumn="0"/>
            </w:pPr>
            <w:r>
              <w:t>Dispositivo en el cual se está ejecutando el Sistema Operativo.</w:t>
            </w:r>
          </w:p>
        </w:tc>
      </w:tr>
      <w:tr w:rsidR="00661D6E" w:rsidTr="007345A1">
        <w:tc>
          <w:tcPr>
            <w:cnfStyle w:val="001000000000" w:firstRow="0" w:lastRow="0" w:firstColumn="1" w:lastColumn="0" w:oddVBand="0" w:evenVBand="0" w:oddHBand="0" w:evenHBand="0" w:firstRowFirstColumn="0" w:firstRowLastColumn="0" w:lastRowFirstColumn="0" w:lastRowLastColumn="0"/>
            <w:tcW w:w="5470" w:type="dxa"/>
            <w:vAlign w:val="center"/>
          </w:tcPr>
          <w:p w:rsidR="00661D6E" w:rsidRPr="0020161B" w:rsidRDefault="00661D6E" w:rsidP="007345A1">
            <w:pPr>
              <w:jc w:val="left"/>
              <w:rPr>
                <w:b/>
              </w:rPr>
            </w:pPr>
            <w:r w:rsidRPr="0020161B">
              <w:rPr>
                <w:b/>
              </w:rPr>
              <w:t xml:space="preserve">3ª Parte Servidor de Aplicación </w:t>
            </w:r>
          </w:p>
        </w:tc>
        <w:tc>
          <w:tcPr>
            <w:tcW w:w="5470" w:type="dxa"/>
          </w:tcPr>
          <w:p w:rsidR="00661D6E" w:rsidRDefault="00661D6E" w:rsidP="00661D6E">
            <w:pPr>
              <w:cnfStyle w:val="000000000000" w:firstRow="0" w:lastRow="0" w:firstColumn="0" w:lastColumn="0" w:oddVBand="0" w:evenVBand="0" w:oddHBand="0" w:evenHBand="0" w:firstRowFirstColumn="0" w:firstRowLastColumn="0" w:lastRowFirstColumn="0" w:lastRowLastColumn="0"/>
            </w:pPr>
            <w:r>
              <w:t>Servidor implementado por los desarrolladores para el funcionamiento de la aplicación Android.</w:t>
            </w:r>
          </w:p>
        </w:tc>
      </w:tr>
      <w:tr w:rsidR="00661D6E" w:rsidTr="007345A1">
        <w:tc>
          <w:tcPr>
            <w:cnfStyle w:val="001000000000" w:firstRow="0" w:lastRow="0" w:firstColumn="1" w:lastColumn="0" w:oddVBand="0" w:evenVBand="0" w:oddHBand="0" w:evenHBand="0" w:firstRowFirstColumn="0" w:firstRowLastColumn="0" w:lastRowFirstColumn="0" w:lastRowLastColumn="0"/>
            <w:tcW w:w="5470" w:type="dxa"/>
            <w:vAlign w:val="center"/>
          </w:tcPr>
          <w:p w:rsidR="00661D6E" w:rsidRPr="0020161B" w:rsidRDefault="00661D6E" w:rsidP="007345A1">
            <w:pPr>
              <w:jc w:val="left"/>
              <w:rPr>
                <w:b/>
              </w:rPr>
            </w:pPr>
            <w:r w:rsidRPr="0020161B">
              <w:rPr>
                <w:b/>
              </w:rPr>
              <w:t>Servidores GCM</w:t>
            </w:r>
          </w:p>
        </w:tc>
        <w:tc>
          <w:tcPr>
            <w:tcW w:w="5470" w:type="dxa"/>
          </w:tcPr>
          <w:p w:rsidR="00661D6E" w:rsidRDefault="00661D6E" w:rsidP="0020161B">
            <w:pPr>
              <w:keepNext/>
              <w:cnfStyle w:val="000000000000" w:firstRow="0" w:lastRow="0" w:firstColumn="0" w:lastColumn="0" w:oddVBand="0" w:evenVBand="0" w:oddHBand="0" w:evenHBand="0" w:firstRowFirstColumn="0" w:firstRowLastColumn="0" w:lastRowFirstColumn="0" w:lastRowLastColumn="0"/>
            </w:pPr>
            <w:r>
              <w:t>Servidor de Google que es intermediario entre el servidor de los desarrolladores y la aplicación Android.</w:t>
            </w:r>
          </w:p>
        </w:tc>
      </w:tr>
    </w:tbl>
    <w:p w:rsidR="00661D6E" w:rsidRPr="00661D6E" w:rsidRDefault="0020161B" w:rsidP="0020161B">
      <w:pPr>
        <w:pStyle w:val="Epgrafe"/>
        <w:jc w:val="center"/>
      </w:pPr>
      <w:r>
        <w:t xml:space="preserve">Tabla </w:t>
      </w:r>
      <w:fldSimple w:instr=" STYLEREF 1 \s ">
        <w:r w:rsidR="00CB6236">
          <w:rPr>
            <w:noProof/>
          </w:rPr>
          <w:t>1</w:t>
        </w:r>
      </w:fldSimple>
      <w:r w:rsidR="00EC5B5F">
        <w:t>.</w:t>
      </w:r>
      <w:fldSimple w:instr=" SEQ Tabla \* ARABIC \s 1 ">
        <w:r w:rsidR="00CB6236">
          <w:rPr>
            <w:noProof/>
          </w:rPr>
          <w:t>5</w:t>
        </w:r>
      </w:fldSimple>
      <w:r>
        <w:t xml:space="preserve"> Entes involucrados en el proceso con GCM</w:t>
      </w:r>
    </w:p>
    <w:tbl>
      <w:tblPr>
        <w:tblStyle w:val="Listamedia2-nfasis3"/>
        <w:tblW w:w="0" w:type="auto"/>
        <w:tblLook w:val="06A0" w:firstRow="1" w:lastRow="0" w:firstColumn="1" w:lastColumn="0" w:noHBand="1" w:noVBand="1"/>
      </w:tblPr>
      <w:tblGrid>
        <w:gridCol w:w="5470"/>
        <w:gridCol w:w="5470"/>
      </w:tblGrid>
      <w:tr w:rsidR="007345A1" w:rsidTr="007345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470" w:type="dxa"/>
          </w:tcPr>
          <w:p w:rsidR="007345A1" w:rsidRPr="007345A1" w:rsidRDefault="007345A1" w:rsidP="007345A1">
            <w:pPr>
              <w:rPr>
                <w:b/>
              </w:rPr>
            </w:pPr>
            <w:r w:rsidRPr="007345A1">
              <w:rPr>
                <w:b/>
              </w:rPr>
              <w:t>Credenciales</w:t>
            </w:r>
          </w:p>
        </w:tc>
        <w:tc>
          <w:tcPr>
            <w:tcW w:w="5470" w:type="dxa"/>
          </w:tcPr>
          <w:p w:rsidR="007345A1" w:rsidRDefault="007345A1" w:rsidP="007345A1">
            <w:pPr>
              <w:cnfStyle w:val="100000000000" w:firstRow="1" w:lastRow="0" w:firstColumn="0" w:lastColumn="0" w:oddVBand="0" w:evenVBand="0" w:oddHBand="0" w:evenHBand="0" w:firstRowFirstColumn="0" w:firstRowLastColumn="0" w:lastRowFirstColumn="0" w:lastRowLastColumn="0"/>
            </w:pPr>
          </w:p>
        </w:tc>
      </w:tr>
      <w:tr w:rsidR="007345A1" w:rsidTr="007345A1">
        <w:tc>
          <w:tcPr>
            <w:cnfStyle w:val="001000000000" w:firstRow="0" w:lastRow="0" w:firstColumn="1" w:lastColumn="0" w:oddVBand="0" w:evenVBand="0" w:oddHBand="0" w:evenHBand="0" w:firstRowFirstColumn="0" w:firstRowLastColumn="0" w:lastRowFirstColumn="0" w:lastRowLastColumn="0"/>
            <w:tcW w:w="5470" w:type="dxa"/>
            <w:vAlign w:val="center"/>
          </w:tcPr>
          <w:p w:rsidR="007345A1" w:rsidRPr="007345A1" w:rsidRDefault="007345A1" w:rsidP="007345A1">
            <w:pPr>
              <w:jc w:val="left"/>
              <w:rPr>
                <w:b/>
              </w:rPr>
            </w:pPr>
            <w:r w:rsidRPr="007345A1">
              <w:rPr>
                <w:b/>
              </w:rPr>
              <w:t>Identificador de remitente</w:t>
            </w:r>
          </w:p>
        </w:tc>
        <w:tc>
          <w:tcPr>
            <w:tcW w:w="5470" w:type="dxa"/>
          </w:tcPr>
          <w:p w:rsidR="007345A1" w:rsidRDefault="007345A1" w:rsidP="007345A1">
            <w:pPr>
              <w:cnfStyle w:val="000000000000" w:firstRow="0" w:lastRow="0" w:firstColumn="0" w:lastColumn="0" w:oddVBand="0" w:evenVBand="0" w:oddHBand="0" w:evenHBand="0" w:firstRowFirstColumn="0" w:firstRowLastColumn="0" w:lastRowFirstColumn="0" w:lastRowLastColumn="0"/>
            </w:pPr>
            <w:r w:rsidRPr="007345A1">
              <w:t>Se utiliza para identificar una aplicación de Android a la cual se le concedió el permiso para enviar y recibir mensajes</w:t>
            </w:r>
            <w:r>
              <w:t>.</w:t>
            </w:r>
          </w:p>
        </w:tc>
      </w:tr>
      <w:tr w:rsidR="007345A1" w:rsidTr="007345A1">
        <w:tc>
          <w:tcPr>
            <w:cnfStyle w:val="001000000000" w:firstRow="0" w:lastRow="0" w:firstColumn="1" w:lastColumn="0" w:oddVBand="0" w:evenVBand="0" w:oddHBand="0" w:evenHBand="0" w:firstRowFirstColumn="0" w:firstRowLastColumn="0" w:lastRowFirstColumn="0" w:lastRowLastColumn="0"/>
            <w:tcW w:w="5470" w:type="dxa"/>
            <w:vAlign w:val="center"/>
          </w:tcPr>
          <w:p w:rsidR="007345A1" w:rsidRPr="007345A1" w:rsidRDefault="007345A1" w:rsidP="007345A1">
            <w:pPr>
              <w:jc w:val="left"/>
              <w:rPr>
                <w:b/>
              </w:rPr>
            </w:pPr>
            <w:r w:rsidRPr="007345A1">
              <w:rPr>
                <w:b/>
              </w:rPr>
              <w:t>Identificador de aplicación</w:t>
            </w:r>
          </w:p>
        </w:tc>
        <w:tc>
          <w:tcPr>
            <w:tcW w:w="5470" w:type="dxa"/>
          </w:tcPr>
          <w:p w:rsidR="007345A1" w:rsidRDefault="007345A1" w:rsidP="006C72F7">
            <w:pPr>
              <w:cnfStyle w:val="000000000000" w:firstRow="0" w:lastRow="0" w:firstColumn="0" w:lastColumn="0" w:oddVBand="0" w:evenVBand="0" w:oddHBand="0" w:evenHBand="0" w:firstRowFirstColumn="0" w:firstRowLastColumn="0" w:lastRowFirstColumn="0" w:lastRowLastColumn="0"/>
            </w:pPr>
            <w:r w:rsidRPr="007345A1">
              <w:t>La aplicación Android se identifica por el nombre del paquete. Asegurando que los mensajes están dirigidos a la aplicación Android correcta-</w:t>
            </w:r>
          </w:p>
        </w:tc>
      </w:tr>
      <w:tr w:rsidR="007345A1" w:rsidTr="007345A1">
        <w:tc>
          <w:tcPr>
            <w:cnfStyle w:val="001000000000" w:firstRow="0" w:lastRow="0" w:firstColumn="1" w:lastColumn="0" w:oddVBand="0" w:evenVBand="0" w:oddHBand="0" w:evenHBand="0" w:firstRowFirstColumn="0" w:firstRowLastColumn="0" w:lastRowFirstColumn="0" w:lastRowLastColumn="0"/>
            <w:tcW w:w="5470" w:type="dxa"/>
            <w:vAlign w:val="center"/>
          </w:tcPr>
          <w:p w:rsidR="007345A1" w:rsidRPr="007345A1" w:rsidRDefault="007345A1" w:rsidP="007345A1">
            <w:pPr>
              <w:jc w:val="left"/>
              <w:rPr>
                <w:b/>
              </w:rPr>
            </w:pPr>
            <w:r w:rsidRPr="007345A1">
              <w:rPr>
                <w:b/>
              </w:rPr>
              <w:t>Identificador de Registro</w:t>
            </w:r>
          </w:p>
        </w:tc>
        <w:tc>
          <w:tcPr>
            <w:tcW w:w="5470" w:type="dxa"/>
          </w:tcPr>
          <w:p w:rsidR="007345A1" w:rsidRDefault="007345A1" w:rsidP="007345A1">
            <w:pPr>
              <w:cnfStyle w:val="000000000000" w:firstRow="0" w:lastRow="0" w:firstColumn="0" w:lastColumn="0" w:oddVBand="0" w:evenVBand="0" w:oddHBand="0" w:evenHBand="0" w:firstRowFirstColumn="0" w:firstRowLastColumn="0" w:lastRowFirstColumn="0" w:lastRowLastColumn="0"/>
            </w:pPr>
            <w:r w:rsidRPr="007345A1">
              <w:t>Es un ID proporcionado por los servidores GCM a la aplicación Android para Android que le permite recibir mensajes</w:t>
            </w:r>
          </w:p>
        </w:tc>
      </w:tr>
      <w:tr w:rsidR="007345A1" w:rsidTr="007345A1">
        <w:tc>
          <w:tcPr>
            <w:cnfStyle w:val="001000000000" w:firstRow="0" w:lastRow="0" w:firstColumn="1" w:lastColumn="0" w:oddVBand="0" w:evenVBand="0" w:oddHBand="0" w:evenHBand="0" w:firstRowFirstColumn="0" w:firstRowLastColumn="0" w:lastRowFirstColumn="0" w:lastRowLastColumn="0"/>
            <w:tcW w:w="5470" w:type="dxa"/>
            <w:vAlign w:val="center"/>
          </w:tcPr>
          <w:p w:rsidR="007345A1" w:rsidRPr="007345A1" w:rsidRDefault="007345A1" w:rsidP="007345A1">
            <w:pPr>
              <w:jc w:val="left"/>
              <w:rPr>
                <w:b/>
              </w:rPr>
            </w:pPr>
            <w:r w:rsidRPr="007345A1">
              <w:rPr>
                <w:b/>
              </w:rPr>
              <w:t>Cuenta de usuario Google</w:t>
            </w:r>
          </w:p>
        </w:tc>
        <w:tc>
          <w:tcPr>
            <w:tcW w:w="5470" w:type="dxa"/>
          </w:tcPr>
          <w:p w:rsidR="007345A1" w:rsidRDefault="007345A1" w:rsidP="007345A1">
            <w:pPr>
              <w:cnfStyle w:val="000000000000" w:firstRow="0" w:lastRow="0" w:firstColumn="0" w:lastColumn="0" w:oddVBand="0" w:evenVBand="0" w:oddHBand="0" w:evenHBand="0" w:firstRowFirstColumn="0" w:firstRowLastColumn="0" w:lastRowFirstColumn="0" w:lastRowLastColumn="0"/>
            </w:pPr>
            <w:r w:rsidRPr="007345A1">
              <w:t>Es un requisito indispensable que el dispositivo cuente por lo menos con una cuenta de Google si el dispositivo está ejecutando una versión inferior a Android 4.0.4</w:t>
            </w:r>
          </w:p>
        </w:tc>
      </w:tr>
      <w:tr w:rsidR="007345A1" w:rsidTr="007345A1">
        <w:tc>
          <w:tcPr>
            <w:cnfStyle w:val="001000000000" w:firstRow="0" w:lastRow="0" w:firstColumn="1" w:lastColumn="0" w:oddVBand="0" w:evenVBand="0" w:oddHBand="0" w:evenHBand="0" w:firstRowFirstColumn="0" w:firstRowLastColumn="0" w:lastRowFirstColumn="0" w:lastRowLastColumn="0"/>
            <w:tcW w:w="5470" w:type="dxa"/>
            <w:vAlign w:val="center"/>
          </w:tcPr>
          <w:p w:rsidR="007345A1" w:rsidRPr="007345A1" w:rsidRDefault="007345A1" w:rsidP="007345A1">
            <w:pPr>
              <w:jc w:val="left"/>
              <w:rPr>
                <w:b/>
              </w:rPr>
            </w:pPr>
            <w:r w:rsidRPr="007345A1">
              <w:rPr>
                <w:b/>
              </w:rPr>
              <w:t xml:space="preserve">Remitente autenticación </w:t>
            </w:r>
            <w:proofErr w:type="spellStart"/>
            <w:r w:rsidRPr="007345A1">
              <w:rPr>
                <w:b/>
              </w:rPr>
              <w:t>Token</w:t>
            </w:r>
            <w:proofErr w:type="spellEnd"/>
          </w:p>
        </w:tc>
        <w:tc>
          <w:tcPr>
            <w:tcW w:w="5470" w:type="dxa"/>
          </w:tcPr>
          <w:p w:rsidR="007345A1" w:rsidRDefault="007345A1" w:rsidP="007345A1">
            <w:pPr>
              <w:cnfStyle w:val="000000000000" w:firstRow="0" w:lastRow="0" w:firstColumn="0" w:lastColumn="0" w:oddVBand="0" w:evenVBand="0" w:oddHBand="0" w:evenHBand="0" w:firstRowFirstColumn="0" w:firstRowLastColumn="0" w:lastRowFirstColumn="0" w:lastRowLastColumn="0"/>
            </w:pPr>
            <w:r w:rsidRPr="007345A1">
              <w:t xml:space="preserve">Es un requisito indispensable que el dispositivo </w:t>
            </w:r>
            <w:r w:rsidRPr="007345A1">
              <w:lastRenderedPageBreak/>
              <w:t>cuente por lo menos con una cuenta de Google si el dispositivo está ejecutando una versión inferior a Android 4.0.4.</w:t>
            </w:r>
          </w:p>
        </w:tc>
      </w:tr>
      <w:tr w:rsidR="007345A1" w:rsidTr="007345A1">
        <w:tc>
          <w:tcPr>
            <w:cnfStyle w:val="001000000000" w:firstRow="0" w:lastRow="0" w:firstColumn="1" w:lastColumn="0" w:oddVBand="0" w:evenVBand="0" w:oddHBand="0" w:evenHBand="0" w:firstRowFirstColumn="0" w:firstRowLastColumn="0" w:lastRowFirstColumn="0" w:lastRowLastColumn="0"/>
            <w:tcW w:w="5470" w:type="dxa"/>
            <w:vAlign w:val="center"/>
          </w:tcPr>
          <w:p w:rsidR="007345A1" w:rsidRPr="007345A1" w:rsidRDefault="007345A1" w:rsidP="007345A1">
            <w:pPr>
              <w:jc w:val="left"/>
              <w:rPr>
                <w:b/>
              </w:rPr>
            </w:pPr>
            <w:r w:rsidRPr="007345A1">
              <w:rPr>
                <w:b/>
              </w:rPr>
              <w:lastRenderedPageBreak/>
              <w:t>Clave Notificación</w:t>
            </w:r>
          </w:p>
        </w:tc>
        <w:tc>
          <w:tcPr>
            <w:tcW w:w="5470" w:type="dxa"/>
          </w:tcPr>
          <w:p w:rsidR="007345A1" w:rsidRDefault="007345A1" w:rsidP="007345A1">
            <w:pPr>
              <w:cnfStyle w:val="000000000000" w:firstRow="0" w:lastRow="0" w:firstColumn="0" w:lastColumn="0" w:oddVBand="0" w:evenVBand="0" w:oddHBand="0" w:evenHBand="0" w:firstRowFirstColumn="0" w:firstRowLastColumn="0" w:lastRowFirstColumn="0" w:lastRowLastColumn="0"/>
            </w:pPr>
            <w:r w:rsidRPr="007345A1">
              <w:t>Es la señal que GCM utiliza para avivar las notificaciones a todos los dispositivos cuyo registro ID se asocian con la clave.</w:t>
            </w:r>
          </w:p>
        </w:tc>
      </w:tr>
      <w:tr w:rsidR="007345A1" w:rsidTr="007345A1">
        <w:tc>
          <w:tcPr>
            <w:cnfStyle w:val="001000000000" w:firstRow="0" w:lastRow="0" w:firstColumn="1" w:lastColumn="0" w:oddVBand="0" w:evenVBand="0" w:oddHBand="0" w:evenHBand="0" w:firstRowFirstColumn="0" w:firstRowLastColumn="0" w:lastRowFirstColumn="0" w:lastRowLastColumn="0"/>
            <w:tcW w:w="5470" w:type="dxa"/>
            <w:vAlign w:val="center"/>
          </w:tcPr>
          <w:p w:rsidR="007345A1" w:rsidRPr="007345A1" w:rsidRDefault="007345A1" w:rsidP="007345A1">
            <w:pPr>
              <w:jc w:val="left"/>
              <w:rPr>
                <w:b/>
              </w:rPr>
            </w:pPr>
            <w:r w:rsidRPr="007345A1">
              <w:rPr>
                <w:b/>
              </w:rPr>
              <w:t>Notificación Nombre de Clave</w:t>
            </w:r>
          </w:p>
        </w:tc>
        <w:tc>
          <w:tcPr>
            <w:tcW w:w="5470" w:type="dxa"/>
          </w:tcPr>
          <w:p w:rsidR="007345A1" w:rsidRDefault="007345A1" w:rsidP="00160E8E">
            <w:pPr>
              <w:keepNext/>
              <w:cnfStyle w:val="000000000000" w:firstRow="0" w:lastRow="0" w:firstColumn="0" w:lastColumn="0" w:oddVBand="0" w:evenVBand="0" w:oddHBand="0" w:evenHBand="0" w:firstRowFirstColumn="0" w:firstRowLastColumn="0" w:lastRowFirstColumn="0" w:lastRowLastColumn="0"/>
            </w:pPr>
            <w:r w:rsidRPr="007345A1">
              <w:t>Es un nombre o identificador (puede ser un nombre de usuario para una aplicación de 3ª parte) que es único para un usuario determinado. Se utiliza para agrupar los ID de registro para un solo usuario.</w:t>
            </w:r>
          </w:p>
        </w:tc>
      </w:tr>
    </w:tbl>
    <w:p w:rsidR="000542C8" w:rsidRDefault="00160E8E" w:rsidP="00160E8E">
      <w:pPr>
        <w:pStyle w:val="Epgrafe"/>
        <w:jc w:val="center"/>
        <w:sectPr w:rsidR="000542C8" w:rsidSect="00466C49">
          <w:footerReference w:type="default" r:id="rId27"/>
          <w:pgSz w:w="12240" w:h="15840"/>
          <w:pgMar w:top="720" w:right="720" w:bottom="720" w:left="720" w:header="708" w:footer="708" w:gutter="0"/>
          <w:pgNumType w:start="1"/>
          <w:cols w:space="708"/>
          <w:docGrid w:linePitch="360"/>
        </w:sectPr>
      </w:pPr>
      <w:r>
        <w:t xml:space="preserve">Tabla </w:t>
      </w:r>
      <w:fldSimple w:instr=" STYLEREF 1 \s ">
        <w:r w:rsidR="00CB6236">
          <w:rPr>
            <w:noProof/>
          </w:rPr>
          <w:t>1</w:t>
        </w:r>
      </w:fldSimple>
      <w:r w:rsidR="00EC5B5F">
        <w:t>.</w:t>
      </w:r>
      <w:fldSimple w:instr=" SEQ Tabla \* ARABIC \s 1 ">
        <w:r w:rsidR="00CB6236">
          <w:rPr>
            <w:noProof/>
          </w:rPr>
          <w:t>6</w:t>
        </w:r>
      </w:fldSimple>
      <w:r>
        <w:t xml:space="preserve"> Credenciales GCM</w:t>
      </w:r>
    </w:p>
    <w:p w:rsidR="00BE388D" w:rsidRDefault="00906F82" w:rsidP="000542C8">
      <w:pPr>
        <w:pStyle w:val="Ttulo1"/>
      </w:pPr>
      <w:bookmarkStart w:id="111" w:name="_Toc382263400"/>
      <w:bookmarkStart w:id="112" w:name="_Toc374567354"/>
      <w:bookmarkStart w:id="113" w:name="_Toc371087608"/>
      <w:r>
        <w:lastRenderedPageBreak/>
        <w:t>Diseño</w:t>
      </w:r>
      <w:bookmarkEnd w:id="111"/>
    </w:p>
    <w:p w:rsidR="00C36DE4" w:rsidRPr="00BE388D" w:rsidRDefault="00D246C1" w:rsidP="00BE388D">
      <w:pPr>
        <w:pStyle w:val="PreTitulo1"/>
        <w:numPr>
          <w:ilvl w:val="0"/>
          <w:numId w:val="45"/>
        </w:numPr>
      </w:pPr>
      <w:bookmarkStart w:id="114" w:name="_Toc382263401"/>
      <w:r w:rsidRPr="00C2181A">
        <w:t>Diseño del Sistema Móvil de notificación de proximidad para transporte.</w:t>
      </w:r>
      <w:bookmarkStart w:id="115" w:name="_Toc374567355"/>
      <w:bookmarkEnd w:id="112"/>
      <w:bookmarkEnd w:id="114"/>
    </w:p>
    <w:p w:rsidR="00D246C1" w:rsidRPr="00BE388D" w:rsidRDefault="00D246C1" w:rsidP="00BE388D">
      <w:pPr>
        <w:pStyle w:val="Ttulo2"/>
      </w:pPr>
      <w:bookmarkStart w:id="116" w:name="_Toc382263402"/>
      <w:r w:rsidRPr="00BE388D">
        <w:t>Arquitectura propuesta para el sistema</w:t>
      </w:r>
      <w:bookmarkEnd w:id="115"/>
      <w:bookmarkEnd w:id="116"/>
    </w:p>
    <w:p w:rsidR="00D246C1" w:rsidRPr="00BE388D" w:rsidRDefault="00D246C1" w:rsidP="00BE388D">
      <w:pPr>
        <w:pStyle w:val="Ttulo3"/>
      </w:pPr>
      <w:bookmarkStart w:id="117" w:name="_Toc374567356"/>
      <w:bookmarkStart w:id="118" w:name="_Toc382263403"/>
      <w:r w:rsidRPr="00BE388D">
        <w:t>Sistema de información</w:t>
      </w:r>
      <w:bookmarkEnd w:id="117"/>
      <w:bookmarkEnd w:id="118"/>
    </w:p>
    <w:p w:rsidR="00D246C1" w:rsidRPr="00C2181A" w:rsidRDefault="0067754C" w:rsidP="00D246C1">
      <w:pPr>
        <w:rPr>
          <w:lang w:eastAsia="es-MX"/>
        </w:rPr>
      </w:pPr>
      <w:r w:rsidRPr="00C2181A">
        <w:rPr>
          <w:lang w:eastAsia="es-MX"/>
        </w:rPr>
        <w:t>Este sistema de información se puede clasificar dentro de los sistemas de información como Sistema de Apoyo a las Decisiones, debido</w:t>
      </w:r>
      <w:r w:rsidR="006D59D7" w:rsidRPr="00C2181A">
        <w:rPr>
          <w:lang w:eastAsia="es-MX"/>
        </w:rPr>
        <w:t xml:space="preserve"> a que nuestro sistema será:</w:t>
      </w:r>
    </w:p>
    <w:p w:rsidR="006D59D7" w:rsidRPr="00C2181A" w:rsidRDefault="00493CC7" w:rsidP="00384EEF">
      <w:pPr>
        <w:numPr>
          <w:ilvl w:val="0"/>
          <w:numId w:val="16"/>
        </w:numPr>
        <w:ind w:left="567"/>
        <w:rPr>
          <w:lang w:eastAsia="es-MX"/>
        </w:rPr>
      </w:pPr>
      <w:r w:rsidRPr="00C2181A">
        <w:rPr>
          <w:lang w:eastAsia="es-MX"/>
        </w:rPr>
        <w:t>De apoyo a los usuarios en su proceso de toma de decisiones, dentro del contexto.</w:t>
      </w:r>
    </w:p>
    <w:p w:rsidR="00493CC7" w:rsidRPr="00C2181A" w:rsidRDefault="00493CC7" w:rsidP="00384EEF">
      <w:pPr>
        <w:numPr>
          <w:ilvl w:val="0"/>
          <w:numId w:val="16"/>
        </w:numPr>
        <w:ind w:left="567"/>
        <w:rPr>
          <w:lang w:eastAsia="es-MX"/>
        </w:rPr>
      </w:pPr>
      <w:r w:rsidRPr="00C2181A">
        <w:rPr>
          <w:lang w:eastAsia="es-MX"/>
        </w:rPr>
        <w:t>Será intensivo en cálculos</w:t>
      </w:r>
      <w:r w:rsidR="00256D38" w:rsidRPr="00C2181A">
        <w:rPr>
          <w:lang w:eastAsia="es-MX"/>
        </w:rPr>
        <w:t xml:space="preserve">, realizando una gran cantidad de comparaciones con respecto a los datos almacenados en la base de datos de ubicación de las </w:t>
      </w:r>
      <w:r w:rsidR="00AD135E">
        <w:rPr>
          <w:lang w:eastAsia="es-MX"/>
        </w:rPr>
        <w:t>estacione</w:t>
      </w:r>
      <w:r w:rsidR="00256D38" w:rsidRPr="00C2181A">
        <w:rPr>
          <w:lang w:eastAsia="es-MX"/>
        </w:rPr>
        <w:t>s y los datos de localización del vehículo;</w:t>
      </w:r>
      <w:r w:rsidRPr="00C2181A">
        <w:rPr>
          <w:lang w:eastAsia="es-MX"/>
        </w:rPr>
        <w:t xml:space="preserve"> y escaso en entradas y salidas</w:t>
      </w:r>
      <w:r w:rsidR="00256D38" w:rsidRPr="00C2181A">
        <w:rPr>
          <w:lang w:eastAsia="es-MX"/>
        </w:rPr>
        <w:t>, tomando como entradas la solicitud del usuario y la posición de la unidad de transporte y como salidas las notificaciones</w:t>
      </w:r>
      <w:r w:rsidRPr="00C2181A">
        <w:rPr>
          <w:lang w:eastAsia="es-MX"/>
        </w:rPr>
        <w:t>.</w:t>
      </w:r>
    </w:p>
    <w:p w:rsidR="00493CC7" w:rsidRPr="00C2181A" w:rsidRDefault="00493CC7" w:rsidP="00384EEF">
      <w:pPr>
        <w:numPr>
          <w:ilvl w:val="0"/>
          <w:numId w:val="16"/>
        </w:numPr>
        <w:ind w:left="567"/>
        <w:rPr>
          <w:lang w:eastAsia="es-MX"/>
        </w:rPr>
      </w:pPr>
      <w:r w:rsidRPr="00C2181A">
        <w:rPr>
          <w:lang w:eastAsia="es-MX"/>
        </w:rPr>
        <w:lastRenderedPageBreak/>
        <w:t>Será un sistema de información interactivo y amigable con el usuario final</w:t>
      </w:r>
      <w:r w:rsidR="00C4664A" w:rsidRPr="00C2181A">
        <w:rPr>
          <w:lang w:eastAsia="es-MX"/>
        </w:rPr>
        <w:t>, enfocándose al ser utilizado por personas de con conocimiento en el uso del Sistema Operativo Android.</w:t>
      </w:r>
    </w:p>
    <w:p w:rsidR="00F538EE" w:rsidRPr="00C2181A" w:rsidRDefault="00493CC7" w:rsidP="00384EEF">
      <w:pPr>
        <w:numPr>
          <w:ilvl w:val="0"/>
          <w:numId w:val="16"/>
        </w:numPr>
        <w:ind w:left="567"/>
        <w:rPr>
          <w:lang w:eastAsia="es-MX"/>
        </w:rPr>
      </w:pPr>
      <w:r w:rsidRPr="00C2181A">
        <w:rPr>
          <w:lang w:eastAsia="es-MX"/>
        </w:rPr>
        <w:t>Apoyará a la toma de decisiones que, por su misma naturaleza son repetitivas y de decisiones no estructuradas que no suelen repetirse.</w:t>
      </w:r>
      <w:r w:rsidR="00526E72" w:rsidRPr="00C2181A">
        <w:rPr>
          <w:lang w:eastAsia="es-MX"/>
        </w:rPr>
        <w:t xml:space="preserve"> </w:t>
      </w:r>
    </w:p>
    <w:p w:rsidR="008A0C8E" w:rsidRPr="00C2181A" w:rsidRDefault="00950C7A" w:rsidP="00BE388D">
      <w:pPr>
        <w:pStyle w:val="Ttulo3"/>
      </w:pPr>
      <w:bookmarkStart w:id="119" w:name="_Toc374567357"/>
      <w:r>
        <w:br w:type="page"/>
      </w:r>
      <w:bookmarkStart w:id="120" w:name="_Toc382263404"/>
      <w:r w:rsidR="00A63752" w:rsidRPr="00C2181A">
        <w:lastRenderedPageBreak/>
        <w:t>Hardware</w:t>
      </w:r>
      <w:bookmarkEnd w:id="119"/>
      <w:bookmarkEnd w:id="120"/>
    </w:p>
    <w:p w:rsidR="008A0C8E" w:rsidRPr="00825B63" w:rsidRDefault="008A0C8E" w:rsidP="00BB3640">
      <w:pPr>
        <w:pStyle w:val="Ttulo4"/>
      </w:pPr>
      <w:r w:rsidRPr="00825B63">
        <w:t>El usuario</w:t>
      </w:r>
    </w:p>
    <w:p w:rsidR="008A0C8E" w:rsidRPr="00C2181A" w:rsidRDefault="008A0C8E" w:rsidP="00384EEF">
      <w:pPr>
        <w:numPr>
          <w:ilvl w:val="0"/>
          <w:numId w:val="31"/>
        </w:numPr>
        <w:rPr>
          <w:lang w:eastAsia="es-MX"/>
        </w:rPr>
      </w:pPr>
      <w:r w:rsidRPr="00C2181A">
        <w:rPr>
          <w:lang w:eastAsia="es-MX"/>
        </w:rPr>
        <w:t xml:space="preserve">Dispositivo móvil </w:t>
      </w:r>
    </w:p>
    <w:p w:rsidR="008A0C8E" w:rsidRPr="00C2181A" w:rsidRDefault="008A0C8E" w:rsidP="00384EEF">
      <w:pPr>
        <w:numPr>
          <w:ilvl w:val="0"/>
          <w:numId w:val="31"/>
        </w:numPr>
        <w:rPr>
          <w:lang w:eastAsia="es-MX"/>
        </w:rPr>
      </w:pPr>
      <w:r w:rsidRPr="00C2181A">
        <w:rPr>
          <w:lang w:eastAsia="es-MX"/>
        </w:rPr>
        <w:t xml:space="preserve">Conexión a Internet </w:t>
      </w:r>
    </w:p>
    <w:p w:rsidR="008A0C8E" w:rsidRPr="00C2181A" w:rsidRDefault="008A0C8E" w:rsidP="00BB3640">
      <w:pPr>
        <w:pStyle w:val="Ttulo4"/>
      </w:pPr>
      <w:r w:rsidRPr="00C2181A">
        <w:t>El Vehículo</w:t>
      </w:r>
    </w:p>
    <w:p w:rsidR="008A0C8E" w:rsidRPr="00C2181A" w:rsidRDefault="008A0C8E" w:rsidP="00384EEF">
      <w:pPr>
        <w:numPr>
          <w:ilvl w:val="0"/>
          <w:numId w:val="32"/>
        </w:numPr>
        <w:rPr>
          <w:lang w:eastAsia="es-MX"/>
        </w:rPr>
      </w:pPr>
      <w:r w:rsidRPr="00C2181A">
        <w:rPr>
          <w:lang w:eastAsia="es-MX"/>
        </w:rPr>
        <w:t>Dispositivo Móvil</w:t>
      </w:r>
    </w:p>
    <w:p w:rsidR="008A0C8E" w:rsidRPr="00C2181A" w:rsidRDefault="008A0C8E" w:rsidP="00384EEF">
      <w:pPr>
        <w:numPr>
          <w:ilvl w:val="0"/>
          <w:numId w:val="32"/>
        </w:numPr>
        <w:rPr>
          <w:lang w:eastAsia="es-MX"/>
        </w:rPr>
      </w:pPr>
      <w:r w:rsidRPr="00C2181A">
        <w:rPr>
          <w:lang w:eastAsia="es-MX"/>
        </w:rPr>
        <w:t>GPS</w:t>
      </w:r>
    </w:p>
    <w:p w:rsidR="008A0C8E" w:rsidRPr="00C2181A" w:rsidRDefault="008A0C8E" w:rsidP="00384EEF">
      <w:pPr>
        <w:numPr>
          <w:ilvl w:val="0"/>
          <w:numId w:val="32"/>
        </w:numPr>
        <w:rPr>
          <w:lang w:eastAsia="es-MX"/>
        </w:rPr>
      </w:pPr>
      <w:r w:rsidRPr="00C2181A">
        <w:rPr>
          <w:lang w:eastAsia="es-MX"/>
        </w:rPr>
        <w:t>Conexión a Internet</w:t>
      </w:r>
    </w:p>
    <w:p w:rsidR="00A63752" w:rsidRPr="00C2181A" w:rsidRDefault="00A63752" w:rsidP="00BB3640">
      <w:pPr>
        <w:pStyle w:val="Ttulo3"/>
      </w:pPr>
      <w:bookmarkStart w:id="121" w:name="_Toc374567358"/>
      <w:bookmarkStart w:id="122" w:name="_Toc382263405"/>
      <w:r w:rsidRPr="00C2181A">
        <w:t>Software</w:t>
      </w:r>
      <w:bookmarkEnd w:id="121"/>
      <w:bookmarkEnd w:id="122"/>
    </w:p>
    <w:p w:rsidR="006C0678" w:rsidRPr="00C2181A" w:rsidRDefault="006C0678" w:rsidP="00BB3640">
      <w:pPr>
        <w:pStyle w:val="Ttulo4"/>
      </w:pPr>
      <w:r w:rsidRPr="00C2181A">
        <w:t>Sistema Operativo</w:t>
      </w:r>
    </w:p>
    <w:p w:rsidR="006C0678" w:rsidRPr="00BB3640" w:rsidRDefault="00C365A4" w:rsidP="00BB3640">
      <w:pPr>
        <w:pStyle w:val="Ttulo5"/>
      </w:pPr>
      <w:r w:rsidRPr="00BB3640">
        <w:t>Para d</w:t>
      </w:r>
      <w:r w:rsidR="006C0678" w:rsidRPr="00BB3640">
        <w:t>esarrollo:</w:t>
      </w:r>
    </w:p>
    <w:p w:rsidR="00773000" w:rsidRDefault="006C0678" w:rsidP="006C0678">
      <w:pPr>
        <w:tabs>
          <w:tab w:val="left" w:pos="3348"/>
        </w:tabs>
        <w:rPr>
          <w:lang w:val="en-US" w:eastAsia="es-MX"/>
        </w:rPr>
      </w:pPr>
      <w:r w:rsidRPr="00C2181A">
        <w:rPr>
          <w:lang w:val="en-US" w:eastAsia="es-MX"/>
        </w:rPr>
        <w:t xml:space="preserve">Linux </w:t>
      </w:r>
      <w:proofErr w:type="spellStart"/>
      <w:r w:rsidRPr="00C2181A">
        <w:rPr>
          <w:lang w:val="en-US" w:eastAsia="es-MX"/>
        </w:rPr>
        <w:t>Lubuntu</w:t>
      </w:r>
      <w:proofErr w:type="spellEnd"/>
      <w:r w:rsidRPr="00C2181A">
        <w:rPr>
          <w:lang w:val="en-US" w:eastAsia="es-MX"/>
        </w:rPr>
        <w:t xml:space="preserve"> 13.10, </w:t>
      </w:r>
    </w:p>
    <w:p w:rsidR="006C0678" w:rsidRPr="00C2181A" w:rsidRDefault="006C0678" w:rsidP="006C0678">
      <w:pPr>
        <w:tabs>
          <w:tab w:val="left" w:pos="3348"/>
        </w:tabs>
        <w:rPr>
          <w:lang w:val="en-US" w:eastAsia="es-MX"/>
        </w:rPr>
      </w:pPr>
      <w:proofErr w:type="gramStart"/>
      <w:r w:rsidRPr="00C2181A">
        <w:rPr>
          <w:lang w:val="en-US" w:eastAsia="es-MX"/>
        </w:rPr>
        <w:t xml:space="preserve">Windows 7 Home Premium </w:t>
      </w:r>
      <w:proofErr w:type="spellStart"/>
      <w:r w:rsidRPr="00C2181A">
        <w:rPr>
          <w:lang w:val="en-US" w:eastAsia="es-MX"/>
        </w:rPr>
        <w:t>o</w:t>
      </w:r>
      <w:proofErr w:type="spellEnd"/>
      <w:r w:rsidRPr="00C2181A">
        <w:rPr>
          <w:lang w:val="en-US" w:eastAsia="es-MX"/>
        </w:rPr>
        <w:t xml:space="preserve"> Windows 8.1 OEM.</w:t>
      </w:r>
      <w:proofErr w:type="gramEnd"/>
    </w:p>
    <w:p w:rsidR="006C0678" w:rsidRPr="00C2181A" w:rsidRDefault="00C365A4" w:rsidP="00BB3640">
      <w:pPr>
        <w:pStyle w:val="Ttulo5"/>
        <w:rPr>
          <w:lang w:eastAsia="es-MX"/>
        </w:rPr>
      </w:pPr>
      <w:r w:rsidRPr="00C2181A">
        <w:rPr>
          <w:lang w:eastAsia="es-MX"/>
        </w:rPr>
        <w:t>Para p</w:t>
      </w:r>
      <w:r w:rsidR="006C0678" w:rsidRPr="00C2181A">
        <w:rPr>
          <w:lang w:eastAsia="es-MX"/>
        </w:rPr>
        <w:t>ruebas:</w:t>
      </w:r>
    </w:p>
    <w:p w:rsidR="005A2A17" w:rsidRPr="00C2181A" w:rsidRDefault="00816EFF" w:rsidP="006C0678">
      <w:pPr>
        <w:tabs>
          <w:tab w:val="left" w:pos="3348"/>
        </w:tabs>
        <w:rPr>
          <w:lang w:eastAsia="es-MX"/>
        </w:rPr>
      </w:pPr>
      <w:r w:rsidRPr="00C2181A">
        <w:rPr>
          <w:lang w:eastAsia="es-MX"/>
        </w:rPr>
        <w:t>A</w:t>
      </w:r>
      <w:r w:rsidR="000D4C1B">
        <w:rPr>
          <w:lang w:eastAsia="es-MX"/>
        </w:rPr>
        <w:t xml:space="preserve"> </w:t>
      </w:r>
      <w:r w:rsidRPr="00C2181A">
        <w:rPr>
          <w:lang w:eastAsia="es-MX"/>
        </w:rPr>
        <w:t>partir de Android 2.3</w:t>
      </w:r>
      <w:r w:rsidR="006D4E8E" w:rsidRPr="00C2181A">
        <w:rPr>
          <w:lang w:eastAsia="es-MX"/>
        </w:rPr>
        <w:t>.3</w:t>
      </w:r>
      <w:r w:rsidRPr="00C2181A">
        <w:rPr>
          <w:lang w:eastAsia="es-MX"/>
        </w:rPr>
        <w:t xml:space="preserve"> </w:t>
      </w:r>
      <w:proofErr w:type="spellStart"/>
      <w:r w:rsidRPr="00C2181A">
        <w:rPr>
          <w:lang w:eastAsia="es-MX"/>
        </w:rPr>
        <w:t>Ginger</w:t>
      </w:r>
      <w:proofErr w:type="spellEnd"/>
      <w:r w:rsidRPr="00C2181A">
        <w:rPr>
          <w:lang w:eastAsia="es-MX"/>
        </w:rPr>
        <w:t xml:space="preserve"> Bread</w:t>
      </w:r>
    </w:p>
    <w:p w:rsidR="00A63752" w:rsidRPr="00C2181A" w:rsidRDefault="00CE0DB6" w:rsidP="00384EEF">
      <w:pPr>
        <w:numPr>
          <w:ilvl w:val="0"/>
          <w:numId w:val="17"/>
        </w:numPr>
        <w:rPr>
          <w:lang w:eastAsia="es-MX"/>
        </w:rPr>
      </w:pPr>
      <w:r w:rsidRPr="00C2181A">
        <w:rPr>
          <w:lang w:eastAsia="es-MX"/>
        </w:rPr>
        <w:t xml:space="preserve">Google API: Google Cloud </w:t>
      </w:r>
      <w:proofErr w:type="spellStart"/>
      <w:r w:rsidRPr="00C2181A">
        <w:rPr>
          <w:lang w:eastAsia="es-MX"/>
        </w:rPr>
        <w:t>Messaging</w:t>
      </w:r>
      <w:proofErr w:type="spellEnd"/>
    </w:p>
    <w:p w:rsidR="00C15807" w:rsidRPr="00C2181A" w:rsidRDefault="000D4C1B" w:rsidP="00384EEF">
      <w:pPr>
        <w:numPr>
          <w:ilvl w:val="0"/>
          <w:numId w:val="17"/>
        </w:numPr>
        <w:rPr>
          <w:lang w:val="en-US" w:eastAsia="es-MX"/>
        </w:rPr>
      </w:pPr>
      <w:r>
        <w:rPr>
          <w:lang w:val="en-US" w:eastAsia="es-MX"/>
        </w:rPr>
        <w:t xml:space="preserve">Android </w:t>
      </w:r>
      <w:r w:rsidR="00C15807" w:rsidRPr="00C2181A">
        <w:rPr>
          <w:lang w:val="en-US" w:eastAsia="es-MX"/>
        </w:rPr>
        <w:t xml:space="preserve">SDK </w:t>
      </w:r>
      <w:r w:rsidR="00FA5BC6" w:rsidRPr="00C2181A">
        <w:rPr>
          <w:lang w:val="en-US" w:eastAsia="es-MX"/>
        </w:rPr>
        <w:t>Manager Revision 22.2.1</w:t>
      </w:r>
      <w:r w:rsidR="006C7AEF" w:rsidRPr="00C2181A">
        <w:rPr>
          <w:lang w:val="en-US" w:eastAsia="es-MX"/>
        </w:rPr>
        <w:t xml:space="preserve"> </w:t>
      </w:r>
      <w:proofErr w:type="gramStart"/>
      <w:r w:rsidR="006C7AEF" w:rsidRPr="00C2181A">
        <w:rPr>
          <w:lang w:val="en-US" w:eastAsia="es-MX"/>
        </w:rPr>
        <w:t>( Android</w:t>
      </w:r>
      <w:proofErr w:type="gramEnd"/>
      <w:r w:rsidR="006C7AEF" w:rsidRPr="00C2181A">
        <w:rPr>
          <w:lang w:val="en-US" w:eastAsia="es-MX"/>
        </w:rPr>
        <w:t xml:space="preserve"> Software Development Kit Manager).</w:t>
      </w:r>
    </w:p>
    <w:p w:rsidR="001A4790" w:rsidRPr="00C2181A" w:rsidRDefault="001A4790" w:rsidP="001A4790">
      <w:pPr>
        <w:rPr>
          <w:lang w:eastAsia="es-MX"/>
        </w:rPr>
      </w:pPr>
      <w:r w:rsidRPr="00C2181A">
        <w:rPr>
          <w:lang w:eastAsia="es-MX"/>
        </w:rPr>
        <w:t>Encapsula un conjunto de herramientas de desarrollo. Co</w:t>
      </w:r>
      <w:r w:rsidR="00A07949" w:rsidRPr="00C2181A">
        <w:rPr>
          <w:lang w:eastAsia="es-MX"/>
        </w:rPr>
        <w:t>mo es</w:t>
      </w:r>
      <w:r w:rsidRPr="00C2181A">
        <w:rPr>
          <w:lang w:eastAsia="es-MX"/>
        </w:rPr>
        <w:t xml:space="preserve"> un depurador de código, biblioteca, un simulador de teléfono basado en </w:t>
      </w:r>
      <w:proofErr w:type="gramStart"/>
      <w:r w:rsidRPr="00C2181A">
        <w:rPr>
          <w:lang w:eastAsia="es-MX"/>
        </w:rPr>
        <w:t>QEMU</w:t>
      </w:r>
      <w:r w:rsidR="00953791" w:rsidRPr="00C2181A">
        <w:rPr>
          <w:lang w:eastAsia="es-MX"/>
        </w:rPr>
        <w:t>(</w:t>
      </w:r>
      <w:proofErr w:type="gramEnd"/>
      <w:r w:rsidR="00953791" w:rsidRPr="00C2181A">
        <w:rPr>
          <w:rStyle w:val="st"/>
        </w:rPr>
        <w:t xml:space="preserve">"Quick </w:t>
      </w:r>
      <w:proofErr w:type="spellStart"/>
      <w:r w:rsidR="00953791" w:rsidRPr="00C2181A">
        <w:rPr>
          <w:rStyle w:val="st"/>
        </w:rPr>
        <w:t>EMUlator</w:t>
      </w:r>
      <w:proofErr w:type="spellEnd"/>
      <w:r w:rsidR="00953791" w:rsidRPr="00C2181A">
        <w:rPr>
          <w:rStyle w:val="st"/>
        </w:rPr>
        <w:t>"</w:t>
      </w:r>
      <w:r w:rsidR="00953791" w:rsidRPr="00C2181A">
        <w:rPr>
          <w:lang w:eastAsia="es-MX"/>
        </w:rPr>
        <w:t>)</w:t>
      </w:r>
      <w:r w:rsidRPr="00C2181A">
        <w:rPr>
          <w:lang w:eastAsia="es-MX"/>
        </w:rPr>
        <w:t>, documentación, ejemplos de código y tutoriales.</w:t>
      </w:r>
    </w:p>
    <w:p w:rsidR="00C15807" w:rsidRPr="00C2181A" w:rsidRDefault="00C15807" w:rsidP="00384EEF">
      <w:pPr>
        <w:numPr>
          <w:ilvl w:val="0"/>
          <w:numId w:val="17"/>
        </w:numPr>
        <w:rPr>
          <w:lang w:eastAsia="es-MX"/>
        </w:rPr>
      </w:pPr>
      <w:r w:rsidRPr="00C2181A">
        <w:rPr>
          <w:lang w:eastAsia="es-MX"/>
        </w:rPr>
        <w:t xml:space="preserve">Android </w:t>
      </w:r>
      <w:proofErr w:type="spellStart"/>
      <w:r w:rsidRPr="00C2181A">
        <w:rPr>
          <w:lang w:eastAsia="es-MX"/>
        </w:rPr>
        <w:t>Developer</w:t>
      </w:r>
      <w:proofErr w:type="spellEnd"/>
      <w:r w:rsidRPr="00C2181A">
        <w:rPr>
          <w:lang w:eastAsia="es-MX"/>
        </w:rPr>
        <w:t xml:space="preserve"> Tools v22.2.1-833290</w:t>
      </w:r>
    </w:p>
    <w:p w:rsidR="00116A72" w:rsidRPr="00C2181A" w:rsidRDefault="00116A72" w:rsidP="00116A72">
      <w:pPr>
        <w:rPr>
          <w:lang w:eastAsia="es-MX"/>
        </w:rPr>
      </w:pPr>
      <w:proofErr w:type="spellStart"/>
      <w:r w:rsidRPr="00C2181A">
        <w:rPr>
          <w:lang w:eastAsia="es-MX"/>
        </w:rPr>
        <w:lastRenderedPageBreak/>
        <w:t>Plugin</w:t>
      </w:r>
      <w:proofErr w:type="spellEnd"/>
      <w:r w:rsidR="00597A5C" w:rsidRPr="00C2181A">
        <w:rPr>
          <w:lang w:eastAsia="es-MX"/>
        </w:rPr>
        <w:t xml:space="preserve"> para Eclipse, para desarrollar aplicaciones de Android.</w:t>
      </w:r>
      <w:r w:rsidRPr="00C2181A">
        <w:rPr>
          <w:lang w:eastAsia="es-MX"/>
        </w:rPr>
        <w:t xml:space="preserve"> </w:t>
      </w:r>
      <w:r w:rsidR="00F943ED" w:rsidRPr="00C2181A">
        <w:rPr>
          <w:lang w:eastAsia="es-MX"/>
        </w:rPr>
        <w:t>Complementando con funciones avanzadas para ayudar a crear, probar, depurar y empaquetar aplicaciones Android.</w:t>
      </w:r>
    </w:p>
    <w:p w:rsidR="00C15807" w:rsidRPr="00C2181A" w:rsidRDefault="00EA0594" w:rsidP="00526E72">
      <w:pPr>
        <w:rPr>
          <w:noProof/>
          <w:lang w:eastAsia="es-MX"/>
        </w:rPr>
      </w:pPr>
      <w:r>
        <w:rPr>
          <w:noProof/>
          <w:lang w:eastAsia="es-MX"/>
        </w:rPr>
        <w:drawing>
          <wp:inline distT="0" distB="0" distL="0" distR="0" wp14:anchorId="0E199B3A" wp14:editId="0764B280">
            <wp:extent cx="2648585" cy="9144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l="35881" t="42436" r="36877" b="40878"/>
                    <a:stretch>
                      <a:fillRect/>
                    </a:stretch>
                  </pic:blipFill>
                  <pic:spPr bwMode="auto">
                    <a:xfrm>
                      <a:off x="0" y="0"/>
                      <a:ext cx="2648585" cy="914400"/>
                    </a:xfrm>
                    <a:prstGeom prst="rect">
                      <a:avLst/>
                    </a:prstGeom>
                    <a:noFill/>
                    <a:ln>
                      <a:noFill/>
                    </a:ln>
                  </pic:spPr>
                </pic:pic>
              </a:graphicData>
            </a:graphic>
          </wp:inline>
        </w:drawing>
      </w:r>
    </w:p>
    <w:p w:rsidR="00C15807" w:rsidRPr="00C2181A" w:rsidRDefault="00C15807" w:rsidP="00384EEF">
      <w:pPr>
        <w:numPr>
          <w:ilvl w:val="0"/>
          <w:numId w:val="18"/>
        </w:numPr>
        <w:rPr>
          <w:lang w:val="en-US" w:eastAsia="es-MX"/>
        </w:rPr>
      </w:pPr>
      <w:r w:rsidRPr="00C2181A">
        <w:rPr>
          <w:lang w:val="en-US" w:eastAsia="es-MX"/>
        </w:rPr>
        <w:t>Eclipse Java Development Tools v 3.8.2</w:t>
      </w:r>
    </w:p>
    <w:p w:rsidR="000E51FB" w:rsidRPr="00C2181A" w:rsidRDefault="000E51FB" w:rsidP="000E51FB">
      <w:pPr>
        <w:rPr>
          <w:lang w:eastAsia="es-MX"/>
        </w:rPr>
      </w:pPr>
      <w:r w:rsidRPr="00C2181A">
        <w:rPr>
          <w:lang w:eastAsia="es-MX"/>
        </w:rPr>
        <w:t>Entorno de Desarrollo para lenguaje Java</w:t>
      </w:r>
      <w:r w:rsidR="007A5ED4" w:rsidRPr="00C2181A">
        <w:rPr>
          <w:lang w:eastAsia="es-MX"/>
        </w:rPr>
        <w:t>.</w:t>
      </w:r>
    </w:p>
    <w:p w:rsidR="00C15807" w:rsidRPr="00C2181A" w:rsidRDefault="00C15807" w:rsidP="00384EEF">
      <w:pPr>
        <w:numPr>
          <w:ilvl w:val="0"/>
          <w:numId w:val="18"/>
        </w:numPr>
        <w:rPr>
          <w:lang w:eastAsia="es-MX"/>
        </w:rPr>
      </w:pPr>
      <w:r w:rsidRPr="00C2181A">
        <w:rPr>
          <w:lang w:eastAsia="es-MX"/>
        </w:rPr>
        <w:t xml:space="preserve">Eclipse </w:t>
      </w:r>
      <w:proofErr w:type="spellStart"/>
      <w:r w:rsidRPr="00C2181A">
        <w:rPr>
          <w:lang w:eastAsia="es-MX"/>
        </w:rPr>
        <w:t>Platform</w:t>
      </w:r>
      <w:proofErr w:type="spellEnd"/>
      <w:r w:rsidRPr="00C2181A">
        <w:rPr>
          <w:lang w:eastAsia="es-MX"/>
        </w:rPr>
        <w:t xml:space="preserve"> </w:t>
      </w:r>
      <w:r w:rsidR="001F77AB" w:rsidRPr="00C2181A">
        <w:rPr>
          <w:lang w:eastAsia="es-MX"/>
        </w:rPr>
        <w:t xml:space="preserve">v </w:t>
      </w:r>
      <w:r w:rsidRPr="00C2181A">
        <w:rPr>
          <w:lang w:eastAsia="es-MX"/>
        </w:rPr>
        <w:t>4.2.1.</w:t>
      </w:r>
    </w:p>
    <w:p w:rsidR="00CA4AA7" w:rsidRPr="00C2181A" w:rsidRDefault="00CA4AA7" w:rsidP="00CA4AA7">
      <w:pPr>
        <w:rPr>
          <w:lang w:eastAsia="es-MX"/>
        </w:rPr>
      </w:pPr>
      <w:r w:rsidRPr="00C2181A">
        <w:rPr>
          <w:lang w:eastAsia="es-MX"/>
        </w:rPr>
        <w:t>Conjunto de marcos y servicios comunes, que en conjunto conforman la infraestructura necesaria para apoyar el uso de Eclipse</w:t>
      </w:r>
      <w:r w:rsidR="00692F8F" w:rsidRPr="00C2181A">
        <w:rPr>
          <w:lang w:eastAsia="es-MX"/>
        </w:rPr>
        <w:t>.</w:t>
      </w:r>
    </w:p>
    <w:p w:rsidR="000954DB" w:rsidRPr="00C2181A" w:rsidRDefault="000954DB" w:rsidP="00384EEF">
      <w:pPr>
        <w:numPr>
          <w:ilvl w:val="0"/>
          <w:numId w:val="18"/>
        </w:numPr>
        <w:rPr>
          <w:lang w:eastAsia="es-MX"/>
        </w:rPr>
      </w:pPr>
      <w:r w:rsidRPr="00C2181A">
        <w:rPr>
          <w:lang w:eastAsia="es-MX"/>
        </w:rPr>
        <w:t>Eclipse RCP 4.2.2</w:t>
      </w:r>
      <w:r w:rsidR="00692F8F" w:rsidRPr="00C2181A">
        <w:rPr>
          <w:lang w:eastAsia="es-MX"/>
        </w:rPr>
        <w:t xml:space="preserve"> (Plataforma de cliente enriquecido).</w:t>
      </w:r>
    </w:p>
    <w:p w:rsidR="00C15807" w:rsidRPr="00C2181A" w:rsidRDefault="00C15807" w:rsidP="00384EEF">
      <w:pPr>
        <w:numPr>
          <w:ilvl w:val="0"/>
          <w:numId w:val="18"/>
        </w:numPr>
        <w:rPr>
          <w:lang w:eastAsia="es-MX"/>
        </w:rPr>
      </w:pPr>
      <w:proofErr w:type="spellStart"/>
      <w:r w:rsidRPr="00C2181A">
        <w:rPr>
          <w:lang w:eastAsia="es-MX"/>
        </w:rPr>
        <w:t>MySQL</w:t>
      </w:r>
      <w:proofErr w:type="spellEnd"/>
      <w:r w:rsidRPr="00C2181A">
        <w:rPr>
          <w:lang w:eastAsia="es-MX"/>
        </w:rPr>
        <w:t xml:space="preserve"> 5.5.24</w:t>
      </w:r>
    </w:p>
    <w:p w:rsidR="00C15807" w:rsidRPr="00C2181A" w:rsidRDefault="00C15807" w:rsidP="00384EEF">
      <w:pPr>
        <w:numPr>
          <w:ilvl w:val="0"/>
          <w:numId w:val="18"/>
        </w:numPr>
        <w:rPr>
          <w:lang w:eastAsia="es-MX"/>
        </w:rPr>
      </w:pPr>
      <w:r w:rsidRPr="00C2181A">
        <w:rPr>
          <w:lang w:eastAsia="es-MX"/>
        </w:rPr>
        <w:t>PHP 5.3.13</w:t>
      </w:r>
    </w:p>
    <w:p w:rsidR="00C15807" w:rsidRPr="00C2181A" w:rsidRDefault="00C15807" w:rsidP="00384EEF">
      <w:pPr>
        <w:numPr>
          <w:ilvl w:val="0"/>
          <w:numId w:val="18"/>
        </w:numPr>
        <w:rPr>
          <w:lang w:eastAsia="es-MX"/>
        </w:rPr>
      </w:pPr>
      <w:r w:rsidRPr="00C2181A">
        <w:rPr>
          <w:lang w:eastAsia="es-MX"/>
        </w:rPr>
        <w:t>Apache 2.2.22</w:t>
      </w:r>
    </w:p>
    <w:p w:rsidR="00C15807" w:rsidRPr="00C2181A" w:rsidRDefault="0053552B" w:rsidP="00384EEF">
      <w:pPr>
        <w:numPr>
          <w:ilvl w:val="0"/>
          <w:numId w:val="18"/>
        </w:numPr>
        <w:rPr>
          <w:lang w:eastAsia="es-MX"/>
        </w:rPr>
      </w:pPr>
      <w:proofErr w:type="spellStart"/>
      <w:r w:rsidRPr="00C2181A">
        <w:rPr>
          <w:lang w:eastAsia="es-MX"/>
        </w:rPr>
        <w:t>GitHub</w:t>
      </w:r>
      <w:proofErr w:type="spellEnd"/>
    </w:p>
    <w:p w:rsidR="0053552B" w:rsidRPr="00C2181A" w:rsidRDefault="003C7B14" w:rsidP="00526E72">
      <w:pPr>
        <w:rPr>
          <w:lang w:eastAsia="es-MX"/>
        </w:rPr>
      </w:pPr>
      <w:r w:rsidRPr="00C2181A">
        <w:rPr>
          <w:lang w:eastAsia="es-MX"/>
        </w:rPr>
        <w:t xml:space="preserve">Software para alojar proyectos, haciendo uso del sistema de control de versiones </w:t>
      </w:r>
      <w:proofErr w:type="spellStart"/>
      <w:r w:rsidRPr="00C2181A">
        <w:rPr>
          <w:lang w:eastAsia="es-MX"/>
        </w:rPr>
        <w:t>Git</w:t>
      </w:r>
      <w:proofErr w:type="spellEnd"/>
      <w:r w:rsidRPr="00C2181A">
        <w:rPr>
          <w:lang w:eastAsia="es-MX"/>
        </w:rPr>
        <w:t xml:space="preserve">. Utiliza el </w:t>
      </w:r>
      <w:proofErr w:type="spellStart"/>
      <w:r w:rsidRPr="00C2181A">
        <w:rPr>
          <w:lang w:eastAsia="es-MX"/>
        </w:rPr>
        <w:t>framework</w:t>
      </w:r>
      <w:proofErr w:type="spellEnd"/>
      <w:r w:rsidRPr="00C2181A">
        <w:rPr>
          <w:lang w:eastAsia="es-MX"/>
        </w:rPr>
        <w:t xml:space="preserve"> Ruby </w:t>
      </w:r>
      <w:proofErr w:type="spellStart"/>
      <w:r w:rsidRPr="00C2181A">
        <w:rPr>
          <w:lang w:eastAsia="es-MX"/>
        </w:rPr>
        <w:t>on</w:t>
      </w:r>
      <w:proofErr w:type="spellEnd"/>
      <w:r w:rsidRPr="00C2181A">
        <w:rPr>
          <w:lang w:eastAsia="es-MX"/>
        </w:rPr>
        <w:t xml:space="preserve"> </w:t>
      </w:r>
      <w:proofErr w:type="spellStart"/>
      <w:r w:rsidRPr="00C2181A">
        <w:rPr>
          <w:lang w:eastAsia="es-MX"/>
        </w:rPr>
        <w:t>Rails</w:t>
      </w:r>
      <w:proofErr w:type="spellEnd"/>
      <w:r w:rsidRPr="00C2181A">
        <w:rPr>
          <w:lang w:eastAsia="es-MX"/>
        </w:rPr>
        <w:t xml:space="preserve"> por </w:t>
      </w:r>
      <w:proofErr w:type="spellStart"/>
      <w:r w:rsidRPr="00C2181A">
        <w:rPr>
          <w:lang w:eastAsia="es-MX"/>
        </w:rPr>
        <w:t>GitHub.Inc</w:t>
      </w:r>
      <w:proofErr w:type="spellEnd"/>
      <w:r w:rsidRPr="00C2181A">
        <w:rPr>
          <w:lang w:eastAsia="es-MX"/>
        </w:rPr>
        <w:t xml:space="preserve">. </w:t>
      </w:r>
    </w:p>
    <w:p w:rsidR="00C15807" w:rsidRPr="00C2181A" w:rsidRDefault="003C7B14" w:rsidP="00526E72">
      <w:pPr>
        <w:rPr>
          <w:lang w:eastAsia="es-MX"/>
        </w:rPr>
      </w:pPr>
      <w:r w:rsidRPr="00C2181A">
        <w:rPr>
          <w:lang w:eastAsia="es-MX"/>
        </w:rPr>
        <w:t>El código se almacena de forma pública, o de manera priva</w:t>
      </w:r>
      <w:r w:rsidR="00FA6F5F" w:rsidRPr="00C2181A">
        <w:rPr>
          <w:lang w:eastAsia="es-MX"/>
        </w:rPr>
        <w:t>da, creando una cuenta de pago.</w:t>
      </w:r>
    </w:p>
    <w:p w:rsidR="00A63752" w:rsidRPr="00C2181A" w:rsidRDefault="00B07C11" w:rsidP="00BE388D">
      <w:pPr>
        <w:pStyle w:val="Ttulo3"/>
      </w:pPr>
      <w:bookmarkStart w:id="123" w:name="_Toc374567359"/>
      <w:r w:rsidRPr="00C2181A">
        <w:br w:type="page"/>
      </w:r>
      <w:bookmarkStart w:id="124" w:name="_Toc382263406"/>
      <w:r w:rsidR="00A63752" w:rsidRPr="00C2181A">
        <w:lastRenderedPageBreak/>
        <w:t>Metodología</w:t>
      </w:r>
      <w:bookmarkEnd w:id="123"/>
      <w:bookmarkEnd w:id="124"/>
    </w:p>
    <w:p w:rsidR="00E36D9D" w:rsidRPr="00C2181A" w:rsidRDefault="00EA0594" w:rsidP="00E36D9D">
      <w:pPr>
        <w:keepNext/>
      </w:pPr>
      <w:r>
        <w:rPr>
          <w:noProof/>
          <w:lang w:eastAsia="es-MX"/>
        </w:rPr>
        <w:drawing>
          <wp:inline distT="0" distB="0" distL="0" distR="0" wp14:anchorId="3D209558" wp14:editId="260E1754">
            <wp:extent cx="5754370" cy="3657600"/>
            <wp:effectExtent l="0" t="0" r="0" b="0"/>
            <wp:docPr id="19" name="Imagen 19" descr="i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ee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4370" cy="3657600"/>
                    </a:xfrm>
                    <a:prstGeom prst="rect">
                      <a:avLst/>
                    </a:prstGeom>
                    <a:noFill/>
                    <a:ln>
                      <a:noFill/>
                    </a:ln>
                  </pic:spPr>
                </pic:pic>
              </a:graphicData>
            </a:graphic>
          </wp:inline>
        </w:drawing>
      </w:r>
    </w:p>
    <w:p w:rsidR="003A62AD" w:rsidRPr="00C2181A" w:rsidRDefault="00E36D9D" w:rsidP="00CD4A9B">
      <w:pPr>
        <w:pStyle w:val="Epgrafe"/>
        <w:ind w:left="708" w:hanging="708"/>
        <w:jc w:val="center"/>
        <w:rPr>
          <w:rFonts w:ascii="Arial" w:hAnsi="Arial" w:cs="Arial"/>
          <w:noProof/>
          <w:lang w:eastAsia="es-MX"/>
        </w:rPr>
      </w:pPr>
      <w:r w:rsidRPr="00C2181A">
        <w:rPr>
          <w:rFonts w:ascii="Arial" w:hAnsi="Arial" w:cs="Arial"/>
        </w:rPr>
        <w:t xml:space="preserve">Figura </w:t>
      </w:r>
      <w:r w:rsidR="000542C8">
        <w:rPr>
          <w:rFonts w:ascii="Arial" w:hAnsi="Arial" w:cs="Arial"/>
        </w:rPr>
        <w:fldChar w:fldCharType="begin"/>
      </w:r>
      <w:r w:rsidR="000542C8">
        <w:rPr>
          <w:rFonts w:ascii="Arial" w:hAnsi="Arial" w:cs="Arial"/>
        </w:rPr>
        <w:instrText xml:space="preserve"> STYLEREF 1 \s </w:instrText>
      </w:r>
      <w:r w:rsidR="000542C8">
        <w:rPr>
          <w:rFonts w:ascii="Arial" w:hAnsi="Arial" w:cs="Arial"/>
        </w:rPr>
        <w:fldChar w:fldCharType="separate"/>
      </w:r>
      <w:r w:rsidR="00CB6236">
        <w:rPr>
          <w:rFonts w:ascii="Arial" w:hAnsi="Arial" w:cs="Arial"/>
          <w:noProof/>
        </w:rPr>
        <w:t>2</w:t>
      </w:r>
      <w:r w:rsidR="000542C8">
        <w:rPr>
          <w:rFonts w:ascii="Arial" w:hAnsi="Arial" w:cs="Arial"/>
        </w:rPr>
        <w:fldChar w:fldCharType="end"/>
      </w:r>
      <w:r w:rsidR="000542C8">
        <w:rPr>
          <w:rFonts w:ascii="Arial" w:hAnsi="Arial" w:cs="Arial"/>
        </w:rPr>
        <w:t>.</w:t>
      </w:r>
      <w:r w:rsidR="000542C8">
        <w:rPr>
          <w:rFonts w:ascii="Arial" w:hAnsi="Arial" w:cs="Arial"/>
        </w:rPr>
        <w:fldChar w:fldCharType="begin"/>
      </w:r>
      <w:r w:rsidR="000542C8">
        <w:rPr>
          <w:rFonts w:ascii="Arial" w:hAnsi="Arial" w:cs="Arial"/>
        </w:rPr>
        <w:instrText xml:space="preserve"> SEQ Figura \* ARABIC \s 1 </w:instrText>
      </w:r>
      <w:r w:rsidR="000542C8">
        <w:rPr>
          <w:rFonts w:ascii="Arial" w:hAnsi="Arial" w:cs="Arial"/>
        </w:rPr>
        <w:fldChar w:fldCharType="separate"/>
      </w:r>
      <w:r w:rsidR="00CB6236">
        <w:rPr>
          <w:rFonts w:ascii="Arial" w:hAnsi="Arial" w:cs="Arial"/>
          <w:noProof/>
        </w:rPr>
        <w:t>1</w:t>
      </w:r>
      <w:r w:rsidR="000542C8">
        <w:rPr>
          <w:rFonts w:ascii="Arial" w:hAnsi="Arial" w:cs="Arial"/>
        </w:rPr>
        <w:fldChar w:fldCharType="end"/>
      </w:r>
      <w:r w:rsidRPr="00C2181A">
        <w:rPr>
          <w:rFonts w:ascii="Arial" w:hAnsi="Arial" w:cs="Arial"/>
        </w:rPr>
        <w:t xml:space="preserve"> Modelo de procesos software IEEE</w:t>
      </w:r>
    </w:p>
    <w:p w:rsidR="00FA3512" w:rsidRPr="00C2181A" w:rsidRDefault="00BA084F" w:rsidP="00BB3640">
      <w:pPr>
        <w:pStyle w:val="Ttulo4"/>
      </w:pPr>
      <w:r w:rsidRPr="00C2181A">
        <w:lastRenderedPageBreak/>
        <w:t>Ciclo de vida</w:t>
      </w:r>
    </w:p>
    <w:p w:rsidR="0089532D" w:rsidRPr="00C2181A" w:rsidRDefault="00EA0594" w:rsidP="0089532D">
      <w:pPr>
        <w:keepNext/>
      </w:pPr>
      <w:r>
        <w:rPr>
          <w:noProof/>
          <w:lang w:eastAsia="es-MX"/>
        </w:rPr>
        <w:drawing>
          <wp:inline distT="0" distB="0" distL="0" distR="0" wp14:anchorId="05A1BA80" wp14:editId="287C70D5">
            <wp:extent cx="5770245" cy="3027045"/>
            <wp:effectExtent l="0" t="0" r="1905" b="1905"/>
            <wp:docPr id="20" name="Imagen 20" descr="ciclo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clocascad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0245" cy="3027045"/>
                    </a:xfrm>
                    <a:prstGeom prst="rect">
                      <a:avLst/>
                    </a:prstGeom>
                    <a:noFill/>
                    <a:ln>
                      <a:noFill/>
                    </a:ln>
                  </pic:spPr>
                </pic:pic>
              </a:graphicData>
            </a:graphic>
          </wp:inline>
        </w:drawing>
      </w:r>
    </w:p>
    <w:p w:rsidR="00BA084F" w:rsidRPr="00C2181A" w:rsidRDefault="0089532D" w:rsidP="0089532D">
      <w:pPr>
        <w:pStyle w:val="Epgrafe"/>
        <w:jc w:val="center"/>
        <w:rPr>
          <w:rFonts w:ascii="Arial" w:hAnsi="Arial" w:cs="Arial"/>
        </w:rPr>
      </w:pPr>
      <w:r w:rsidRPr="00C2181A">
        <w:rPr>
          <w:rFonts w:ascii="Arial" w:hAnsi="Arial" w:cs="Arial"/>
        </w:rPr>
        <w:t xml:space="preserve">Figura </w:t>
      </w:r>
      <w:r w:rsidR="000542C8">
        <w:rPr>
          <w:rFonts w:ascii="Arial" w:hAnsi="Arial" w:cs="Arial"/>
        </w:rPr>
        <w:fldChar w:fldCharType="begin"/>
      </w:r>
      <w:r w:rsidR="000542C8">
        <w:rPr>
          <w:rFonts w:ascii="Arial" w:hAnsi="Arial" w:cs="Arial"/>
        </w:rPr>
        <w:instrText xml:space="preserve"> STYLEREF 1 \s </w:instrText>
      </w:r>
      <w:r w:rsidR="000542C8">
        <w:rPr>
          <w:rFonts w:ascii="Arial" w:hAnsi="Arial" w:cs="Arial"/>
        </w:rPr>
        <w:fldChar w:fldCharType="separate"/>
      </w:r>
      <w:r w:rsidR="00CB6236">
        <w:rPr>
          <w:rFonts w:ascii="Arial" w:hAnsi="Arial" w:cs="Arial"/>
          <w:noProof/>
        </w:rPr>
        <w:t>2</w:t>
      </w:r>
      <w:r w:rsidR="000542C8">
        <w:rPr>
          <w:rFonts w:ascii="Arial" w:hAnsi="Arial" w:cs="Arial"/>
        </w:rPr>
        <w:fldChar w:fldCharType="end"/>
      </w:r>
      <w:r w:rsidR="000542C8">
        <w:rPr>
          <w:rFonts w:ascii="Arial" w:hAnsi="Arial" w:cs="Arial"/>
        </w:rPr>
        <w:t>.</w:t>
      </w:r>
      <w:r w:rsidR="000542C8">
        <w:rPr>
          <w:rFonts w:ascii="Arial" w:hAnsi="Arial" w:cs="Arial"/>
        </w:rPr>
        <w:fldChar w:fldCharType="begin"/>
      </w:r>
      <w:r w:rsidR="000542C8">
        <w:rPr>
          <w:rFonts w:ascii="Arial" w:hAnsi="Arial" w:cs="Arial"/>
        </w:rPr>
        <w:instrText xml:space="preserve"> SEQ Figura \* ARABIC \s 1 </w:instrText>
      </w:r>
      <w:r w:rsidR="000542C8">
        <w:rPr>
          <w:rFonts w:ascii="Arial" w:hAnsi="Arial" w:cs="Arial"/>
        </w:rPr>
        <w:fldChar w:fldCharType="separate"/>
      </w:r>
      <w:r w:rsidR="00CB6236">
        <w:rPr>
          <w:rFonts w:ascii="Arial" w:hAnsi="Arial" w:cs="Arial"/>
          <w:noProof/>
        </w:rPr>
        <w:t>2</w:t>
      </w:r>
      <w:r w:rsidR="000542C8">
        <w:rPr>
          <w:rFonts w:ascii="Arial" w:hAnsi="Arial" w:cs="Arial"/>
        </w:rPr>
        <w:fldChar w:fldCharType="end"/>
      </w:r>
      <w:r w:rsidRPr="00C2181A">
        <w:rPr>
          <w:rFonts w:ascii="Arial" w:hAnsi="Arial" w:cs="Arial"/>
        </w:rPr>
        <w:t xml:space="preserve"> Ciclo de vida en cascada. Mejoramiento por pasos</w:t>
      </w:r>
    </w:p>
    <w:p w:rsidR="00C3774C" w:rsidRPr="00C2181A" w:rsidRDefault="00C3774C" w:rsidP="00C3774C"/>
    <w:p w:rsidR="00A63752" w:rsidRPr="00C2181A" w:rsidRDefault="00501CE9" w:rsidP="00526E72">
      <w:r w:rsidRPr="00C2181A">
        <w:t>Debido</w:t>
      </w:r>
      <w:r w:rsidR="00C3774C" w:rsidRPr="00C2181A">
        <w:t xml:space="preserve"> a que este es utilizado para proyectos pequeños y es muy versátil, ya que nos podemos mover entre etapas durante el desarrollo del mismo para poder hacer alguna mejora. </w:t>
      </w:r>
    </w:p>
    <w:p w:rsidR="00D246C1" w:rsidRPr="00C2181A" w:rsidRDefault="00D246C1" w:rsidP="00D246C1">
      <w:pPr>
        <w:rPr>
          <w:lang w:eastAsia="es-MX"/>
        </w:rPr>
      </w:pPr>
    </w:p>
    <w:p w:rsidR="00ED64A3" w:rsidRPr="00C2181A" w:rsidRDefault="00ED64A3" w:rsidP="00BE388D">
      <w:pPr>
        <w:pStyle w:val="Ttulo3"/>
      </w:pPr>
      <w:bookmarkStart w:id="125" w:name="_Toc382263407"/>
      <w:r w:rsidRPr="00C2181A">
        <w:t>Estándares</w:t>
      </w:r>
      <w:bookmarkEnd w:id="125"/>
    </w:p>
    <w:p w:rsidR="00D421B1" w:rsidRPr="00C2181A" w:rsidRDefault="00230603" w:rsidP="00BB3640">
      <w:pPr>
        <w:pStyle w:val="Ttulo4"/>
      </w:pPr>
      <w:r w:rsidRPr="00C2181A">
        <w:t>ISO</w:t>
      </w:r>
    </w:p>
    <w:p w:rsidR="00ED64A3" w:rsidRDefault="00230603">
      <w:pPr>
        <w:rPr>
          <w:color w:val="000000"/>
        </w:rPr>
      </w:pPr>
      <w:r w:rsidRPr="00C2181A">
        <w:t>Organización Internacional de Normalización.</w:t>
      </w:r>
      <w:r w:rsidR="00195BBC" w:rsidRPr="00C2181A">
        <w:t xml:space="preserve"> </w:t>
      </w:r>
      <w:r w:rsidR="00195BBC" w:rsidRPr="00C2181A">
        <w:rPr>
          <w:color w:val="000000"/>
        </w:rPr>
        <w:t>Es una federación mundial de organismos nacionales de normalización (organismos miembros de ISO). El trabajo de preparación de las normas internacionales normalmente se realiza a través de los comités técnicos de ISO. Cada organismo miembro interesado en una materia para la cual se haya establecido un comité técnico, tiene el derecho de estar representado en dicho comité. Las organizaciones internacionales, públicas y privadas, en coordinación con ISO, también participan en el trabajo. ISO colabora estrechamente con la Comisión Electrotécnica Internacional (IEC) en todas las materias de normalización electrotécnica. La tarea principal de los comités técnicos es preparar Normas Internacionales.</w:t>
      </w:r>
      <w:r w:rsidR="00487C45" w:rsidRPr="00C2181A">
        <w:rPr>
          <w:color w:val="000000"/>
        </w:rPr>
        <w:t xml:space="preserve"> [Revisar Anexo]</w:t>
      </w:r>
    </w:p>
    <w:p w:rsidR="00BE4D98" w:rsidRDefault="00BE4D98" w:rsidP="00BE4D98">
      <w:pPr>
        <w:pStyle w:val="Cuerpodetexto"/>
        <w:spacing w:after="0" w:line="273" w:lineRule="auto"/>
        <w:jc w:val="center"/>
        <w:rPr>
          <w:rFonts w:ascii="Arial" w:hAnsi="Arial" w:cs="Arial"/>
          <w:b/>
        </w:rPr>
      </w:pPr>
    </w:p>
    <w:p w:rsidR="00BE4D98" w:rsidRPr="00BE4D98" w:rsidRDefault="00BE4D98" w:rsidP="00BE388D">
      <w:pPr>
        <w:pStyle w:val="Ttulo2"/>
      </w:pPr>
      <w:bookmarkStart w:id="126" w:name="_Toc382263408"/>
      <w:r w:rsidRPr="00BE4D98">
        <w:t>Propuesta de solución</w:t>
      </w:r>
      <w:bookmarkEnd w:id="126"/>
    </w:p>
    <w:p w:rsidR="00BE4D98" w:rsidRPr="00A73C59" w:rsidRDefault="00BE4D98" w:rsidP="00BE4D98">
      <w:pPr>
        <w:pStyle w:val="Prrafodelista"/>
      </w:pPr>
      <w:r w:rsidRPr="00A73C59">
        <w:t>Desarrollar un sistema de notificación, implementado bajo el estándar ISO9126-1(2001), estándares de desarrollo para PHP y las convenciones de código para el lenguaje de programación Java (</w:t>
      </w:r>
      <w:proofErr w:type="spellStart"/>
      <w:r w:rsidRPr="00A73C59">
        <w:t>Code</w:t>
      </w:r>
      <w:proofErr w:type="spellEnd"/>
      <w:r w:rsidRPr="00A73C59">
        <w:t xml:space="preserve"> </w:t>
      </w:r>
      <w:proofErr w:type="spellStart"/>
      <w:r w:rsidRPr="00A73C59">
        <w:t>Conventions</w:t>
      </w:r>
      <w:proofErr w:type="spellEnd"/>
      <w:r w:rsidRPr="00A73C59">
        <w:t xml:space="preserve"> </w:t>
      </w:r>
      <w:proofErr w:type="spellStart"/>
      <w:r w:rsidRPr="00A73C59">
        <w:t>for</w:t>
      </w:r>
      <w:proofErr w:type="spellEnd"/>
      <w:r w:rsidRPr="00A73C59">
        <w:t xml:space="preserve"> </w:t>
      </w:r>
      <w:proofErr w:type="spellStart"/>
      <w:r w:rsidRPr="00A73C59">
        <w:t>the</w:t>
      </w:r>
      <w:proofErr w:type="spellEnd"/>
      <w:r w:rsidRPr="00A73C59">
        <w:t xml:space="preserve"> Java </w:t>
      </w:r>
      <w:proofErr w:type="spellStart"/>
      <w:r w:rsidRPr="00A73C59">
        <w:t>Programming</w:t>
      </w:r>
      <w:proofErr w:type="spellEnd"/>
      <w:r w:rsidRPr="00A73C59">
        <w:t xml:space="preserve"> </w:t>
      </w:r>
      <w:proofErr w:type="spellStart"/>
      <w:r w:rsidR="003B6EDB">
        <w:t>Language</w:t>
      </w:r>
      <w:proofErr w:type="spellEnd"/>
      <w:proofErr w:type="gramStart"/>
      <w:r w:rsidR="003B6EDB">
        <w:t>)[</w:t>
      </w:r>
      <w:proofErr w:type="gramEnd"/>
      <w:r w:rsidR="003B6EDB">
        <w:t>20</w:t>
      </w:r>
      <w:r w:rsidRPr="00A73C59">
        <w:t xml:space="preserve">]. </w:t>
      </w:r>
    </w:p>
    <w:p w:rsidR="00BE4D98" w:rsidRPr="00A73C59" w:rsidRDefault="00BE4D98" w:rsidP="00BE4D98">
      <w:pPr>
        <w:pStyle w:val="Prrafodelista"/>
      </w:pPr>
      <w:r w:rsidRPr="00A73C59">
        <w:t xml:space="preserve">Con ayuda de herramientas para el diagramado y planificación como son </w:t>
      </w:r>
      <w:proofErr w:type="spellStart"/>
      <w:r w:rsidRPr="00A73C59">
        <w:t>Edraw</w:t>
      </w:r>
      <w:proofErr w:type="spellEnd"/>
      <w:r w:rsidRPr="00A73C59">
        <w:t xml:space="preserve"> Max 7 free versión, Microsoft Office Project 2010 y para el funcionamiento </w:t>
      </w:r>
      <w:proofErr w:type="spellStart"/>
      <w:r w:rsidRPr="00A73C59">
        <w:t>MySQL</w:t>
      </w:r>
      <w:proofErr w:type="spellEnd"/>
      <w:r w:rsidRPr="00A73C59">
        <w:t xml:space="preserve"> Server 5.0, Apache 5, </w:t>
      </w:r>
      <w:proofErr w:type="spellStart"/>
      <w:r w:rsidRPr="00A73C59">
        <w:t>HeidiSQL</w:t>
      </w:r>
      <w:proofErr w:type="spellEnd"/>
      <w:r w:rsidRPr="00A73C59">
        <w:t xml:space="preserve"> 8.2, </w:t>
      </w:r>
      <w:proofErr w:type="spellStart"/>
      <w:r w:rsidRPr="00A73C59">
        <w:t>Filezilla</w:t>
      </w:r>
      <w:proofErr w:type="spellEnd"/>
      <w:r w:rsidRPr="00A73C59">
        <w:t xml:space="preserve"> 3.7.4, Eclipse Kepler y Eclipse Juno con el SDK de Android y la una extensión de la biblioteca de sopor</w:t>
      </w:r>
      <w:r w:rsidR="003B6EDB">
        <w:t xml:space="preserve">te diseñado, </w:t>
      </w:r>
      <w:proofErr w:type="spellStart"/>
      <w:r w:rsidR="003B6EDB">
        <w:t>ActionBarSherlock</w:t>
      </w:r>
      <w:proofErr w:type="spellEnd"/>
      <w:r w:rsidR="003B6EDB">
        <w:t>[21</w:t>
      </w:r>
      <w:r w:rsidRPr="00A73C59">
        <w:t xml:space="preserve">]. </w:t>
      </w:r>
    </w:p>
    <w:p w:rsidR="00BE4D98" w:rsidRPr="00A73C59" w:rsidRDefault="00BE4D98" w:rsidP="00BE4D98">
      <w:pPr>
        <w:pStyle w:val="Prrafodelista"/>
      </w:pPr>
      <w:r w:rsidRPr="00A73C59">
        <w:t xml:space="preserve">Utilizando GPS para proporcionar información sobre la proximidad de unidades de la red de transporte de pasajeros (anteriormente conocida como red de transporte público RTP) ruta Bosque Nativitas - Metro San Lázaro a los usuarios con dispositivos </w:t>
      </w:r>
      <w:r w:rsidR="003B6EDB">
        <w:t>compatibles con el sistema GCM [22</w:t>
      </w:r>
      <w:r w:rsidRPr="00A73C59">
        <w:t>].</w:t>
      </w:r>
    </w:p>
    <w:p w:rsidR="00BE4D98" w:rsidRPr="00A73C59" w:rsidRDefault="00BE4D98" w:rsidP="00BE4D98">
      <w:pPr>
        <w:pStyle w:val="Prrafodelista"/>
      </w:pPr>
      <w:r w:rsidRPr="00A73C59">
        <w:t>Siendo una herramienta  en el día a día que brinde la posibilidad del análisis de otras alternativas de transporte, llámese taxi, metro, microbús,</w:t>
      </w:r>
      <w:r>
        <w:t xml:space="preserve"> </w:t>
      </w:r>
      <w:r w:rsidRPr="00A73C59">
        <w:t>etc.</w:t>
      </w:r>
    </w:p>
    <w:p w:rsidR="00E7053F" w:rsidRDefault="00E7053F">
      <w:pPr>
        <w:spacing w:before="0" w:after="0" w:line="240" w:lineRule="auto"/>
        <w:jc w:val="left"/>
        <w:rPr>
          <w:b/>
          <w:bCs/>
          <w:szCs w:val="28"/>
        </w:rPr>
      </w:pPr>
      <w:r>
        <w:br w:type="page"/>
      </w:r>
    </w:p>
    <w:p w:rsidR="0032468D" w:rsidRDefault="0032468D" w:rsidP="00BE388D">
      <w:pPr>
        <w:pStyle w:val="Ttulo3"/>
      </w:pPr>
      <w:bookmarkStart w:id="127" w:name="_Toc382263409"/>
      <w:r>
        <w:lastRenderedPageBreak/>
        <w:t>Diagrama General del Sistema</w:t>
      </w:r>
      <w:bookmarkEnd w:id="127"/>
    </w:p>
    <w:p w:rsidR="00046B44" w:rsidRDefault="00BE4D98" w:rsidP="00046B44">
      <w:pPr>
        <w:keepNext/>
      </w:pPr>
      <w:r>
        <w:rPr>
          <w:noProof/>
          <w:lang w:eastAsia="es-MX"/>
        </w:rPr>
        <mc:AlternateContent>
          <mc:Choice Requires="wpc">
            <w:drawing>
              <wp:inline distT="0" distB="0" distL="0" distR="0" wp14:anchorId="490154EC" wp14:editId="5323CEC1">
                <wp:extent cx="6810233" cy="4389258"/>
                <wp:effectExtent l="0" t="19050" r="67310" b="0"/>
                <wp:docPr id="148" name="Lienzo 1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3 Rectángulo"/>
                        <wps:cNvSpPr/>
                        <wps:spPr>
                          <a:xfrm>
                            <a:off x="56165" y="634121"/>
                            <a:ext cx="1612866" cy="508120"/>
                          </a:xfrm>
                          <a:prstGeom prst="rect">
                            <a:avLst/>
                          </a:prstGeom>
                          <a:solidFill>
                            <a:schemeClr val="accent1">
                              <a:lumMod val="20000"/>
                              <a:lumOff val="80000"/>
                            </a:schemeClr>
                          </a:solidFill>
                        </wps:spPr>
                        <wps:style>
                          <a:lnRef idx="1">
                            <a:schemeClr val="accent3"/>
                          </a:lnRef>
                          <a:fillRef idx="2">
                            <a:schemeClr val="accent3"/>
                          </a:fillRef>
                          <a:effectRef idx="1">
                            <a:schemeClr val="accent3"/>
                          </a:effectRef>
                          <a:fontRef idx="minor">
                            <a:schemeClr val="dk1"/>
                          </a:fontRef>
                        </wps:style>
                        <wps:txbx>
                          <w:txbxContent>
                            <w:p w:rsidR="00905B1A" w:rsidRPr="00126F5E" w:rsidRDefault="00905B1A" w:rsidP="00BE4D98">
                              <w:pPr>
                                <w:pStyle w:val="NormalWeb"/>
                                <w:spacing w:before="0" w:beforeAutospacing="0" w:after="120" w:afterAutospacing="0"/>
                                <w:jc w:val="center"/>
                                <w:rPr>
                                  <w:rFonts w:ascii="Copperplate Gothic Bold" w:hAnsi="Copperplate Gothic Bold"/>
                                </w:rPr>
                              </w:pPr>
                              <w:r w:rsidRPr="00126F5E">
                                <w:rPr>
                                  <w:rFonts w:ascii="Copperplate Gothic Bold" w:eastAsia="Calibri" w:hAnsi="Copperplate Gothic Bold"/>
                                  <w:sz w:val="22"/>
                                  <w:szCs w:val="22"/>
                                </w:rPr>
                                <w:t>Aplicación Móvil del GPS del BUS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4 Rectángulo"/>
                        <wps:cNvSpPr/>
                        <wps:spPr>
                          <a:xfrm>
                            <a:off x="56165" y="16875"/>
                            <a:ext cx="1612866" cy="342901"/>
                          </a:xfrm>
                          <a:prstGeom prst="rect">
                            <a:avLst/>
                          </a:prstGeom>
                          <a:solidFill>
                            <a:schemeClr val="accent1">
                              <a:lumMod val="20000"/>
                              <a:lumOff val="80000"/>
                            </a:schemeClr>
                          </a:solidFill>
                        </wps:spPr>
                        <wps:style>
                          <a:lnRef idx="1">
                            <a:schemeClr val="accent3"/>
                          </a:lnRef>
                          <a:fillRef idx="2">
                            <a:schemeClr val="accent3"/>
                          </a:fillRef>
                          <a:effectRef idx="1">
                            <a:schemeClr val="accent3"/>
                          </a:effectRef>
                          <a:fontRef idx="minor">
                            <a:schemeClr val="dk1"/>
                          </a:fontRef>
                        </wps:style>
                        <wps:txbx>
                          <w:txbxContent>
                            <w:p w:rsidR="00905B1A" w:rsidRPr="00B3050C" w:rsidRDefault="00905B1A" w:rsidP="00BE4D98">
                              <w:pPr>
                                <w:pStyle w:val="NormalWeb"/>
                                <w:spacing w:before="0" w:beforeAutospacing="0" w:after="160" w:afterAutospacing="0" w:line="256" w:lineRule="auto"/>
                                <w:jc w:val="center"/>
                                <w:rPr>
                                  <w:rFonts w:ascii="Arial Unicode MS" w:eastAsia="Arial Unicode MS" w:hAnsi="Arial Unicode MS" w:cs="Arial Unicode MS"/>
                                  <w:sz w:val="28"/>
                                </w:rPr>
                              </w:pPr>
                              <w:r w:rsidRPr="00B3050C">
                                <w:rPr>
                                  <w:rFonts w:ascii="Arial Unicode MS" w:eastAsia="Arial Unicode MS" w:hAnsi="Arial Unicode MS" w:cs="Arial Unicode MS"/>
                                  <w:szCs w:val="22"/>
                                </w:rPr>
                                <w:t>Satélites GPS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1 Rectángulo"/>
                        <wps:cNvSpPr/>
                        <wps:spPr>
                          <a:xfrm>
                            <a:off x="4929971" y="101797"/>
                            <a:ext cx="1582058" cy="597425"/>
                          </a:xfrm>
                          <a:prstGeom prst="rect">
                            <a:avLst/>
                          </a:prstGeom>
                          <a:solidFill>
                            <a:schemeClr val="accent1">
                              <a:lumMod val="20000"/>
                              <a:lumOff val="80000"/>
                            </a:schemeClr>
                          </a:solidFill>
                        </wps:spPr>
                        <wps:style>
                          <a:lnRef idx="1">
                            <a:schemeClr val="accent3"/>
                          </a:lnRef>
                          <a:fillRef idx="2">
                            <a:schemeClr val="accent3"/>
                          </a:fillRef>
                          <a:effectRef idx="1">
                            <a:schemeClr val="accent3"/>
                          </a:effectRef>
                          <a:fontRef idx="minor">
                            <a:schemeClr val="dk1"/>
                          </a:fontRef>
                        </wps:style>
                        <wps:txbx>
                          <w:txbxContent>
                            <w:p w:rsidR="00905B1A" w:rsidRPr="00046B44" w:rsidRDefault="00905B1A" w:rsidP="00046B44">
                              <w:pPr>
                                <w:pStyle w:val="NormalWeb"/>
                                <w:spacing w:before="0" w:beforeAutospacing="0" w:after="0" w:afterAutospacing="0" w:line="240" w:lineRule="auto"/>
                                <w:jc w:val="center"/>
                                <w:rPr>
                                  <w:rFonts w:ascii="Copperplate Gothic Bold" w:hAnsi="Copperplate Gothic Bold"/>
                                  <w:sz w:val="28"/>
                                </w:rPr>
                              </w:pPr>
                              <w:r w:rsidRPr="00046B44">
                                <w:rPr>
                                  <w:rFonts w:ascii="Copperplate Gothic Bold" w:eastAsia="Calibri" w:hAnsi="Copperplate Gothic Bold"/>
                                  <w:szCs w:val="22"/>
                                </w:rPr>
                                <w:t>Aplicación Móvil</w:t>
                              </w:r>
                            </w:p>
                            <w:p w:rsidR="00905B1A" w:rsidRPr="00046B44" w:rsidRDefault="00905B1A" w:rsidP="00046B44">
                              <w:pPr>
                                <w:pStyle w:val="NormalWeb"/>
                                <w:spacing w:before="0" w:beforeAutospacing="0" w:after="0" w:afterAutospacing="0" w:line="240" w:lineRule="auto"/>
                                <w:jc w:val="center"/>
                                <w:rPr>
                                  <w:rFonts w:ascii="Copperplate Gothic Bold" w:hAnsi="Copperplate Gothic Bold"/>
                                  <w:sz w:val="28"/>
                                </w:rPr>
                              </w:pPr>
                              <w:r w:rsidRPr="00046B44">
                                <w:rPr>
                                  <w:rFonts w:ascii="Copperplate Gothic Bold" w:eastAsia="Calibri" w:hAnsi="Copperplate Gothic Bold"/>
                                  <w:szCs w:val="22"/>
                                </w:rPr>
                                <w:t>Usuario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7 Rectángulo"/>
                        <wps:cNvSpPr/>
                        <wps:spPr>
                          <a:xfrm>
                            <a:off x="2060662" y="60887"/>
                            <a:ext cx="1474108" cy="673560"/>
                          </a:xfrm>
                          <a:prstGeom prst="rect">
                            <a:avLst/>
                          </a:prstGeom>
                          <a:solidFill>
                            <a:schemeClr val="accent1">
                              <a:lumMod val="20000"/>
                              <a:lumOff val="80000"/>
                            </a:schemeClr>
                          </a:solidFill>
                        </wps:spPr>
                        <wps:style>
                          <a:lnRef idx="1">
                            <a:schemeClr val="accent3"/>
                          </a:lnRef>
                          <a:fillRef idx="2">
                            <a:schemeClr val="accent3"/>
                          </a:fillRef>
                          <a:effectRef idx="1">
                            <a:schemeClr val="accent3"/>
                          </a:effectRef>
                          <a:fontRef idx="minor">
                            <a:schemeClr val="dk1"/>
                          </a:fontRef>
                        </wps:style>
                        <wps:txbx>
                          <w:txbxContent>
                            <w:p w:rsidR="00905B1A" w:rsidRPr="00B3050C" w:rsidRDefault="00905B1A" w:rsidP="00046B44">
                              <w:pPr>
                                <w:pStyle w:val="NormalWeb"/>
                                <w:spacing w:before="0" w:beforeAutospacing="0" w:after="0" w:afterAutospacing="0" w:line="240" w:lineRule="auto"/>
                                <w:jc w:val="center"/>
                                <w:rPr>
                                  <w:rFonts w:ascii="Arial Unicode MS" w:eastAsia="Arial Unicode MS" w:hAnsi="Arial Unicode MS" w:cs="Arial Unicode MS"/>
                                  <w:sz w:val="28"/>
                                </w:rPr>
                              </w:pPr>
                              <w:r w:rsidRPr="00B3050C">
                                <w:rPr>
                                  <w:rFonts w:ascii="Arial Unicode MS" w:eastAsia="Arial Unicode MS" w:hAnsi="Arial Unicode MS" w:cs="Arial Unicode MS"/>
                                  <w:szCs w:val="22"/>
                                </w:rPr>
                                <w:t xml:space="preserve">Google Cloud </w:t>
                              </w:r>
                              <w:proofErr w:type="spellStart"/>
                              <w:r w:rsidRPr="00B3050C">
                                <w:rPr>
                                  <w:rFonts w:ascii="Arial Unicode MS" w:eastAsia="Arial Unicode MS" w:hAnsi="Arial Unicode MS" w:cs="Arial Unicode MS"/>
                                  <w:szCs w:val="22"/>
                                </w:rPr>
                                <w:t>Messaging</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39 Cuadro de texto"/>
                        <wps:cNvSpPr txBox="1"/>
                        <wps:spPr>
                          <a:xfrm>
                            <a:off x="2788300" y="1173947"/>
                            <a:ext cx="664210" cy="3079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5B1A" w:rsidRPr="00747619" w:rsidRDefault="00905B1A" w:rsidP="00BE4D98">
                              <w:pPr>
                                <w:pStyle w:val="NormalWeb"/>
                                <w:spacing w:before="0" w:beforeAutospacing="0" w:after="160" w:afterAutospacing="0" w:line="256" w:lineRule="auto"/>
                                <w:jc w:val="center"/>
                                <w:rPr>
                                  <w:rFonts w:cs="Arial"/>
                                </w:rPr>
                              </w:pPr>
                              <w:r w:rsidRPr="00747619">
                                <w:rPr>
                                  <w:rFonts w:eastAsia="Calibri" w:cs="Arial"/>
                                  <w:sz w:val="16"/>
                                  <w:szCs w:val="16"/>
                                </w:rPr>
                                <w:t>Envía Alerta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12 Rectángulo"/>
                        <wps:cNvSpPr/>
                        <wps:spPr>
                          <a:xfrm>
                            <a:off x="4611231" y="1409698"/>
                            <a:ext cx="2198509" cy="574034"/>
                          </a:xfrm>
                          <a:prstGeom prst="rect">
                            <a:avLst/>
                          </a:prstGeom>
                          <a:solidFill>
                            <a:schemeClr val="accent1">
                              <a:lumMod val="20000"/>
                              <a:lumOff val="80000"/>
                            </a:schemeClr>
                          </a:solidFill>
                        </wps:spPr>
                        <wps:style>
                          <a:lnRef idx="1">
                            <a:schemeClr val="accent3"/>
                          </a:lnRef>
                          <a:fillRef idx="2">
                            <a:schemeClr val="accent3"/>
                          </a:fillRef>
                          <a:effectRef idx="1">
                            <a:schemeClr val="accent3"/>
                          </a:effectRef>
                          <a:fontRef idx="minor">
                            <a:schemeClr val="dk1"/>
                          </a:fontRef>
                        </wps:style>
                        <wps:txbx>
                          <w:txbxContent>
                            <w:p w:rsidR="00905B1A" w:rsidRDefault="00905B1A" w:rsidP="00BE4D98"/>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2 Rectángulo"/>
                        <wps:cNvSpPr/>
                        <wps:spPr>
                          <a:xfrm>
                            <a:off x="1684527" y="2786096"/>
                            <a:ext cx="3026631" cy="1472005"/>
                          </a:xfrm>
                          <a:prstGeom prst="rect">
                            <a:avLst/>
                          </a:prstGeom>
                          <a:solidFill>
                            <a:schemeClr val="accent1">
                              <a:lumMod val="20000"/>
                              <a:lumOff val="80000"/>
                            </a:schemeClr>
                          </a:solidFill>
                        </wps:spPr>
                        <wps:style>
                          <a:lnRef idx="1">
                            <a:schemeClr val="accent3"/>
                          </a:lnRef>
                          <a:fillRef idx="2">
                            <a:schemeClr val="accent3"/>
                          </a:fillRef>
                          <a:effectRef idx="1">
                            <a:schemeClr val="accent3"/>
                          </a:effectRef>
                          <a:fontRef idx="minor">
                            <a:schemeClr val="dk1"/>
                          </a:fontRef>
                        </wps:style>
                        <wps:txbx>
                          <w:txbxContent>
                            <w:p w:rsidR="00905B1A" w:rsidRPr="00126F5E" w:rsidRDefault="00905B1A" w:rsidP="00BE4D98">
                              <w:pPr>
                                <w:pStyle w:val="NormalWeb"/>
                                <w:spacing w:before="0" w:beforeAutospacing="0" w:after="160" w:afterAutospacing="0" w:line="256" w:lineRule="auto"/>
                                <w:rPr>
                                  <w:rFonts w:ascii="Copperplate Gothic Bold" w:hAnsi="Copperplate Gothic Bold"/>
                                </w:rPr>
                              </w:pPr>
                              <w:r>
                                <w:rPr>
                                  <w:rFonts w:ascii="Copperplate Gothic Bold" w:eastAsia="Calibri" w:hAnsi="Copperplate Gothic Bold"/>
                                  <w:sz w:val="22"/>
                                  <w:szCs w:val="22"/>
                                </w:rPr>
                                <w:t>Cen</w:t>
                              </w:r>
                              <w:r w:rsidRPr="00126F5E">
                                <w:rPr>
                                  <w:rFonts w:ascii="Copperplate Gothic Bold" w:eastAsia="Calibri" w:hAnsi="Copperplate Gothic Bold"/>
                                  <w:sz w:val="22"/>
                                  <w:szCs w:val="22"/>
                                </w:rPr>
                                <w:t>tral de control</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1" name="9 Cuadro de texto"/>
                        <wps:cNvSpPr txBox="1"/>
                        <wps:spPr>
                          <a:xfrm>
                            <a:off x="5691435" y="969372"/>
                            <a:ext cx="699381" cy="2163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5B1A" w:rsidRPr="00747619" w:rsidRDefault="00905B1A" w:rsidP="00BE4D98">
                              <w:pPr>
                                <w:pStyle w:val="NormalWeb"/>
                                <w:spacing w:before="0" w:beforeAutospacing="0" w:after="160" w:afterAutospacing="0" w:line="256" w:lineRule="auto"/>
                                <w:rPr>
                                  <w:rFonts w:cs="Arial"/>
                                </w:rPr>
                              </w:pPr>
                              <w:r w:rsidRPr="00747619">
                                <w:rPr>
                                  <w:rFonts w:eastAsia="Calibri" w:cs="Arial"/>
                                  <w:sz w:val="16"/>
                                  <w:szCs w:val="16"/>
                                </w:rPr>
                                <w:t>Selecciona</w:t>
                              </w:r>
                            </w:p>
                            <w:p w:rsidR="00905B1A" w:rsidRDefault="00905B1A" w:rsidP="00BE4D98">
                              <w:pPr>
                                <w:pStyle w:val="NormalWeb"/>
                                <w:spacing w:before="0" w:beforeAutospacing="0" w:after="160" w:afterAutospacing="0" w:line="256" w:lineRule="auto"/>
                              </w:pPr>
                              <w:r>
                                <w:rPr>
                                  <w:rFonts w:ascii="Soberana Sans" w:eastAsia="Calibri" w:hAnsi="Soberana Sans"/>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10 Rectángulo"/>
                        <wps:cNvSpPr/>
                        <wps:spPr>
                          <a:xfrm>
                            <a:off x="6009237" y="1593683"/>
                            <a:ext cx="757611" cy="258053"/>
                          </a:xfrm>
                          <a:prstGeom prst="rect">
                            <a:avLst/>
                          </a:prstGeom>
                        </wps:spPr>
                        <wps:style>
                          <a:lnRef idx="2">
                            <a:schemeClr val="dk1"/>
                          </a:lnRef>
                          <a:fillRef idx="1">
                            <a:schemeClr val="lt1"/>
                          </a:fillRef>
                          <a:effectRef idx="0">
                            <a:schemeClr val="dk1"/>
                          </a:effectRef>
                          <a:fontRef idx="minor">
                            <a:schemeClr val="dk1"/>
                          </a:fontRef>
                        </wps:style>
                        <wps:txbx>
                          <w:txbxContent>
                            <w:p w:rsidR="00905B1A" w:rsidRDefault="00905B1A" w:rsidP="00BE4D98">
                              <w:pPr>
                                <w:pStyle w:val="NormalWeb"/>
                                <w:spacing w:before="0" w:beforeAutospacing="0" w:after="160" w:afterAutospacing="0" w:line="256" w:lineRule="auto"/>
                                <w:jc w:val="center"/>
                              </w:pPr>
                              <w:r>
                                <w:rPr>
                                  <w:rFonts w:ascii="Soberana Sans" w:eastAsia="Calibri" w:hAnsi="Soberana Sans"/>
                                  <w:sz w:val="22"/>
                                  <w:szCs w:val="22"/>
                                </w:rPr>
                                <w:t>RUTA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11 Rectángulo"/>
                        <wps:cNvSpPr/>
                        <wps:spPr>
                          <a:xfrm>
                            <a:off x="4761051" y="1593723"/>
                            <a:ext cx="990534" cy="258053"/>
                          </a:xfrm>
                          <a:prstGeom prst="rect">
                            <a:avLst/>
                          </a:prstGeom>
                        </wps:spPr>
                        <wps:style>
                          <a:lnRef idx="2">
                            <a:schemeClr val="dk1"/>
                          </a:lnRef>
                          <a:fillRef idx="1">
                            <a:schemeClr val="lt1"/>
                          </a:fillRef>
                          <a:effectRef idx="0">
                            <a:schemeClr val="dk1"/>
                          </a:effectRef>
                          <a:fontRef idx="minor">
                            <a:schemeClr val="dk1"/>
                          </a:fontRef>
                        </wps:style>
                        <wps:txbx>
                          <w:txbxContent>
                            <w:p w:rsidR="00905B1A" w:rsidRDefault="00905B1A" w:rsidP="00BE4D98">
                              <w:pPr>
                                <w:pStyle w:val="NormalWeb"/>
                                <w:spacing w:before="0" w:beforeAutospacing="0" w:after="160" w:afterAutospacing="0" w:line="256" w:lineRule="auto"/>
                                <w:jc w:val="center"/>
                              </w:pPr>
                              <w:r>
                                <w:rPr>
                                  <w:rFonts w:ascii="Soberana Sans" w:eastAsia="Calibri" w:hAnsi="Soberana Sans"/>
                                  <w:sz w:val="22"/>
                                  <w:szCs w:val="22"/>
                                </w:rPr>
                                <w:t>ESTACION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22 Cuadro de texto"/>
                        <wps:cNvSpPr txBox="1"/>
                        <wps:spPr>
                          <a:xfrm>
                            <a:off x="4070637" y="2420824"/>
                            <a:ext cx="641150" cy="3659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5B1A" w:rsidRPr="00747619" w:rsidRDefault="00905B1A" w:rsidP="00BE4D98">
                              <w:pPr>
                                <w:pStyle w:val="NormalWeb"/>
                                <w:spacing w:before="0" w:beforeAutospacing="0" w:after="160" w:afterAutospacing="0" w:line="256" w:lineRule="auto"/>
                                <w:jc w:val="center"/>
                                <w:rPr>
                                  <w:rFonts w:cs="Arial"/>
                                </w:rPr>
                              </w:pPr>
                              <w:r w:rsidRPr="00747619">
                                <w:rPr>
                                  <w:rFonts w:eastAsia="Calibri" w:cs="Arial"/>
                                  <w:sz w:val="16"/>
                                  <w:szCs w:val="16"/>
                                </w:rPr>
                                <w:t>Envía Petición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6 Rectángulo"/>
                        <wps:cNvSpPr/>
                        <wps:spPr>
                          <a:xfrm>
                            <a:off x="1877281" y="1533908"/>
                            <a:ext cx="1831508" cy="313661"/>
                          </a:xfrm>
                          <a:prstGeom prst="rect">
                            <a:avLst/>
                          </a:prstGeom>
                          <a:solidFill>
                            <a:schemeClr val="accent1">
                              <a:lumMod val="20000"/>
                              <a:lumOff val="80000"/>
                            </a:schemeClr>
                          </a:solidFill>
                        </wps:spPr>
                        <wps:style>
                          <a:lnRef idx="1">
                            <a:schemeClr val="accent3"/>
                          </a:lnRef>
                          <a:fillRef idx="2">
                            <a:schemeClr val="accent3"/>
                          </a:fillRef>
                          <a:effectRef idx="1">
                            <a:schemeClr val="accent3"/>
                          </a:effectRef>
                          <a:fontRef idx="minor">
                            <a:schemeClr val="dk1"/>
                          </a:fontRef>
                        </wps:style>
                        <wps:txbx>
                          <w:txbxContent>
                            <w:p w:rsidR="00905B1A" w:rsidRDefault="00905B1A" w:rsidP="00BE4D98">
                              <w:pPr>
                                <w:pStyle w:val="NormalWeb"/>
                                <w:spacing w:before="0" w:beforeAutospacing="0" w:after="160" w:afterAutospacing="0" w:line="256" w:lineRule="auto"/>
                                <w:jc w:val="center"/>
                              </w:pPr>
                              <w:r>
                                <w:rPr>
                                  <w:rFonts w:ascii="Soberana Sans" w:eastAsia="Calibri" w:hAnsi="Soberana Sans"/>
                                  <w:sz w:val="22"/>
                                  <w:szCs w:val="22"/>
                                </w:rPr>
                                <w:t>RED DE DATOS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36 Cuadro de texto"/>
                        <wps:cNvSpPr txBox="1"/>
                        <wps:spPr>
                          <a:xfrm>
                            <a:off x="1" y="1386203"/>
                            <a:ext cx="862597" cy="4613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5B1A" w:rsidRPr="00747619" w:rsidRDefault="00905B1A" w:rsidP="00BE4D98">
                              <w:pPr>
                                <w:pStyle w:val="NormalWeb"/>
                                <w:spacing w:before="0" w:beforeAutospacing="0" w:after="160" w:afterAutospacing="0" w:line="256" w:lineRule="auto"/>
                                <w:jc w:val="center"/>
                                <w:rPr>
                                  <w:rFonts w:cs="Arial"/>
                                </w:rPr>
                              </w:pPr>
                              <w:r w:rsidRPr="00747619">
                                <w:rPr>
                                  <w:rFonts w:eastAsia="Calibri" w:cs="Arial"/>
                                  <w:sz w:val="16"/>
                                  <w:szCs w:val="16"/>
                                </w:rPr>
                                <w:t>Envía Coordenadas del BUS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80 Conector recto de flecha"/>
                        <wps:cNvCnPr>
                          <a:stCxn id="15" idx="2"/>
                          <a:endCxn id="30" idx="0"/>
                        </wps:cNvCnPr>
                        <wps:spPr>
                          <a:xfrm flipH="1">
                            <a:off x="5710486" y="699222"/>
                            <a:ext cx="10514" cy="710476"/>
                          </a:xfrm>
                          <a:prstGeom prst="straightConnector1">
                            <a:avLst/>
                          </a:prstGeom>
                          <a:ln>
                            <a:solidFill>
                              <a:srgbClr val="006600"/>
                            </a:solidFill>
                            <a:tailEnd type="arrow"/>
                          </a:ln>
                        </wps:spPr>
                        <wps:style>
                          <a:lnRef idx="3">
                            <a:schemeClr val="dk1"/>
                          </a:lnRef>
                          <a:fillRef idx="0">
                            <a:schemeClr val="dk1"/>
                          </a:fillRef>
                          <a:effectRef idx="2">
                            <a:schemeClr val="dk1"/>
                          </a:effectRef>
                          <a:fontRef idx="minor">
                            <a:schemeClr val="tx1"/>
                          </a:fontRef>
                        </wps:style>
                        <wps:bodyPr/>
                      </wps:wsp>
                      <wps:wsp>
                        <wps:cNvPr id="81" name="81 Conector recto de flecha"/>
                        <wps:cNvCnPr>
                          <a:stCxn id="30" idx="0"/>
                          <a:endCxn id="32" idx="0"/>
                        </wps:cNvCnPr>
                        <wps:spPr>
                          <a:xfrm>
                            <a:off x="5710486" y="1409698"/>
                            <a:ext cx="677557" cy="183985"/>
                          </a:xfrm>
                          <a:prstGeom prst="straightConnector1">
                            <a:avLst/>
                          </a:prstGeom>
                          <a:ln>
                            <a:solidFill>
                              <a:srgbClr val="006600"/>
                            </a:solidFill>
                            <a:tailEnd type="arrow"/>
                          </a:ln>
                        </wps:spPr>
                        <wps:style>
                          <a:lnRef idx="3">
                            <a:schemeClr val="dk1"/>
                          </a:lnRef>
                          <a:fillRef idx="0">
                            <a:schemeClr val="dk1"/>
                          </a:fillRef>
                          <a:effectRef idx="2">
                            <a:schemeClr val="dk1"/>
                          </a:effectRef>
                          <a:fontRef idx="minor">
                            <a:schemeClr val="tx1"/>
                          </a:fontRef>
                        </wps:style>
                        <wps:bodyPr/>
                      </wps:wsp>
                      <wps:wsp>
                        <wps:cNvPr id="82" name="82 Conector recto de flecha"/>
                        <wps:cNvCnPr>
                          <a:stCxn id="32" idx="1"/>
                          <a:endCxn id="33" idx="3"/>
                        </wps:cNvCnPr>
                        <wps:spPr>
                          <a:xfrm flipH="1">
                            <a:off x="5751585" y="1722710"/>
                            <a:ext cx="257652" cy="40"/>
                          </a:xfrm>
                          <a:prstGeom prst="straightConnector1">
                            <a:avLst/>
                          </a:prstGeom>
                          <a:ln>
                            <a:solidFill>
                              <a:srgbClr val="006600"/>
                            </a:solidFill>
                            <a:tailEnd type="arrow"/>
                          </a:ln>
                        </wps:spPr>
                        <wps:style>
                          <a:lnRef idx="3">
                            <a:schemeClr val="dk1"/>
                          </a:lnRef>
                          <a:fillRef idx="0">
                            <a:schemeClr val="dk1"/>
                          </a:fillRef>
                          <a:effectRef idx="2">
                            <a:schemeClr val="dk1"/>
                          </a:effectRef>
                          <a:fontRef idx="minor">
                            <a:schemeClr val="tx1"/>
                          </a:fontRef>
                        </wps:style>
                        <wps:bodyPr/>
                      </wps:wsp>
                      <wps:wsp>
                        <wps:cNvPr id="83" name="83 Conector recto de flecha"/>
                        <wps:cNvCnPr>
                          <a:stCxn id="30" idx="1"/>
                          <a:endCxn id="35" idx="3"/>
                        </wps:cNvCnPr>
                        <wps:spPr>
                          <a:xfrm flipH="1" flipV="1">
                            <a:off x="3708789" y="1690739"/>
                            <a:ext cx="902442" cy="5976"/>
                          </a:xfrm>
                          <a:prstGeom prst="straightConnector1">
                            <a:avLst/>
                          </a:prstGeom>
                          <a:ln>
                            <a:solidFill>
                              <a:srgbClr val="006600"/>
                            </a:solidFill>
                            <a:tailEnd type="arrow"/>
                          </a:ln>
                        </wps:spPr>
                        <wps:style>
                          <a:lnRef idx="3">
                            <a:schemeClr val="dk1"/>
                          </a:lnRef>
                          <a:fillRef idx="0">
                            <a:schemeClr val="dk1"/>
                          </a:fillRef>
                          <a:effectRef idx="2">
                            <a:schemeClr val="dk1"/>
                          </a:effectRef>
                          <a:fontRef idx="minor">
                            <a:schemeClr val="tx1"/>
                          </a:fontRef>
                        </wps:style>
                        <wps:bodyPr/>
                      </wps:wsp>
                      <wps:wsp>
                        <wps:cNvPr id="84" name="84 Cilindro"/>
                        <wps:cNvSpPr/>
                        <wps:spPr>
                          <a:xfrm>
                            <a:off x="2452871" y="3382743"/>
                            <a:ext cx="1567923" cy="528802"/>
                          </a:xfrm>
                          <a:prstGeom prst="can">
                            <a:avLst/>
                          </a:prstGeom>
                        </wps:spPr>
                        <wps:style>
                          <a:lnRef idx="2">
                            <a:schemeClr val="accent1"/>
                          </a:lnRef>
                          <a:fillRef idx="1">
                            <a:schemeClr val="lt1"/>
                          </a:fillRef>
                          <a:effectRef idx="0">
                            <a:schemeClr val="accent1"/>
                          </a:effectRef>
                          <a:fontRef idx="minor">
                            <a:schemeClr val="dk1"/>
                          </a:fontRef>
                        </wps:style>
                        <wps:txbx>
                          <w:txbxContent>
                            <w:p w:rsidR="00905B1A" w:rsidRDefault="00905B1A" w:rsidP="00747619">
                              <w:pPr>
                                <w:spacing w:before="0" w:after="0" w:line="240" w:lineRule="auto"/>
                                <w:jc w:val="center"/>
                              </w:pPr>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85 Proceso predefinido"/>
                        <wps:cNvSpPr/>
                        <wps:spPr>
                          <a:xfrm>
                            <a:off x="1895473" y="2886312"/>
                            <a:ext cx="1265850" cy="419100"/>
                          </a:xfrm>
                          <a:prstGeom prst="flowChartPredefinedProcess">
                            <a:avLst/>
                          </a:prstGeom>
                        </wps:spPr>
                        <wps:style>
                          <a:lnRef idx="2">
                            <a:schemeClr val="accent1"/>
                          </a:lnRef>
                          <a:fillRef idx="1">
                            <a:schemeClr val="lt1"/>
                          </a:fillRef>
                          <a:effectRef idx="0">
                            <a:schemeClr val="accent1"/>
                          </a:effectRef>
                          <a:fontRef idx="minor">
                            <a:schemeClr val="dk1"/>
                          </a:fontRef>
                        </wps:style>
                        <wps:txbx>
                          <w:txbxContent>
                            <w:p w:rsidR="00905B1A" w:rsidRDefault="00905B1A" w:rsidP="00747619">
                              <w:pPr>
                                <w:spacing w:before="0" w:after="0" w:line="240" w:lineRule="auto"/>
                                <w:jc w:val="center"/>
                              </w:pPr>
                              <w:r>
                                <w:t>Funciones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2 Proceso predefinido"/>
                        <wps:cNvSpPr/>
                        <wps:spPr>
                          <a:xfrm>
                            <a:off x="3379199" y="2886254"/>
                            <a:ext cx="1178560" cy="419100"/>
                          </a:xfrm>
                          <a:prstGeom prst="flowChartPredefinedProcess">
                            <a:avLst/>
                          </a:prstGeom>
                        </wps:spPr>
                        <wps:style>
                          <a:lnRef idx="2">
                            <a:schemeClr val="accent1"/>
                          </a:lnRef>
                          <a:fillRef idx="1">
                            <a:schemeClr val="lt1"/>
                          </a:fillRef>
                          <a:effectRef idx="0">
                            <a:schemeClr val="accent1"/>
                          </a:effectRef>
                          <a:fontRef idx="minor">
                            <a:schemeClr val="dk1"/>
                          </a:fontRef>
                        </wps:style>
                        <wps:txbx>
                          <w:txbxContent>
                            <w:p w:rsidR="00905B1A" w:rsidRPr="00747619" w:rsidRDefault="00905B1A" w:rsidP="00747619">
                              <w:pPr>
                                <w:pStyle w:val="NormalWeb"/>
                                <w:spacing w:before="0" w:beforeAutospacing="0" w:after="0" w:afterAutospacing="0" w:line="240" w:lineRule="auto"/>
                                <w:jc w:val="center"/>
                                <w:rPr>
                                  <w:rFonts w:cs="Arial"/>
                                  <w:sz w:val="28"/>
                                </w:rPr>
                              </w:pPr>
                              <w:r w:rsidRPr="00747619">
                                <w:rPr>
                                  <w:rFonts w:eastAsia="Calibri" w:cs="Arial"/>
                                  <w:szCs w:val="22"/>
                                </w:rPr>
                                <w:t>Procesos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87 Conector angular"/>
                        <wps:cNvCnPr>
                          <a:stCxn id="35" idx="2"/>
                        </wps:cNvCnPr>
                        <wps:spPr>
                          <a:xfrm rot="5400000">
                            <a:off x="1373463" y="2158755"/>
                            <a:ext cx="1730759" cy="1108386"/>
                          </a:xfrm>
                          <a:prstGeom prst="bentConnector4">
                            <a:avLst>
                              <a:gd name="adj1" fmla="val 27116"/>
                              <a:gd name="adj2" fmla="val 120625"/>
                            </a:avLst>
                          </a:prstGeom>
                          <a:ln>
                            <a:tailEnd type="arrow"/>
                          </a:ln>
                        </wps:spPr>
                        <wps:style>
                          <a:lnRef idx="3">
                            <a:schemeClr val="accent5"/>
                          </a:lnRef>
                          <a:fillRef idx="0">
                            <a:schemeClr val="accent5"/>
                          </a:fillRef>
                          <a:effectRef idx="2">
                            <a:schemeClr val="accent5"/>
                          </a:effectRef>
                          <a:fontRef idx="minor">
                            <a:schemeClr val="tx1"/>
                          </a:fontRef>
                        </wps:style>
                        <wps:bodyPr/>
                      </wps:wsp>
                      <wps:wsp>
                        <wps:cNvPr id="88" name="88 Conector angular"/>
                        <wps:cNvCnPr>
                          <a:stCxn id="29" idx="3"/>
                        </wps:cNvCnPr>
                        <wps:spPr>
                          <a:xfrm flipH="1" flipV="1">
                            <a:off x="3159953" y="1851053"/>
                            <a:ext cx="1550986" cy="1671046"/>
                          </a:xfrm>
                          <a:prstGeom prst="bentConnector4">
                            <a:avLst>
                              <a:gd name="adj1" fmla="val -14739"/>
                              <a:gd name="adj2" fmla="val 72022"/>
                            </a:avLst>
                          </a:prstGeom>
                          <a:ln>
                            <a:tailEnd type="arrow"/>
                          </a:ln>
                        </wps:spPr>
                        <wps:style>
                          <a:lnRef idx="3">
                            <a:schemeClr val="accent5"/>
                          </a:lnRef>
                          <a:fillRef idx="0">
                            <a:schemeClr val="accent5"/>
                          </a:fillRef>
                          <a:effectRef idx="2">
                            <a:schemeClr val="accent5"/>
                          </a:effectRef>
                          <a:fontRef idx="minor">
                            <a:schemeClr val="tx1"/>
                          </a:fontRef>
                        </wps:style>
                        <wps:bodyPr/>
                      </wps:wsp>
                      <wps:wsp>
                        <wps:cNvPr id="273" name="273 Conector angular"/>
                        <wps:cNvCnPr>
                          <a:stCxn id="5" idx="2"/>
                          <a:endCxn id="35" idx="1"/>
                        </wps:cNvCnPr>
                        <wps:spPr>
                          <a:xfrm rot="16200000" flipH="1">
                            <a:off x="1095690" y="909148"/>
                            <a:ext cx="548498" cy="1014683"/>
                          </a:xfrm>
                          <a:prstGeom prst="bentConnector2">
                            <a:avLst/>
                          </a:prstGeom>
                          <a:ln>
                            <a:tailEnd type="arrow"/>
                          </a:ln>
                        </wps:spPr>
                        <wps:style>
                          <a:lnRef idx="2">
                            <a:schemeClr val="dk1"/>
                          </a:lnRef>
                          <a:fillRef idx="0">
                            <a:schemeClr val="dk1"/>
                          </a:fillRef>
                          <a:effectRef idx="1">
                            <a:schemeClr val="dk1"/>
                          </a:effectRef>
                          <a:fontRef idx="minor">
                            <a:schemeClr val="tx1"/>
                          </a:fontRef>
                        </wps:style>
                        <wps:bodyPr/>
                      </wps:wsp>
                      <wps:wsp>
                        <wps:cNvPr id="274" name="274 Conector recto de flecha"/>
                        <wps:cNvCnPr>
                          <a:stCxn id="7" idx="2"/>
                          <a:endCxn id="5" idx="0"/>
                        </wps:cNvCnPr>
                        <wps:spPr>
                          <a:xfrm>
                            <a:off x="862598" y="359776"/>
                            <a:ext cx="0" cy="2743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75" name="275 Conector recto de flecha"/>
                        <wps:cNvCnPr>
                          <a:stCxn id="16" idx="3"/>
                          <a:endCxn id="15" idx="1"/>
                        </wps:cNvCnPr>
                        <wps:spPr>
                          <a:xfrm>
                            <a:off x="3534770" y="397667"/>
                            <a:ext cx="1395201" cy="2843"/>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76" name="40 Cuadro de texto"/>
                        <wps:cNvSpPr txBox="1"/>
                        <wps:spPr>
                          <a:xfrm>
                            <a:off x="3938904" y="462057"/>
                            <a:ext cx="663575" cy="22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5B1A" w:rsidRDefault="00905B1A" w:rsidP="00046B44">
                              <w:pPr>
                                <w:pStyle w:val="NormalWeb"/>
                                <w:spacing w:before="0" w:beforeAutospacing="0" w:after="160" w:afterAutospacing="0" w:line="254" w:lineRule="auto"/>
                                <w:jc w:val="center"/>
                              </w:pPr>
                              <w:r>
                                <w:rPr>
                                  <w:rFonts w:eastAsia="Calibri" w:cs="Arial"/>
                                  <w:sz w:val="16"/>
                                  <w:szCs w:val="16"/>
                                </w:rPr>
                                <w:t>Notifica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7" name="277 Conector recto de flecha"/>
                        <wps:cNvCnPr>
                          <a:stCxn id="35" idx="0"/>
                          <a:endCxn id="16" idx="2"/>
                        </wps:cNvCnPr>
                        <wps:spPr>
                          <a:xfrm flipV="1">
                            <a:off x="2793035" y="734447"/>
                            <a:ext cx="4681" cy="79946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Lienzo 148" o:spid="_x0000_s1068" editas="canvas" style="width:536.25pt;height:345.6pt;mso-position-horizontal-relative:char;mso-position-vertical-relative:line" coordsize="68097,43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">
                <v:shape id="_x0000_s1069" type="#_x0000_t75" style="position:absolute;width:68097;height:43891;visibility:visible;mso-wrap-style:square">
                  <v:fill o:detectmouseclick="t"/>
                  <v:path o:connecttype="none"/>
                </v:shape>
                <v:rect id="3 Rectángulo" o:spid="_x0000_s1070" style="position:absolute;left:561;top:6341;width:16129;height:5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86sIA&#10;AADaAAAADwAAAGRycy9kb3ducmV2LnhtbERPTWsCMRC9F/wPYYReRLNKFV2N0hYsVuyhWuh13Iy7&#10;i5vJkkRd/fWmIPT4eN+zRWMqcSbnS8sK+r0EBHFmdcm5gp/dsjsG4QOyxsoyKbiSh8W89TTDVNsL&#10;f9N5G3IRQ9inqKAIoU6l9FlBBn3P1sSRO1hnMETocqkdXmK4qeQgSUbSYMmxocCa3gvKjtuTiTPK&#10;8UvnYxD21e9o0l9/fd7c22an1HO7eZ2CCNSEf/HDvdIKhvB3JfpB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NjzqwgAAANoAAAAPAAAAAAAAAAAAAAAAAJgCAABkcnMvZG93&#10;bnJldi54bWxQSwUGAAAAAAQABAD1AAAAhwMAAAAA&#10;" fillcolor="#dbe5f1 [660]" strokecolor="#94b64e [3046]">
                  <v:shadow on="t" color="black" opacity="24903f" origin=",.5" offset="0,.55556mm"/>
                  <v:textbox>
                    <w:txbxContent>
                      <w:p w:rsidR="00905B1A" w:rsidRPr="00126F5E" w:rsidRDefault="00905B1A" w:rsidP="00BE4D98">
                        <w:pPr>
                          <w:pStyle w:val="NormalWeb"/>
                          <w:spacing w:before="0" w:beforeAutospacing="0" w:after="120" w:afterAutospacing="0"/>
                          <w:jc w:val="center"/>
                          <w:rPr>
                            <w:rFonts w:ascii="Copperplate Gothic Bold" w:hAnsi="Copperplate Gothic Bold"/>
                          </w:rPr>
                        </w:pPr>
                        <w:r w:rsidRPr="00126F5E">
                          <w:rPr>
                            <w:rFonts w:ascii="Copperplate Gothic Bold" w:eastAsia="Calibri" w:hAnsi="Copperplate Gothic Bold"/>
                            <w:sz w:val="22"/>
                            <w:szCs w:val="22"/>
                          </w:rPr>
                          <w:t>Aplicación Móvil del GPS del BUS</w:t>
                        </w:r>
                      </w:p>
                    </w:txbxContent>
                  </v:textbox>
                </v:rect>
                <v:rect id="4 Rectángulo" o:spid="_x0000_s1071" style="position:absolute;left:561;top:168;width:1612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HBsIA&#10;AADaAAAADwAAAGRycy9kb3ducmV2LnhtbERPy2oCMRTdC/2HcAU3ohmlWJ0apRUsVurCB7i9nVxn&#10;hk5uhiTqtF9vCoLLw3lP542pxIWcLy0rGPQTEMSZ1SXnCg77ZW8MwgdkjZVlUvBLHuazp9YUU22v&#10;vKXLLuQihrBPUUERQp1K6bOCDPq+rYkjd7LOYIjQ5VI7vMZwU8lhkoykwZJjQ4E1LQrKfnZnE2eU&#10;4+fuxzB8V8fRZLDefP6596+9Up128/YKIlATHuK7e6UVvMD/legHOb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AcGwgAAANoAAAAPAAAAAAAAAAAAAAAAAJgCAABkcnMvZG93&#10;bnJldi54bWxQSwUGAAAAAAQABAD1AAAAhwMAAAAA&#10;" fillcolor="#dbe5f1 [660]" strokecolor="#94b64e [3046]">
                  <v:shadow on="t" color="black" opacity="24903f" origin=",.5" offset="0,.55556mm"/>
                  <v:textbox>
                    <w:txbxContent>
                      <w:p w:rsidR="00905B1A" w:rsidRPr="00B3050C" w:rsidRDefault="00905B1A" w:rsidP="00BE4D98">
                        <w:pPr>
                          <w:pStyle w:val="NormalWeb"/>
                          <w:spacing w:before="0" w:beforeAutospacing="0" w:after="160" w:afterAutospacing="0" w:line="256" w:lineRule="auto"/>
                          <w:jc w:val="center"/>
                          <w:rPr>
                            <w:rFonts w:ascii="Arial Unicode MS" w:eastAsia="Arial Unicode MS" w:hAnsi="Arial Unicode MS" w:cs="Arial Unicode MS"/>
                            <w:sz w:val="28"/>
                          </w:rPr>
                        </w:pPr>
                        <w:r w:rsidRPr="00B3050C">
                          <w:rPr>
                            <w:rFonts w:ascii="Arial Unicode MS" w:eastAsia="Arial Unicode MS" w:hAnsi="Arial Unicode MS" w:cs="Arial Unicode MS"/>
                            <w:szCs w:val="22"/>
                          </w:rPr>
                          <w:t>Satélites GPS</w:t>
                        </w:r>
                      </w:p>
                    </w:txbxContent>
                  </v:textbox>
                </v:rect>
                <v:rect id="1 Rectángulo" o:spid="_x0000_s1072" style="position:absolute;left:49299;top:1017;width:15821;height:5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Un8YA&#10;AADbAAAADwAAAGRycy9kb3ducmV2LnhtbESPQWsCMRCF7wX/QxihF9GsUkVXo7QFixV7qBZ6HTfj&#10;7uJmsiRRV3+9KQi9zfDe9+bNbNGYSpzJ+dKygn4vAUGcWV1yruBnt+yOQfiArLGyTAqu5GExbz3N&#10;MNX2wt903oZcxBD2KSooQqhTKX1WkEHfszVx1A7WGQxxdbnUDi8x3FRykCQjabDkeKHAmt4Lyo7b&#10;k4k1yvFL52MQ9tXvaNJff33e3Ntmp9Rzu3mdggjUhH/zg17pyA3h75c4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UUn8YAAADbAAAADwAAAAAAAAAAAAAAAACYAgAAZHJz&#10;L2Rvd25yZXYueG1sUEsFBgAAAAAEAAQA9QAAAIsDAAAAAA==&#10;" fillcolor="#dbe5f1 [660]" strokecolor="#94b64e [3046]">
                  <v:shadow on="t" color="black" opacity="24903f" origin=",.5" offset="0,.55556mm"/>
                  <v:textbox>
                    <w:txbxContent>
                      <w:p w:rsidR="00905B1A" w:rsidRPr="00046B44" w:rsidRDefault="00905B1A" w:rsidP="00046B44">
                        <w:pPr>
                          <w:pStyle w:val="NormalWeb"/>
                          <w:spacing w:before="0" w:beforeAutospacing="0" w:after="0" w:afterAutospacing="0" w:line="240" w:lineRule="auto"/>
                          <w:jc w:val="center"/>
                          <w:rPr>
                            <w:rFonts w:ascii="Copperplate Gothic Bold" w:hAnsi="Copperplate Gothic Bold"/>
                            <w:sz w:val="28"/>
                          </w:rPr>
                        </w:pPr>
                        <w:r w:rsidRPr="00046B44">
                          <w:rPr>
                            <w:rFonts w:ascii="Copperplate Gothic Bold" w:eastAsia="Calibri" w:hAnsi="Copperplate Gothic Bold"/>
                            <w:szCs w:val="22"/>
                          </w:rPr>
                          <w:t>Aplicación Móvil</w:t>
                        </w:r>
                      </w:p>
                      <w:p w:rsidR="00905B1A" w:rsidRPr="00046B44" w:rsidRDefault="00905B1A" w:rsidP="00046B44">
                        <w:pPr>
                          <w:pStyle w:val="NormalWeb"/>
                          <w:spacing w:before="0" w:beforeAutospacing="0" w:after="0" w:afterAutospacing="0" w:line="240" w:lineRule="auto"/>
                          <w:jc w:val="center"/>
                          <w:rPr>
                            <w:rFonts w:ascii="Copperplate Gothic Bold" w:hAnsi="Copperplate Gothic Bold"/>
                            <w:sz w:val="28"/>
                          </w:rPr>
                        </w:pPr>
                        <w:r w:rsidRPr="00046B44">
                          <w:rPr>
                            <w:rFonts w:ascii="Copperplate Gothic Bold" w:eastAsia="Calibri" w:hAnsi="Copperplate Gothic Bold"/>
                            <w:szCs w:val="22"/>
                          </w:rPr>
                          <w:t>Usuario</w:t>
                        </w:r>
                      </w:p>
                    </w:txbxContent>
                  </v:textbox>
                </v:rect>
                <v:rect id="7 Rectángulo" o:spid="_x0000_s1073" style="position:absolute;left:20606;top:608;width:14741;height:67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eK6MYA&#10;AADbAAAADwAAAGRycy9kb3ducmV2LnhtbESPQWvCQBCF7wX/wzJCL6VuFAk2dZW20NKKHoyC12l2&#10;TILZ2bC71dhf7wqCtxne+968mc4704gjOV9bVjAcJCCIC6trLhVsN5/PExA+IGtsLJOCM3mYz3oP&#10;U8y0PfGajnkoRQxhn6GCKoQ2k9IXFRn0A9sSR21vncEQV1dK7fAUw00jR0mSSoM1xwsVtvRRUXHI&#10;/0ysUU/GT1+j8Nvs0pfhYvXz796XG6Ue+93bK4hAXbibb/S3jlwK11/iAHJ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eK6MYAAADbAAAADwAAAAAAAAAAAAAAAACYAgAAZHJz&#10;L2Rvd25yZXYueG1sUEsFBgAAAAAEAAQA9QAAAIsDAAAAAA==&#10;" fillcolor="#dbe5f1 [660]" strokecolor="#94b64e [3046]">
                  <v:shadow on="t" color="black" opacity="24903f" origin=",.5" offset="0,.55556mm"/>
                  <v:textbox>
                    <w:txbxContent>
                      <w:p w:rsidR="00905B1A" w:rsidRPr="00B3050C" w:rsidRDefault="00905B1A" w:rsidP="00046B44">
                        <w:pPr>
                          <w:pStyle w:val="NormalWeb"/>
                          <w:spacing w:before="0" w:beforeAutospacing="0" w:after="0" w:afterAutospacing="0" w:line="240" w:lineRule="auto"/>
                          <w:jc w:val="center"/>
                          <w:rPr>
                            <w:rFonts w:ascii="Arial Unicode MS" w:eastAsia="Arial Unicode MS" w:hAnsi="Arial Unicode MS" w:cs="Arial Unicode MS"/>
                            <w:sz w:val="28"/>
                          </w:rPr>
                        </w:pPr>
                        <w:r w:rsidRPr="00B3050C">
                          <w:rPr>
                            <w:rFonts w:ascii="Arial Unicode MS" w:eastAsia="Arial Unicode MS" w:hAnsi="Arial Unicode MS" w:cs="Arial Unicode MS"/>
                            <w:szCs w:val="22"/>
                          </w:rPr>
                          <w:t xml:space="preserve">Google Cloud </w:t>
                        </w:r>
                        <w:proofErr w:type="spellStart"/>
                        <w:r w:rsidRPr="00B3050C">
                          <w:rPr>
                            <w:rFonts w:ascii="Arial Unicode MS" w:eastAsia="Arial Unicode MS" w:hAnsi="Arial Unicode MS" w:cs="Arial Unicode MS"/>
                            <w:szCs w:val="22"/>
                          </w:rPr>
                          <w:t>Messaging</w:t>
                        </w:r>
                        <w:proofErr w:type="spellEnd"/>
                      </w:p>
                    </w:txbxContent>
                  </v:textbox>
                </v:rect>
                <v:shape id="39 Cuadro de texto" o:spid="_x0000_s1074" type="#_x0000_t202" style="position:absolute;left:27883;top:11739;width:6642;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frMMA&#10;AADbAAAADwAAAGRycy9kb3ducmV2LnhtbERPS2vCQBC+C/0PyxR6kbqxYpXoKkVaW3pr4gNvQ3ZM&#10;QrOzIbsm6b/vCoK3+fies1z3phItNa60rGA8ikAQZ1aXnCvYpR/PcxDOI2usLJOCP3KwXj0Mlhhr&#10;2/EPtYnPRQhhF6OCwvs6ltJlBRl0I1sTB+5sG4M+wCaXusEuhJtKvkTRqzRYcmgosKZNQdlvcjEK&#10;TsP8+O367b6bTCf1+2ebzg46VerpsX9bgPDU+7v45v7SYf4Mrr+E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rfrMMAAADbAAAADwAAAAAAAAAAAAAAAACYAgAAZHJzL2Rv&#10;d25yZXYueG1sUEsFBgAAAAAEAAQA9QAAAIgDAAAAAA==&#10;" fillcolor="white [3201]" stroked="f" strokeweight=".5pt">
                  <v:textbox>
                    <w:txbxContent>
                      <w:p w:rsidR="00905B1A" w:rsidRPr="00747619" w:rsidRDefault="00905B1A" w:rsidP="00BE4D98">
                        <w:pPr>
                          <w:pStyle w:val="NormalWeb"/>
                          <w:spacing w:before="0" w:beforeAutospacing="0" w:after="160" w:afterAutospacing="0" w:line="256" w:lineRule="auto"/>
                          <w:jc w:val="center"/>
                          <w:rPr>
                            <w:rFonts w:cs="Arial"/>
                          </w:rPr>
                        </w:pPr>
                        <w:r w:rsidRPr="00747619">
                          <w:rPr>
                            <w:rFonts w:eastAsia="Calibri" w:cs="Arial"/>
                            <w:sz w:val="16"/>
                            <w:szCs w:val="16"/>
                          </w:rPr>
                          <w:t>Envía Alerta</w:t>
                        </w:r>
                      </w:p>
                    </w:txbxContent>
                  </v:textbox>
                </v:shape>
                <v:rect id="12 Rectángulo" o:spid="_x0000_s1075" style="position:absolute;left:46112;top:14096;width:21985;height:5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frZ8cA&#10;AADbAAAADwAAAGRycy9kb3ducmV2LnhtbESPTU8CQQyG7yb+h0lNuBiYBQ2BhYGoCUSMHvhIvNad&#10;srtxp7OZGWDl19uDicfm7fv06XzZuUadKcTas4HhIANFXHhbc2ngsF/1J6BiQrbYeCYDPxRhubi9&#10;mWNu/YW3dN6lUgmEY44GqpTaXOtYVOQwDnxLLNnRB4dJxlBqG/AicNfoUZaNtcOa5UKFLb1UVHzv&#10;Tk406snj/XqUvprP8XT49rG5huf3vTG9u+5pBipRl/6X/9qv1sCD2MsvAgC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n62fHAAAA2wAAAA8AAAAAAAAAAAAAAAAAmAIAAGRy&#10;cy9kb3ducmV2LnhtbFBLBQYAAAAABAAEAPUAAACMAwAAAAA=&#10;" fillcolor="#dbe5f1 [660]" strokecolor="#94b64e [3046]">
                  <v:shadow on="t" color="black" opacity="24903f" origin=",.5" offset="0,.55556mm"/>
                  <v:textbox>
                    <w:txbxContent>
                      <w:p w:rsidR="00905B1A" w:rsidRDefault="00905B1A" w:rsidP="00BE4D98"/>
                    </w:txbxContent>
                  </v:textbox>
                </v:rect>
                <v:rect id="2 Rectángulo" o:spid="_x0000_s1076" style="position:absolute;left:16845;top:27860;width:30266;height:1472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ra/sYA&#10;AADbAAAADwAAAGRycy9kb3ducmV2LnhtbESPQWvCQBSE70L/w/IKvekmKUpNXYMIhYKIqK1tb4/s&#10;M0mbfRuyq4n/3hWEHoeZ+YaZZb2pxZlaV1lWEI8iEMS51RUXCj72b8MXEM4ja6wtk4ILOcjmD4MZ&#10;ptp2vKXzzhciQNilqKD0vkmldHlJBt3INsTBO9rWoA+yLaRusQtwU8skiibSYMVhocSGliXlf7uT&#10;UbBaf1W0jMe/3z9+/3xcbA5N95ko9fTYL15BeOr9f/jeftcKkincvoQf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ra/sYAAADbAAAADwAAAAAAAAAAAAAAAACYAgAAZHJz&#10;L2Rvd25yZXYueG1sUEsFBgAAAAAEAAQA9QAAAIsDAAAAAA==&#10;" fillcolor="#dbe5f1 [660]" strokecolor="#94b64e [3046]">
                  <v:shadow on="t" color="black" opacity="24903f" origin=",.5" offset="0,.55556mm"/>
                  <v:textbox>
                    <w:txbxContent>
                      <w:p w:rsidR="00905B1A" w:rsidRPr="00126F5E" w:rsidRDefault="00905B1A" w:rsidP="00BE4D98">
                        <w:pPr>
                          <w:pStyle w:val="NormalWeb"/>
                          <w:spacing w:before="0" w:beforeAutospacing="0" w:after="160" w:afterAutospacing="0" w:line="256" w:lineRule="auto"/>
                          <w:rPr>
                            <w:rFonts w:ascii="Copperplate Gothic Bold" w:hAnsi="Copperplate Gothic Bold"/>
                          </w:rPr>
                        </w:pPr>
                        <w:r>
                          <w:rPr>
                            <w:rFonts w:ascii="Copperplate Gothic Bold" w:eastAsia="Calibri" w:hAnsi="Copperplate Gothic Bold"/>
                            <w:sz w:val="22"/>
                            <w:szCs w:val="22"/>
                          </w:rPr>
                          <w:t>Cen</w:t>
                        </w:r>
                        <w:r w:rsidRPr="00126F5E">
                          <w:rPr>
                            <w:rFonts w:ascii="Copperplate Gothic Bold" w:eastAsia="Calibri" w:hAnsi="Copperplate Gothic Bold"/>
                            <w:sz w:val="22"/>
                            <w:szCs w:val="22"/>
                          </w:rPr>
                          <w:t>tral de control</w:t>
                        </w:r>
                      </w:p>
                    </w:txbxContent>
                  </v:textbox>
                </v:rect>
                <v:shape id="9 Cuadro de texto" o:spid="_x0000_s1077" type="#_x0000_t202" style="position:absolute;left:56914;top:9693;width:6994;height:2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905B1A" w:rsidRPr="00747619" w:rsidRDefault="00905B1A" w:rsidP="00BE4D98">
                        <w:pPr>
                          <w:pStyle w:val="NormalWeb"/>
                          <w:spacing w:before="0" w:beforeAutospacing="0" w:after="160" w:afterAutospacing="0" w:line="256" w:lineRule="auto"/>
                          <w:rPr>
                            <w:rFonts w:cs="Arial"/>
                          </w:rPr>
                        </w:pPr>
                        <w:r w:rsidRPr="00747619">
                          <w:rPr>
                            <w:rFonts w:eastAsia="Calibri" w:cs="Arial"/>
                            <w:sz w:val="16"/>
                            <w:szCs w:val="16"/>
                          </w:rPr>
                          <w:t>Selecciona</w:t>
                        </w:r>
                      </w:p>
                      <w:p w:rsidR="00905B1A" w:rsidRDefault="00905B1A" w:rsidP="00BE4D98">
                        <w:pPr>
                          <w:pStyle w:val="NormalWeb"/>
                          <w:spacing w:before="0" w:beforeAutospacing="0" w:after="160" w:afterAutospacing="0" w:line="256" w:lineRule="auto"/>
                        </w:pPr>
                        <w:r>
                          <w:rPr>
                            <w:rFonts w:ascii="Soberana Sans" w:eastAsia="Calibri" w:hAnsi="Soberana Sans"/>
                            <w:sz w:val="22"/>
                            <w:szCs w:val="22"/>
                          </w:rPr>
                          <w:t> </w:t>
                        </w:r>
                      </w:p>
                    </w:txbxContent>
                  </v:textbox>
                </v:shape>
                <v:rect id="10 Rectángulo" o:spid="_x0000_s1078" style="position:absolute;left:60092;top:15936;width:7576;height:25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Z88QA&#10;AADbAAAADwAAAGRycy9kb3ducmV2LnhtbESPzWrDMBCE74G8g9hCb7HcB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6WfPEAAAA2wAAAA8AAAAAAAAAAAAAAAAAmAIAAGRycy9k&#10;b3ducmV2LnhtbFBLBQYAAAAABAAEAPUAAACJAwAAAAA=&#10;" fillcolor="white [3201]" strokecolor="black [3200]" strokeweight="2pt">
                  <v:textbox>
                    <w:txbxContent>
                      <w:p w:rsidR="00905B1A" w:rsidRDefault="00905B1A" w:rsidP="00BE4D98">
                        <w:pPr>
                          <w:pStyle w:val="NormalWeb"/>
                          <w:spacing w:before="0" w:beforeAutospacing="0" w:after="160" w:afterAutospacing="0" w:line="256" w:lineRule="auto"/>
                          <w:jc w:val="center"/>
                        </w:pPr>
                        <w:r>
                          <w:rPr>
                            <w:rFonts w:ascii="Soberana Sans" w:eastAsia="Calibri" w:hAnsi="Soberana Sans"/>
                            <w:sz w:val="22"/>
                            <w:szCs w:val="22"/>
                          </w:rPr>
                          <w:t>RUTA</w:t>
                        </w:r>
                      </w:p>
                    </w:txbxContent>
                  </v:textbox>
                </v:rect>
                <v:rect id="11 Rectángulo" o:spid="_x0000_s1079" style="position:absolute;left:47610;top:15937;width:9905;height:25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8aMMA&#10;AADbAAAADwAAAGRycy9kb3ducmV2LnhtbESPQYvCMBSE7wv+h/AEb2vqC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b8aMMAAADbAAAADwAAAAAAAAAAAAAAAACYAgAAZHJzL2Rv&#10;d25yZXYueG1sUEsFBgAAAAAEAAQA9QAAAIgDAAAAAA==&#10;" fillcolor="white [3201]" strokecolor="black [3200]" strokeweight="2pt">
                  <v:textbox>
                    <w:txbxContent>
                      <w:p w:rsidR="00905B1A" w:rsidRDefault="00905B1A" w:rsidP="00BE4D98">
                        <w:pPr>
                          <w:pStyle w:val="NormalWeb"/>
                          <w:spacing w:before="0" w:beforeAutospacing="0" w:after="160" w:afterAutospacing="0" w:line="256" w:lineRule="auto"/>
                          <w:jc w:val="center"/>
                        </w:pPr>
                        <w:r>
                          <w:rPr>
                            <w:rFonts w:ascii="Soberana Sans" w:eastAsia="Calibri" w:hAnsi="Soberana Sans"/>
                            <w:sz w:val="22"/>
                            <w:szCs w:val="22"/>
                          </w:rPr>
                          <w:t>ESTACION</w:t>
                        </w:r>
                      </w:p>
                    </w:txbxContent>
                  </v:textbox>
                </v:rect>
                <v:shape id="22 Cuadro de texto" o:spid="_x0000_s1080" type="#_x0000_t202" style="position:absolute;left:40706;top:24208;width:6411;height:3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905B1A" w:rsidRPr="00747619" w:rsidRDefault="00905B1A" w:rsidP="00BE4D98">
                        <w:pPr>
                          <w:pStyle w:val="NormalWeb"/>
                          <w:spacing w:before="0" w:beforeAutospacing="0" w:after="160" w:afterAutospacing="0" w:line="256" w:lineRule="auto"/>
                          <w:jc w:val="center"/>
                          <w:rPr>
                            <w:rFonts w:cs="Arial"/>
                          </w:rPr>
                        </w:pPr>
                        <w:r w:rsidRPr="00747619">
                          <w:rPr>
                            <w:rFonts w:eastAsia="Calibri" w:cs="Arial"/>
                            <w:sz w:val="16"/>
                            <w:szCs w:val="16"/>
                          </w:rPr>
                          <w:t>Envía Petición</w:t>
                        </w:r>
                      </w:p>
                    </w:txbxContent>
                  </v:textbox>
                </v:shape>
                <v:rect id="6 Rectángulo" o:spid="_x0000_s1081" style="position:absolute;left:18772;top:15339;width:18315;height:31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I/8cA&#10;AADbAAAADwAAAGRycy9kb3ducmV2LnhtbESPT2sCMRDF74LfIYzQi2hW24pujdIWlLbUg3/A63Qz&#10;7i5uJksSddtPbwqCx8eb93vzpvPGVOJMzpeWFQz6CQjizOqScwW77aI3BuEDssbKMin4JQ/zWbs1&#10;xVTbC6/pvAm5iBD2KSooQqhTKX1WkEHftzVx9A7WGQxRulxqh5cIN5UcJslIGiw5NhRY03tB2XFz&#10;MvGNcvzUXQ7DT7UfTQZfq88/9/a9Veqh07y+gAjUhPvxLf2hFTw+w/+WCAA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QSP/HAAAA2wAAAA8AAAAAAAAAAAAAAAAAmAIAAGRy&#10;cy9kb3ducmV2LnhtbFBLBQYAAAAABAAEAPUAAACMAwAAAAA=&#10;" fillcolor="#dbe5f1 [660]" strokecolor="#94b64e [3046]">
                  <v:shadow on="t" color="black" opacity="24903f" origin=",.5" offset="0,.55556mm"/>
                  <v:textbox>
                    <w:txbxContent>
                      <w:p w:rsidR="00905B1A" w:rsidRDefault="00905B1A" w:rsidP="00BE4D98">
                        <w:pPr>
                          <w:pStyle w:val="NormalWeb"/>
                          <w:spacing w:before="0" w:beforeAutospacing="0" w:after="160" w:afterAutospacing="0" w:line="256" w:lineRule="auto"/>
                          <w:jc w:val="center"/>
                        </w:pPr>
                        <w:r>
                          <w:rPr>
                            <w:rFonts w:ascii="Soberana Sans" w:eastAsia="Calibri" w:hAnsi="Soberana Sans"/>
                            <w:sz w:val="22"/>
                            <w:szCs w:val="22"/>
                          </w:rPr>
                          <w:t>RED DE DATOS</w:t>
                        </w:r>
                      </w:p>
                    </w:txbxContent>
                  </v:textbox>
                </v:rect>
                <v:shape id="36 Cuadro de texto" o:spid="_x0000_s1082" type="#_x0000_t202" style="position:absolute;top:13862;width:8625;height:4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mV8UA&#10;AADbAAAADwAAAGRycy9kb3ducmV2LnhtbESPQWvCQBSE7wX/w/KEXopubKiV6CpSWi3earTF2yP7&#10;TILZtyG7TeK/dwsFj8PMfMMsVr2pREuNKy0rmIwjEMSZ1SXnCg7px2gGwnlkjZVlUnAlB6vl4GGB&#10;ibYdf1G797kIEHYJKii8rxMpXVaQQTe2NXHwzrYx6INscqkb7ALcVPI5iqbSYMlhocCa3grKLvtf&#10;o+D0lP/sXL85dvFLXL9v2/T1W6dKPQ779RyEp97fw//tT60gnsL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yZXxQAAANsAAAAPAAAAAAAAAAAAAAAAAJgCAABkcnMv&#10;ZG93bnJldi54bWxQSwUGAAAAAAQABAD1AAAAigMAAAAA&#10;" fillcolor="white [3201]" stroked="f" strokeweight=".5pt">
                  <v:textbox>
                    <w:txbxContent>
                      <w:p w:rsidR="00905B1A" w:rsidRPr="00747619" w:rsidRDefault="00905B1A" w:rsidP="00BE4D98">
                        <w:pPr>
                          <w:pStyle w:val="NormalWeb"/>
                          <w:spacing w:before="0" w:beforeAutospacing="0" w:after="160" w:afterAutospacing="0" w:line="256" w:lineRule="auto"/>
                          <w:jc w:val="center"/>
                          <w:rPr>
                            <w:rFonts w:cs="Arial"/>
                          </w:rPr>
                        </w:pPr>
                        <w:r w:rsidRPr="00747619">
                          <w:rPr>
                            <w:rFonts w:eastAsia="Calibri" w:cs="Arial"/>
                            <w:sz w:val="16"/>
                            <w:szCs w:val="16"/>
                          </w:rPr>
                          <w:t>Envía Coordenadas del BUS</w:t>
                        </w:r>
                      </w:p>
                    </w:txbxContent>
                  </v:textbox>
                </v:shape>
                <v:shape id="80 Conector recto de flecha" o:spid="_x0000_s1083" type="#_x0000_t32" style="position:absolute;left:57104;top:6992;width:106;height:71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lkesIAAADbAAAADwAAAGRycy9kb3ducmV2LnhtbERPz2vCMBS+D/wfwhN2m+mcilSjqDDY&#10;0ItOpt4ezVsbbF5qk9X635uD4PHj+z2dt7YUDdXeOFbw3ktAEGdOG84V7H8+38YgfEDWWDomBTfy&#10;MJ91XqaYanflLTW7kIsYwj5FBUUIVSqlzwqy6HuuIo7cn6sthgjrXOoarzHclrKfJCNp0XBsKLCi&#10;VUHZefdvFZjfy2qdDb43fv9xPiyPzckMeajUa7ddTEAEasNT/HB/aQXjuD5+iT9Az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lkesIAAADbAAAADwAAAAAAAAAAAAAA&#10;AAChAgAAZHJzL2Rvd25yZXYueG1sUEsFBgAAAAAEAAQA+QAAAJADAAAAAA==&#10;" strokecolor="#060" strokeweight="3pt">
                  <v:stroke endarrow="open"/>
                  <v:shadow on="t" color="black" opacity="22937f" origin=",.5" offset="0,.63889mm"/>
                </v:shape>
                <v:shape id="81 Conector recto de flecha" o:spid="_x0000_s1084" type="#_x0000_t32" style="position:absolute;left:57104;top:14096;width:6776;height:18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SKP8UAAADbAAAADwAAAGRycy9kb3ducmV2LnhtbESPT2vCQBTE7wW/w/IEL6KbWCoSXUVK&#10;te1F8c/B4yP7zAazb0N2jem37xaEHoeZ+Q2zWHW2Ei01vnSsIB0nIIhzp0suFJxPm9EMhA/IGivH&#10;pOCHPKyWvZcFZto9+EDtMRQiQthnqMCEUGdS+tyQRT92NXH0rq6xGKJsCqkbfES4reQkSabSYslx&#10;wWBN74by2/FuFXxc3nZnM/n8rnnf3rav6b7Ih1KpQb9bz0EE6sJ/+Nn+0gpmKfx9iT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4SKP8UAAADbAAAADwAAAAAAAAAA&#10;AAAAAAChAgAAZHJzL2Rvd25yZXYueG1sUEsFBgAAAAAEAAQA+QAAAJMDAAAAAA==&#10;" strokecolor="#060" strokeweight="3pt">
                  <v:stroke endarrow="open"/>
                  <v:shadow on="t" color="black" opacity="22937f" origin=",.5" offset="0,.63889mm"/>
                </v:shape>
                <v:shape id="82 Conector recto de flecha" o:spid="_x0000_s1085" type="#_x0000_t32" style="position:absolute;left:57515;top:17227;width:257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dflsUAAADbAAAADwAAAGRycy9kb3ducmV2LnhtbESPQWvCQBSE74L/YXlCb7rRagnRVVQo&#10;KO1FK229PbLPZDH7Ns2uMf333UKhx2FmvmEWq85WoqXGG8cKxqMEBHHutOFCwenteZiC8AFZY+WY&#10;FHyTh9Wy31tgpt2dD9QeQyEihH2GCsoQ6kxKn5dk0Y9cTRy9i2sshiibQuoG7xFuKzlJkidp0XBc&#10;KLGmbUn59XizCsz71/Yln+5f/enx+rH5bM9mxjOlHgbdeg4iUBf+w3/tnVaQTuD3S/w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dflsUAAADbAAAADwAAAAAAAAAA&#10;AAAAAAChAgAAZHJzL2Rvd25yZXYueG1sUEsFBgAAAAAEAAQA+QAAAJMDAAAAAA==&#10;" strokecolor="#060" strokeweight="3pt">
                  <v:stroke endarrow="open"/>
                  <v:shadow on="t" color="black" opacity="22937f" origin=",.5" offset="0,.63889mm"/>
                </v:shape>
                <v:shape id="83 Conector recto de flecha" o:spid="_x0000_s1086" type="#_x0000_t32" style="position:absolute;left:37087;top:16907;width:9025;height: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dJ3cUAAADbAAAADwAAAGRycy9kb3ducmV2LnhtbESPQWvCQBSE74X+h+UVeqsbExCJrmJb&#10;FCGH2qj3R/aZxGbfxuzWpP76bkHocZiZb5j5cjCNuFLnassKxqMIBHFhdc2lgsN+/TIF4TyyxsYy&#10;KfghB8vF48McU217/qRr7ksRIOxSVFB536ZSuqIig25kW+LgnWxn0AfZlVJ32Ae4aWQcRRNpsOaw&#10;UGFLbxUVX/m3UXDJ5NHuBnkrbpv4ffM63ifZx1mp56dhNQPhafD/4Xt7qxVME/j7En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dJ3cUAAADbAAAADwAAAAAAAAAA&#10;AAAAAAChAgAAZHJzL2Rvd25yZXYueG1sUEsFBgAAAAAEAAQA+QAAAJMDAAAAAA==&#10;" strokecolor="#060" strokeweight="3pt">
                  <v:stroke endarrow="open"/>
                  <v:shadow on="t" color="black" opacity="22937f" origin=",.5" offset="0,.63889mm"/>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84 Cilindro" o:spid="_x0000_s1087" type="#_x0000_t22" style="position:absolute;left:24528;top:33827;width:15679;height:5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lD8IA&#10;AADbAAAADwAAAGRycy9kb3ducmV2LnhtbESPzWrDMBCE74W+g9hAbo2cxhjjRgmhNCSnQt1Cr4u1&#10;sUyslbEU/7x9FCj0OMzMN8x2P9lWDNT7xrGC9SoBQVw53XCt4Of7+JKD8AFZY+uYFMzkYb97ftpi&#10;od3IXzSUoRYRwr5ABSaErpDSV4Ys+pXriKN3cb3FEGVfS93jGOG2la9JkkmLDccFgx29G6qu5c1G&#10;ytyaOTl9Hjr5kfoa098cs41Sy8V0eAMRaAr/4b/2WSvIU3h8iT9A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6mUPwgAAANsAAAAPAAAAAAAAAAAAAAAAAJgCAABkcnMvZG93&#10;bnJldi54bWxQSwUGAAAAAAQABAD1AAAAhwMAAAAA&#10;" fillcolor="white [3201]" strokecolor="#4f81bd [3204]" strokeweight="2pt">
                  <v:textbox>
                    <w:txbxContent>
                      <w:p w:rsidR="00905B1A" w:rsidRDefault="00905B1A" w:rsidP="00747619">
                        <w:pPr>
                          <w:spacing w:before="0" w:after="0" w:line="240" w:lineRule="auto"/>
                          <w:jc w:val="center"/>
                        </w:pPr>
                        <w:r>
                          <w:t>Base de datos</w:t>
                        </w:r>
                      </w:p>
                    </w:txbxContent>
                  </v:textbox>
                </v:shape>
                <v:shapetype id="_x0000_t112" coordsize="21600,21600" o:spt="112" path="m,l,21600r21600,l21600,xem2610,nfl2610,21600em18990,nfl18990,21600e">
                  <v:stroke joinstyle="miter"/>
                  <v:path o:extrusionok="f" gradientshapeok="t" o:connecttype="rect" textboxrect="2610,0,18990,21600"/>
                </v:shapetype>
                <v:shape id="85 Proceso predefinido" o:spid="_x0000_s1088" type="#_x0000_t112" style="position:absolute;left:18954;top:28863;width:1265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86uMMA&#10;AADbAAAADwAAAGRycy9kb3ducmV2LnhtbESP0YrCMBRE3wX/IdwF3zRdF6VWo0hxQcQXdT/g0txt&#10;q81N20Stfr1ZWPBxmJkzzGLVmUrcqHWlZQWfowgEcWZ1ybmCn9P3MAbhPLLGyjIpeJCD1bLfW2Ci&#10;7Z0PdDv6XAQIuwQVFN7XiZQuK8igG9maOHi/tjXog2xzqVu8B7ip5DiKptJgyWGhwJrSgrLL8WoU&#10;RPuv+vyYTTfXpz/sm/NOp42eKTX46NZzEJ46/w7/t7daQTyBvy/hB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86uMMAAADbAAAADwAAAAAAAAAAAAAAAACYAgAAZHJzL2Rv&#10;d25yZXYueG1sUEsFBgAAAAAEAAQA9QAAAIgDAAAAAA==&#10;" fillcolor="white [3201]" strokecolor="#4f81bd [3204]" strokeweight="2pt">
                  <v:textbox>
                    <w:txbxContent>
                      <w:p w:rsidR="00905B1A" w:rsidRDefault="00905B1A" w:rsidP="00747619">
                        <w:pPr>
                          <w:spacing w:before="0" w:after="0" w:line="240" w:lineRule="auto"/>
                          <w:jc w:val="center"/>
                        </w:pPr>
                        <w:r>
                          <w:t>Funciones</w:t>
                        </w:r>
                      </w:p>
                    </w:txbxContent>
                  </v:textbox>
                </v:shape>
                <v:shape id="2 Proceso predefinido" o:spid="_x0000_s1089" type="#_x0000_t112" style="position:absolute;left:33791;top:28862;width:1178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2kz8IA&#10;AADbAAAADwAAAGRycy9kb3ducmV2LnhtbESP3YrCMBSE7wXfIRzBO5uuQtFqlEUURLzx5wEOzdm2&#10;bnNSm6jVpzeC4OUwM98ws0VrKnGjxpWWFfxEMQjizOqScwWn43owBuE8ssbKMil4kIPFvNuZYart&#10;nfd0O/hcBAi7FBUU3teplC4ryKCLbE0cvD/bGPRBNrnUDd4D3FRyGMeJNFhyWCiwpmVB2f/hahTE&#10;u1F9fkyS1fXp97vLeauXFz1Rqt9rf6cgPLX+G/60N1rBOIH3l/A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aTPwgAAANsAAAAPAAAAAAAAAAAAAAAAAJgCAABkcnMvZG93&#10;bnJldi54bWxQSwUGAAAAAAQABAD1AAAAhwMAAAAA&#10;" fillcolor="white [3201]" strokecolor="#4f81bd [3204]" strokeweight="2pt">
                  <v:textbox>
                    <w:txbxContent>
                      <w:p w:rsidR="00905B1A" w:rsidRPr="00747619" w:rsidRDefault="00905B1A" w:rsidP="00747619">
                        <w:pPr>
                          <w:pStyle w:val="NormalWeb"/>
                          <w:spacing w:before="0" w:beforeAutospacing="0" w:after="0" w:afterAutospacing="0" w:line="240" w:lineRule="auto"/>
                          <w:jc w:val="center"/>
                          <w:rPr>
                            <w:rFonts w:cs="Arial"/>
                            <w:sz w:val="28"/>
                          </w:rPr>
                        </w:pPr>
                        <w:r w:rsidRPr="00747619">
                          <w:rPr>
                            <w:rFonts w:eastAsia="Calibri" w:cs="Arial"/>
                            <w:szCs w:val="22"/>
                          </w:rPr>
                          <w:t>Procesos</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87 Conector angular" o:spid="_x0000_s1090" type="#_x0000_t35" style="position:absolute;left:13734;top:21587;width:17308;height:1108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w58UAAADbAAAADwAAAGRycy9kb3ducmV2LnhtbESPQWsCMRSE70L/Q3hCb5pVispqFCkU&#10;2kIpunrw9tw8N4ubl20S3e2/bwqFHoeZ+YZZbXrbiDv5UDtWMBlnIIhLp2uuFByKl9ECRIjIGhvH&#10;pOCbAmzWD4MV5tp1vKP7PlYiQTjkqMDE2OZShtKQxTB2LXHyLs5bjEn6SmqPXYLbRk6zbCYt1pwW&#10;DLb0bKi87m9WwfH91k0/Pl1xmrx1xfHpbGZfvlfqcdhvlyAi9fE//Nd+1QoWc/j9kn6AX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w58UAAADbAAAADwAAAAAAAAAA&#10;AAAAAAChAgAAZHJzL2Rvd25yZXYueG1sUEsFBgAAAAAEAAQA+QAAAJMDAAAAAA==&#10;" adj="5857,26055" strokecolor="#4bacc6 [3208]" strokeweight="3pt">
                  <v:stroke endarrow="open"/>
                  <v:shadow on="t" color="black" opacity="22937f" origin=",.5" offset="0,.63889mm"/>
                </v:shape>
                <v:shape id="88 Conector angular" o:spid="_x0000_s1091" type="#_x0000_t35" style="position:absolute;left:31599;top:18510;width:15510;height:1671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W//cAAAADbAAAADwAAAGRycy9kb3ducmV2LnhtbERPTYvCMBC9C/sfwizsTVNl0dI1irsg&#10;iAfF6sXbbDO2xWZSkljrvzcHwePjfc+XvWlER87XlhWMRwkI4sLqmksFp+N6mILwAVljY5kUPMjD&#10;cvExmGOm7Z0P1OWhFDGEfYYKqhDaTEpfVGTQj2xLHLmLdQZDhK6U2uE9hptGTpJkKg3WHBsqbOmv&#10;ouKa34yC/fWSz777mzv/4u70b7fTSUdbpb4++9UPiEB9eItf7o1WkMax8Uv8A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glv/3AAAAA2wAAAA8AAAAAAAAAAAAAAAAA&#10;oQIAAGRycy9kb3ducmV2LnhtbFBLBQYAAAAABAAEAPkAAACOAwAAAAA=&#10;" adj="-3184,15557" strokecolor="#4bacc6 [3208]" strokeweight="3pt">
                  <v:stroke endarrow="open"/>
                  <v:shadow on="t" color="black" opacity="22937f" origin=",.5" offset="0,.63889mm"/>
                </v:shape>
                <v:shapetype id="_x0000_t33" coordsize="21600,21600" o:spt="33" o:oned="t" path="m,l21600,r,21600e" filled="f">
                  <v:stroke joinstyle="miter"/>
                  <v:path arrowok="t" fillok="f" o:connecttype="none"/>
                  <o:lock v:ext="edit" shapetype="t"/>
                </v:shapetype>
                <v:shape id="273 Conector angular" o:spid="_x0000_s1092" type="#_x0000_t33" style="position:absolute;left:10956;top:9091;width:5485;height:1014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g7QsQAAADcAAAADwAAAGRycy9kb3ducmV2LnhtbESPQWvCQBSE7wX/w/KE3urGFGyNriJC&#10;odAerCl4fWSfSUj2bczbxvjvu0Khx2FmvmHW29G1aqBeas8G5rMEFHHhbc2lge/87ekVlARki61n&#10;MnAjge1m8rDGzPorf9FwDKWKEJYMDVQhdJnWUlTkUGa+I47e2fcOQ5R9qW2P1wh3rU6TZKEd1hwX&#10;KuxoX1HRHH+cgVM+fJyb9FKLLD4Fm7DMD7elMY/TcbcCFWgM/+G/9rs1kL48w/1MPAJ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qDtCxAAAANwAAAAPAAAAAAAAAAAA&#10;AAAAAKECAABkcnMvZG93bnJldi54bWxQSwUGAAAAAAQABAD5AAAAkgMAAAAA&#10;" strokecolor="black [3200]" strokeweight="2pt">
                  <v:stroke endarrow="open"/>
                  <v:shadow on="t" color="black" opacity="24903f" origin=",.5" offset="0,.55556mm"/>
                </v:shape>
                <v:shape id="274 Conector recto de flecha" o:spid="_x0000_s1093" type="#_x0000_t32" style="position:absolute;left:8625;top:3597;width:0;height:27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YV+MQAAADcAAAADwAAAGRycy9kb3ducmV2LnhtbESPQWvCQBSE70L/w/IKvZmNUrREN0Gk&#10;pak3bYvXx+4ziWbfhuw2pv/eLRQ8DjPzDbMuRtuKgXrfOFYwS1IQxNqZhisFX59v0xcQPiAbbB2T&#10;gl/yUOQPkzVmxl15T8MhVCJC2GeooA6hy6T0uiaLPnEdcfROrrcYouwraXq8Rrht5TxNF9Jiw3Gh&#10;xo62NenL4ccqwGOpz5dy8a6P7ab80AO+br93Sj09jpsViEBjuIf/26VRMF8+w9+ZeARk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xhX4xAAAANwAAAAPAAAAAAAAAAAA&#10;AAAAAKECAABkcnMvZG93bnJldi54bWxQSwUGAAAAAAQABAD5AAAAkgMAAAAA&#10;" strokecolor="black [3200]" strokeweight="2pt">
                  <v:stroke endarrow="open"/>
                  <v:shadow on="t" color="black" opacity="24903f" origin=",.5" offset="0,.55556mm"/>
                </v:shape>
                <v:shape id="275 Conector recto de flecha" o:spid="_x0000_s1094" type="#_x0000_t32" style="position:absolute;left:35347;top:3976;width:13952;height: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ZcHcMAAADcAAAADwAAAGRycy9kb3ducmV2LnhtbESP3YrCMBSE7xd8h3AE79ZUwV2pRhFR&#10;ENQF/+6PzbGtNiclidp9e7Ow4OUwM98w42ljKvEg50vLCnrdBARxZnXJuYLjYfk5BOEDssbKMin4&#10;JQ/TSetjjKm2T97RYx9yESHsU1RQhFCnUvqsIIO+a2vi6F2sMxiidLnUDp8RbirZT5IvabDkuFBg&#10;TfOCstv+bhQMFm43q6+bw8/J+eXdlme3va6V6rSb2QhEoCa8w//tlVbQ/x7A35l4BOTk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2XB3DAAAA3AAAAA8AAAAAAAAAAAAA&#10;AAAAoQIAAGRycy9kb3ducmV2LnhtbFBLBQYAAAAABAAEAPkAAACRAwAAAAA=&#10;" strokecolor="#4f81bd [3204]" strokeweight="2pt">
                  <v:stroke endarrow="open"/>
                  <v:shadow on="t" color="black" opacity="24903f" origin=",.5" offset="0,.55556mm"/>
                </v:shape>
                <v:shape id="40 Cuadro de texto" o:spid="_x0000_s1095" type="#_x0000_t202" style="position:absolute;left:39389;top:4620;width:6635;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Il7ccA&#10;AADcAAAADwAAAGRycy9kb3ducmV2LnhtbESPQWvCQBSE7wX/w/IK3uqmAa2kriEEQkXsQevF2zP7&#10;TEKzb2N2G2N/fbdQ6HGYmW+YVTqaVgzUu8aygudZBIK4tLrhSsHxo3hagnAeWWNrmRTcyUG6njys&#10;MNH2xnsaDr4SAcIuQQW1910ipStrMuhmtiMO3sX2Bn2QfSV1j7cAN62Mo2ghDTYcFmrsKK+p/Dx8&#10;GQXbvHjH/Tk2y+82f9tdsu56PM2Vmj6O2SsIT6P/D/+1N1pB/LK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SJe3HAAAA3AAAAA8AAAAAAAAAAAAAAAAAmAIAAGRy&#10;cy9kb3ducmV2LnhtbFBLBQYAAAAABAAEAPUAAACMAwAAAAA=&#10;" filled="f" stroked="f" strokeweight=".5pt">
                  <v:textbox>
                    <w:txbxContent>
                      <w:p w:rsidR="00905B1A" w:rsidRDefault="00905B1A" w:rsidP="00046B44">
                        <w:pPr>
                          <w:pStyle w:val="NormalWeb"/>
                          <w:spacing w:before="0" w:beforeAutospacing="0" w:after="160" w:afterAutospacing="0" w:line="254" w:lineRule="auto"/>
                          <w:jc w:val="center"/>
                        </w:pPr>
                        <w:r>
                          <w:rPr>
                            <w:rFonts w:eastAsia="Calibri" w:cs="Arial"/>
                            <w:sz w:val="16"/>
                            <w:szCs w:val="16"/>
                          </w:rPr>
                          <w:t>Notifica</w:t>
                        </w:r>
                      </w:p>
                    </w:txbxContent>
                  </v:textbox>
                </v:shape>
                <v:shape id="277 Conector recto de flecha" o:spid="_x0000_s1096" type="#_x0000_t32" style="position:absolute;left:27930;top:7344;width:47;height:79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JQ/8UAAADcAAAADwAAAGRycy9kb3ducmV2LnhtbESPT2vCQBTE7wW/w/IEb7pRsEp0FRFs&#10;eijWfwePj+wzCWbfhuw2Jv30bkHocZiZ3zDLdWtK0VDtCssKxqMIBHFqdcGZgst5N5yDcB5ZY2mZ&#10;FHTkYL3qvS0x1vbBR2pOPhMBwi5GBbn3VSylS3My6Ea2Ig7ezdYGfZB1JnWNjwA3pZxE0bs0WHBY&#10;yLGibU7p/fRjFGRHcz0kXffdfVx/91+NSaa+TZQa9NvNAoSn1v+HX+1PrWAym8HfmXAE5Oo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JQ/8UAAADcAAAADwAAAAAAAAAA&#10;AAAAAAChAgAAZHJzL2Rvd25yZXYueG1sUEsFBgAAAAAEAAQA+QAAAJMDAAAAAA==&#10;" strokecolor="#4f81bd [3204]" strokeweight="2pt">
                  <v:stroke endarrow="open"/>
                  <v:shadow on="t" color="black" opacity="24903f" origin=",.5" offset="0,.55556mm"/>
                </v:shape>
                <w10:anchorlock/>
              </v:group>
            </w:pict>
          </mc:Fallback>
        </mc:AlternateContent>
      </w:r>
    </w:p>
    <w:p w:rsidR="00BE4D98" w:rsidRDefault="00046B44" w:rsidP="00046B44">
      <w:pPr>
        <w:pStyle w:val="Epgrafe"/>
        <w:jc w:val="center"/>
      </w:pPr>
      <w:r>
        <w:t xml:space="preserve">Figura </w:t>
      </w:r>
      <w:fldSimple w:instr=" STYLEREF 1 \s ">
        <w:r w:rsidR="00CB6236">
          <w:rPr>
            <w:noProof/>
          </w:rPr>
          <w:t>2</w:t>
        </w:r>
      </w:fldSimple>
      <w:r w:rsidR="000542C8">
        <w:t>.</w:t>
      </w:r>
      <w:fldSimple w:instr=" SEQ Figura \* ARABIC \s 1 ">
        <w:r w:rsidR="00CB6236">
          <w:rPr>
            <w:noProof/>
          </w:rPr>
          <w:t>3</w:t>
        </w:r>
      </w:fldSimple>
      <w:r>
        <w:t xml:space="preserve"> Diagrama General</w:t>
      </w:r>
    </w:p>
    <w:p w:rsidR="00323533" w:rsidRPr="00323533" w:rsidRDefault="00323533" w:rsidP="00323533">
      <w:bookmarkStart w:id="128" w:name="_GoBack"/>
      <w:r>
        <w:rPr>
          <w:noProof/>
          <w:lang w:eastAsia="es-MX"/>
        </w:rPr>
        <w:lastRenderedPageBreak/>
        <mc:AlternateContent>
          <mc:Choice Requires="wpc">
            <w:drawing>
              <wp:inline distT="0" distB="0" distL="0" distR="0" wp14:anchorId="7C97974A" wp14:editId="5E93FB99">
                <wp:extent cx="5257801" cy="4067175"/>
                <wp:effectExtent l="0" t="0" r="0" b="0"/>
                <wp:docPr id="111" name="Lienzo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3 Rectángulo"/>
                        <wps:cNvSpPr/>
                        <wps:spPr>
                          <a:xfrm>
                            <a:off x="161980" y="633941"/>
                            <a:ext cx="1102141" cy="551670"/>
                          </a:xfrm>
                          <a:prstGeom prst="rect">
                            <a:avLst/>
                          </a:prstGeom>
                          <a:solidFill>
                            <a:schemeClr val="accent1">
                              <a:lumMod val="20000"/>
                              <a:lumOff val="80000"/>
                            </a:schemeClr>
                          </a:solidFill>
                        </wps:spPr>
                        <wps:style>
                          <a:lnRef idx="1">
                            <a:schemeClr val="accent3"/>
                          </a:lnRef>
                          <a:fillRef idx="2">
                            <a:schemeClr val="accent3"/>
                          </a:fillRef>
                          <a:effectRef idx="1">
                            <a:schemeClr val="accent3"/>
                          </a:effectRef>
                          <a:fontRef idx="minor">
                            <a:schemeClr val="dk1"/>
                          </a:fontRef>
                        </wps:style>
                        <wps:txbx>
                          <w:txbxContent>
                            <w:p w:rsidR="00323533" w:rsidRPr="00323533" w:rsidRDefault="00323533" w:rsidP="00323533">
                              <w:pPr>
                                <w:pStyle w:val="NormalWeb"/>
                                <w:spacing w:before="0" w:beforeAutospacing="0" w:after="120" w:afterAutospacing="0" w:line="240" w:lineRule="auto"/>
                                <w:jc w:val="center"/>
                                <w:rPr>
                                  <w:rFonts w:ascii="Copperplate Gothic Bold" w:hAnsi="Copperplate Gothic Bold"/>
                                  <w:sz w:val="22"/>
                                </w:rPr>
                              </w:pPr>
                              <w:r w:rsidRPr="00323533">
                                <w:rPr>
                                  <w:rFonts w:ascii="Copperplate Gothic Bold" w:eastAsia="Calibri" w:hAnsi="Copperplate Gothic Bold"/>
                                  <w:sz w:val="20"/>
                                  <w:szCs w:val="22"/>
                                </w:rPr>
                                <w:t>Aplicación Móvil del GPS del BUS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4 Rectángulo"/>
                        <wps:cNvSpPr/>
                        <wps:spPr>
                          <a:xfrm>
                            <a:off x="175258" y="176608"/>
                            <a:ext cx="1078335" cy="281396"/>
                          </a:xfrm>
                          <a:prstGeom prst="rect">
                            <a:avLst/>
                          </a:prstGeom>
                          <a:solidFill>
                            <a:schemeClr val="accent1">
                              <a:lumMod val="20000"/>
                              <a:lumOff val="80000"/>
                            </a:schemeClr>
                          </a:solidFill>
                        </wps:spPr>
                        <wps:style>
                          <a:lnRef idx="1">
                            <a:schemeClr val="accent3"/>
                          </a:lnRef>
                          <a:fillRef idx="2">
                            <a:schemeClr val="accent3"/>
                          </a:fillRef>
                          <a:effectRef idx="1">
                            <a:schemeClr val="accent3"/>
                          </a:effectRef>
                          <a:fontRef idx="minor">
                            <a:schemeClr val="dk1"/>
                          </a:fontRef>
                        </wps:style>
                        <wps:txbx>
                          <w:txbxContent>
                            <w:p w:rsidR="00323533" w:rsidRPr="00323533" w:rsidRDefault="00323533" w:rsidP="00323533">
                              <w:pPr>
                                <w:pStyle w:val="NormalWeb"/>
                                <w:spacing w:before="0" w:beforeAutospacing="0" w:after="160" w:afterAutospacing="0" w:line="256" w:lineRule="auto"/>
                                <w:jc w:val="center"/>
                                <w:rPr>
                                  <w:rFonts w:ascii="Arial Unicode MS" w:eastAsia="Arial Unicode MS" w:hAnsi="Arial Unicode MS" w:cs="Arial Unicode MS"/>
                                  <w:sz w:val="22"/>
                                </w:rPr>
                              </w:pPr>
                              <w:r w:rsidRPr="00323533">
                                <w:rPr>
                                  <w:rFonts w:ascii="Arial Unicode MS" w:eastAsia="Arial Unicode MS" w:hAnsi="Arial Unicode MS" w:cs="Arial Unicode MS"/>
                                  <w:sz w:val="20"/>
                                  <w:szCs w:val="22"/>
                                </w:rPr>
                                <w:t>Satélites GPS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1 Rectángulo"/>
                        <wps:cNvSpPr/>
                        <wps:spPr>
                          <a:xfrm>
                            <a:off x="3483786" y="251262"/>
                            <a:ext cx="1516840" cy="480822"/>
                          </a:xfrm>
                          <a:prstGeom prst="rect">
                            <a:avLst/>
                          </a:prstGeom>
                          <a:solidFill>
                            <a:schemeClr val="accent1">
                              <a:lumMod val="20000"/>
                              <a:lumOff val="80000"/>
                            </a:schemeClr>
                          </a:solidFill>
                        </wps:spPr>
                        <wps:style>
                          <a:lnRef idx="1">
                            <a:schemeClr val="accent3"/>
                          </a:lnRef>
                          <a:fillRef idx="2">
                            <a:schemeClr val="accent3"/>
                          </a:fillRef>
                          <a:effectRef idx="1">
                            <a:schemeClr val="accent3"/>
                          </a:effectRef>
                          <a:fontRef idx="minor">
                            <a:schemeClr val="dk1"/>
                          </a:fontRef>
                        </wps:style>
                        <wps:txbx>
                          <w:txbxContent>
                            <w:p w:rsidR="00323533" w:rsidRPr="00323533" w:rsidRDefault="00323533" w:rsidP="00323533">
                              <w:pPr>
                                <w:pStyle w:val="NormalWeb"/>
                                <w:spacing w:before="0" w:beforeAutospacing="0" w:after="0" w:afterAutospacing="0" w:line="240" w:lineRule="auto"/>
                                <w:jc w:val="center"/>
                                <w:rPr>
                                  <w:rFonts w:ascii="Copperplate Gothic Bold" w:hAnsi="Copperplate Gothic Bold"/>
                                  <w:sz w:val="22"/>
                                </w:rPr>
                              </w:pPr>
                              <w:r w:rsidRPr="00323533">
                                <w:rPr>
                                  <w:rFonts w:ascii="Copperplate Gothic Bold" w:eastAsia="Calibri" w:hAnsi="Copperplate Gothic Bold"/>
                                  <w:sz w:val="20"/>
                                  <w:szCs w:val="22"/>
                                </w:rPr>
                                <w:t>Aplicación Móvil</w:t>
                              </w:r>
                            </w:p>
                            <w:p w:rsidR="00323533" w:rsidRPr="00323533" w:rsidRDefault="00323533" w:rsidP="00323533">
                              <w:pPr>
                                <w:pStyle w:val="NormalWeb"/>
                                <w:spacing w:before="0" w:beforeAutospacing="0" w:after="0" w:afterAutospacing="0" w:line="240" w:lineRule="auto"/>
                                <w:jc w:val="center"/>
                                <w:rPr>
                                  <w:rFonts w:ascii="Copperplate Gothic Bold" w:hAnsi="Copperplate Gothic Bold"/>
                                  <w:sz w:val="22"/>
                                </w:rPr>
                              </w:pPr>
                              <w:r w:rsidRPr="00323533">
                                <w:rPr>
                                  <w:rFonts w:ascii="Copperplate Gothic Bold" w:eastAsia="Calibri" w:hAnsi="Copperplate Gothic Bold"/>
                                  <w:sz w:val="20"/>
                                  <w:szCs w:val="22"/>
                                </w:rPr>
                                <w:t>Usuario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7 Rectángulo"/>
                        <wps:cNvSpPr/>
                        <wps:spPr>
                          <a:xfrm>
                            <a:off x="1411612" y="235131"/>
                            <a:ext cx="1129216" cy="516013"/>
                          </a:xfrm>
                          <a:prstGeom prst="rect">
                            <a:avLst/>
                          </a:prstGeom>
                          <a:solidFill>
                            <a:schemeClr val="accent1">
                              <a:lumMod val="20000"/>
                              <a:lumOff val="80000"/>
                            </a:schemeClr>
                          </a:solidFill>
                        </wps:spPr>
                        <wps:style>
                          <a:lnRef idx="1">
                            <a:schemeClr val="accent3"/>
                          </a:lnRef>
                          <a:fillRef idx="2">
                            <a:schemeClr val="accent3"/>
                          </a:fillRef>
                          <a:effectRef idx="1">
                            <a:schemeClr val="accent3"/>
                          </a:effectRef>
                          <a:fontRef idx="minor">
                            <a:schemeClr val="dk1"/>
                          </a:fontRef>
                        </wps:style>
                        <wps:txbx>
                          <w:txbxContent>
                            <w:p w:rsidR="00323533" w:rsidRPr="00323533" w:rsidRDefault="00323533" w:rsidP="00323533">
                              <w:pPr>
                                <w:pStyle w:val="NormalWeb"/>
                                <w:spacing w:before="0" w:beforeAutospacing="0" w:after="0" w:afterAutospacing="0" w:line="240" w:lineRule="auto"/>
                                <w:jc w:val="center"/>
                                <w:rPr>
                                  <w:rFonts w:ascii="Arial Unicode MS" w:eastAsia="Arial Unicode MS" w:hAnsi="Arial Unicode MS" w:cs="Arial Unicode MS"/>
                                  <w:sz w:val="22"/>
                                </w:rPr>
                              </w:pPr>
                              <w:r w:rsidRPr="00323533">
                                <w:rPr>
                                  <w:rFonts w:ascii="Arial Unicode MS" w:eastAsia="Arial Unicode MS" w:hAnsi="Arial Unicode MS" w:cs="Arial Unicode MS"/>
                                  <w:sz w:val="20"/>
                                  <w:szCs w:val="22"/>
                                </w:rPr>
                                <w:t xml:space="preserve">Google Cloud </w:t>
                              </w:r>
                              <w:proofErr w:type="spellStart"/>
                              <w:r w:rsidRPr="00323533">
                                <w:rPr>
                                  <w:rFonts w:ascii="Arial Unicode MS" w:eastAsia="Arial Unicode MS" w:hAnsi="Arial Unicode MS" w:cs="Arial Unicode MS"/>
                                  <w:sz w:val="20"/>
                                  <w:szCs w:val="22"/>
                                </w:rPr>
                                <w:t>Messaging</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39 Cuadro de texto"/>
                        <wps:cNvSpPr txBox="1"/>
                        <wps:spPr>
                          <a:xfrm>
                            <a:off x="2720828" y="1291227"/>
                            <a:ext cx="664210" cy="3023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23533" w:rsidRPr="00747619" w:rsidRDefault="00323533" w:rsidP="00323533">
                              <w:pPr>
                                <w:pStyle w:val="NormalWeb"/>
                                <w:spacing w:before="0" w:beforeAutospacing="0" w:after="160" w:afterAutospacing="0" w:line="256" w:lineRule="auto"/>
                                <w:jc w:val="center"/>
                                <w:rPr>
                                  <w:rFonts w:cs="Arial"/>
                                </w:rPr>
                              </w:pPr>
                              <w:r w:rsidRPr="00747619">
                                <w:rPr>
                                  <w:rFonts w:eastAsia="Calibri" w:cs="Arial"/>
                                  <w:sz w:val="16"/>
                                  <w:szCs w:val="16"/>
                                </w:rPr>
                                <w:t>Envía Alerta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12 Rectángulo"/>
                        <wps:cNvSpPr/>
                        <wps:spPr>
                          <a:xfrm>
                            <a:off x="3357651" y="1423031"/>
                            <a:ext cx="1784680" cy="574034"/>
                          </a:xfrm>
                          <a:prstGeom prst="rect">
                            <a:avLst/>
                          </a:prstGeom>
                          <a:solidFill>
                            <a:schemeClr val="accent1">
                              <a:lumMod val="20000"/>
                              <a:lumOff val="80000"/>
                            </a:schemeClr>
                          </a:solidFill>
                        </wps:spPr>
                        <wps:style>
                          <a:lnRef idx="1">
                            <a:schemeClr val="accent3"/>
                          </a:lnRef>
                          <a:fillRef idx="2">
                            <a:schemeClr val="accent3"/>
                          </a:fillRef>
                          <a:effectRef idx="1">
                            <a:schemeClr val="accent3"/>
                          </a:effectRef>
                          <a:fontRef idx="minor">
                            <a:schemeClr val="dk1"/>
                          </a:fontRef>
                        </wps:style>
                        <wps:txbx>
                          <w:txbxContent>
                            <w:p w:rsidR="00323533" w:rsidRDefault="00323533" w:rsidP="00323533"/>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2 Rectángulo"/>
                        <wps:cNvSpPr/>
                        <wps:spPr>
                          <a:xfrm>
                            <a:off x="1043458" y="2420520"/>
                            <a:ext cx="2280691" cy="1418055"/>
                          </a:xfrm>
                          <a:prstGeom prst="rect">
                            <a:avLst/>
                          </a:prstGeom>
                          <a:solidFill>
                            <a:schemeClr val="accent1">
                              <a:lumMod val="20000"/>
                              <a:lumOff val="80000"/>
                            </a:schemeClr>
                          </a:solidFill>
                        </wps:spPr>
                        <wps:style>
                          <a:lnRef idx="1">
                            <a:schemeClr val="accent3"/>
                          </a:lnRef>
                          <a:fillRef idx="2">
                            <a:schemeClr val="accent3"/>
                          </a:fillRef>
                          <a:effectRef idx="1">
                            <a:schemeClr val="accent3"/>
                          </a:effectRef>
                          <a:fontRef idx="minor">
                            <a:schemeClr val="dk1"/>
                          </a:fontRef>
                        </wps:style>
                        <wps:txbx>
                          <w:txbxContent>
                            <w:p w:rsidR="00323533" w:rsidRPr="00323533" w:rsidRDefault="00323533" w:rsidP="00323533">
                              <w:pPr>
                                <w:pStyle w:val="NormalWeb"/>
                                <w:spacing w:before="0" w:beforeAutospacing="0" w:after="160" w:afterAutospacing="0" w:line="256" w:lineRule="auto"/>
                                <w:rPr>
                                  <w:rFonts w:ascii="Copperplate Gothic Bold" w:hAnsi="Copperplate Gothic Bold"/>
                                  <w:sz w:val="22"/>
                                </w:rPr>
                              </w:pPr>
                              <w:r w:rsidRPr="00323533">
                                <w:rPr>
                                  <w:rFonts w:ascii="Copperplate Gothic Bold" w:eastAsia="Calibri" w:hAnsi="Copperplate Gothic Bold"/>
                                  <w:sz w:val="20"/>
                                  <w:szCs w:val="22"/>
                                </w:rPr>
                                <w:t>Central de control</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91" name="9 Cuadro de texto"/>
                        <wps:cNvSpPr txBox="1"/>
                        <wps:spPr>
                          <a:xfrm>
                            <a:off x="4294910" y="986214"/>
                            <a:ext cx="699381" cy="2163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23533" w:rsidRPr="00747619" w:rsidRDefault="00323533" w:rsidP="00323533">
                              <w:pPr>
                                <w:pStyle w:val="NormalWeb"/>
                                <w:spacing w:before="0" w:beforeAutospacing="0" w:after="160" w:afterAutospacing="0" w:line="256" w:lineRule="auto"/>
                                <w:rPr>
                                  <w:rFonts w:cs="Arial"/>
                                </w:rPr>
                              </w:pPr>
                              <w:r w:rsidRPr="00747619">
                                <w:rPr>
                                  <w:rFonts w:eastAsia="Calibri" w:cs="Arial"/>
                                  <w:sz w:val="16"/>
                                  <w:szCs w:val="16"/>
                                </w:rPr>
                                <w:t>Selecciona</w:t>
                              </w:r>
                            </w:p>
                            <w:p w:rsidR="00323533" w:rsidRDefault="00323533" w:rsidP="00323533">
                              <w:pPr>
                                <w:pStyle w:val="NormalWeb"/>
                                <w:spacing w:before="0" w:beforeAutospacing="0" w:after="160" w:afterAutospacing="0" w:line="256" w:lineRule="auto"/>
                              </w:pPr>
                              <w:r>
                                <w:rPr>
                                  <w:rFonts w:ascii="Soberana Sans" w:eastAsia="Calibri" w:hAnsi="Soberana Sans"/>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10 Rectángulo"/>
                        <wps:cNvSpPr/>
                        <wps:spPr>
                          <a:xfrm>
                            <a:off x="4575383" y="1575753"/>
                            <a:ext cx="515615" cy="258053"/>
                          </a:xfrm>
                          <a:prstGeom prst="rect">
                            <a:avLst/>
                          </a:prstGeom>
                        </wps:spPr>
                        <wps:style>
                          <a:lnRef idx="2">
                            <a:schemeClr val="dk1"/>
                          </a:lnRef>
                          <a:fillRef idx="1">
                            <a:schemeClr val="lt1"/>
                          </a:fillRef>
                          <a:effectRef idx="0">
                            <a:schemeClr val="dk1"/>
                          </a:effectRef>
                          <a:fontRef idx="minor">
                            <a:schemeClr val="dk1"/>
                          </a:fontRef>
                        </wps:style>
                        <wps:txbx>
                          <w:txbxContent>
                            <w:p w:rsidR="00323533" w:rsidRPr="00323533" w:rsidRDefault="00323533" w:rsidP="00323533">
                              <w:pPr>
                                <w:pStyle w:val="NormalWeb"/>
                                <w:spacing w:before="0" w:beforeAutospacing="0" w:after="160" w:afterAutospacing="0" w:line="256" w:lineRule="auto"/>
                                <w:jc w:val="center"/>
                                <w:rPr>
                                  <w:sz w:val="22"/>
                                </w:rPr>
                              </w:pPr>
                              <w:r w:rsidRPr="00323533">
                                <w:rPr>
                                  <w:rFonts w:ascii="Soberana Sans" w:eastAsia="Calibri" w:hAnsi="Soberana Sans"/>
                                  <w:sz w:val="20"/>
                                  <w:szCs w:val="22"/>
                                </w:rPr>
                                <w:t>RUTA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11 Rectángulo"/>
                        <wps:cNvSpPr/>
                        <wps:spPr>
                          <a:xfrm>
                            <a:off x="3460064" y="1593674"/>
                            <a:ext cx="834857" cy="240132"/>
                          </a:xfrm>
                          <a:prstGeom prst="rect">
                            <a:avLst/>
                          </a:prstGeom>
                        </wps:spPr>
                        <wps:style>
                          <a:lnRef idx="2">
                            <a:schemeClr val="dk1"/>
                          </a:lnRef>
                          <a:fillRef idx="1">
                            <a:schemeClr val="lt1"/>
                          </a:fillRef>
                          <a:effectRef idx="0">
                            <a:schemeClr val="dk1"/>
                          </a:effectRef>
                          <a:fontRef idx="minor">
                            <a:schemeClr val="dk1"/>
                          </a:fontRef>
                        </wps:style>
                        <wps:txbx>
                          <w:txbxContent>
                            <w:p w:rsidR="00323533" w:rsidRPr="00323533" w:rsidRDefault="00323533" w:rsidP="00323533">
                              <w:pPr>
                                <w:pStyle w:val="NormalWeb"/>
                                <w:spacing w:before="0" w:beforeAutospacing="0" w:after="160" w:afterAutospacing="0" w:line="256" w:lineRule="auto"/>
                                <w:jc w:val="center"/>
                                <w:rPr>
                                  <w:sz w:val="22"/>
                                </w:rPr>
                              </w:pPr>
                              <w:r w:rsidRPr="00323533">
                                <w:rPr>
                                  <w:rFonts w:ascii="Soberana Sans" w:eastAsia="Calibri" w:hAnsi="Soberana Sans"/>
                                  <w:sz w:val="20"/>
                                  <w:szCs w:val="22"/>
                                </w:rPr>
                                <w:t>ESTACION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22 Cuadro de texto"/>
                        <wps:cNvSpPr txBox="1"/>
                        <wps:spPr>
                          <a:xfrm>
                            <a:off x="3608841" y="2442790"/>
                            <a:ext cx="641150" cy="3659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3533" w:rsidRPr="00747619" w:rsidRDefault="00323533" w:rsidP="00323533">
                              <w:pPr>
                                <w:pStyle w:val="NormalWeb"/>
                                <w:spacing w:before="0" w:beforeAutospacing="0" w:after="160" w:afterAutospacing="0" w:line="256" w:lineRule="auto"/>
                                <w:jc w:val="center"/>
                                <w:rPr>
                                  <w:rFonts w:cs="Arial"/>
                                </w:rPr>
                              </w:pPr>
                              <w:r w:rsidRPr="00747619">
                                <w:rPr>
                                  <w:rFonts w:eastAsia="Calibri" w:cs="Arial"/>
                                  <w:sz w:val="16"/>
                                  <w:szCs w:val="16"/>
                                </w:rPr>
                                <w:t>Envía Petición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6 Rectángulo"/>
                        <wps:cNvSpPr/>
                        <wps:spPr>
                          <a:xfrm>
                            <a:off x="1348384" y="1592259"/>
                            <a:ext cx="1290041" cy="253878"/>
                          </a:xfrm>
                          <a:prstGeom prst="rect">
                            <a:avLst/>
                          </a:prstGeom>
                          <a:solidFill>
                            <a:schemeClr val="accent1">
                              <a:lumMod val="20000"/>
                              <a:lumOff val="80000"/>
                            </a:schemeClr>
                          </a:solidFill>
                        </wps:spPr>
                        <wps:style>
                          <a:lnRef idx="1">
                            <a:schemeClr val="accent3"/>
                          </a:lnRef>
                          <a:fillRef idx="2">
                            <a:schemeClr val="accent3"/>
                          </a:fillRef>
                          <a:effectRef idx="1">
                            <a:schemeClr val="accent3"/>
                          </a:effectRef>
                          <a:fontRef idx="minor">
                            <a:schemeClr val="dk1"/>
                          </a:fontRef>
                        </wps:style>
                        <wps:txbx>
                          <w:txbxContent>
                            <w:p w:rsidR="00323533" w:rsidRPr="00323533" w:rsidRDefault="00323533" w:rsidP="00323533">
                              <w:pPr>
                                <w:pStyle w:val="NormalWeb"/>
                                <w:spacing w:before="0" w:beforeAutospacing="0" w:after="160" w:afterAutospacing="0" w:line="256" w:lineRule="auto"/>
                                <w:jc w:val="center"/>
                                <w:rPr>
                                  <w:sz w:val="22"/>
                                </w:rPr>
                              </w:pPr>
                              <w:r w:rsidRPr="00323533">
                                <w:rPr>
                                  <w:rFonts w:ascii="Soberana Sans" w:eastAsia="Calibri" w:hAnsi="Soberana Sans"/>
                                  <w:sz w:val="20"/>
                                  <w:szCs w:val="22"/>
                                </w:rPr>
                                <w:t>RED DE DATOS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96 Cuadro de texto"/>
                        <wps:cNvSpPr txBox="1"/>
                        <wps:spPr>
                          <a:xfrm>
                            <a:off x="2" y="1386115"/>
                            <a:ext cx="714374" cy="6109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23533" w:rsidRPr="00747619" w:rsidRDefault="00323533" w:rsidP="00323533">
                              <w:pPr>
                                <w:pStyle w:val="NormalWeb"/>
                                <w:spacing w:before="0" w:beforeAutospacing="0" w:after="160" w:afterAutospacing="0" w:line="256" w:lineRule="auto"/>
                                <w:jc w:val="center"/>
                                <w:rPr>
                                  <w:rFonts w:cs="Arial"/>
                                </w:rPr>
                              </w:pPr>
                              <w:r w:rsidRPr="00747619">
                                <w:rPr>
                                  <w:rFonts w:eastAsia="Calibri" w:cs="Arial"/>
                                  <w:sz w:val="16"/>
                                  <w:szCs w:val="16"/>
                                </w:rPr>
                                <w:t>Envía Coordenadas del BUS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97 Conector recto de flecha"/>
                        <wps:cNvCnPr>
                          <a:stCxn id="39" idx="2"/>
                          <a:endCxn id="89" idx="0"/>
                        </wps:cNvCnPr>
                        <wps:spPr>
                          <a:xfrm>
                            <a:off x="4242206" y="732084"/>
                            <a:ext cx="7785" cy="690947"/>
                          </a:xfrm>
                          <a:prstGeom prst="straightConnector1">
                            <a:avLst/>
                          </a:prstGeom>
                          <a:ln>
                            <a:solidFill>
                              <a:srgbClr val="006600"/>
                            </a:solidFill>
                            <a:tailEnd type="arrow"/>
                          </a:ln>
                        </wps:spPr>
                        <wps:style>
                          <a:lnRef idx="3">
                            <a:schemeClr val="dk1"/>
                          </a:lnRef>
                          <a:fillRef idx="0">
                            <a:schemeClr val="dk1"/>
                          </a:fillRef>
                          <a:effectRef idx="2">
                            <a:schemeClr val="dk1"/>
                          </a:effectRef>
                          <a:fontRef idx="minor">
                            <a:schemeClr val="tx1"/>
                          </a:fontRef>
                        </wps:style>
                        <wps:bodyPr/>
                      </wps:wsp>
                      <wps:wsp>
                        <wps:cNvPr id="98" name="98 Conector recto de flecha"/>
                        <wps:cNvCnPr>
                          <a:stCxn id="89" idx="0"/>
                          <a:endCxn id="92" idx="0"/>
                        </wps:cNvCnPr>
                        <wps:spPr>
                          <a:xfrm>
                            <a:off x="4249991" y="1423031"/>
                            <a:ext cx="583200" cy="152722"/>
                          </a:xfrm>
                          <a:prstGeom prst="straightConnector1">
                            <a:avLst/>
                          </a:prstGeom>
                          <a:ln>
                            <a:solidFill>
                              <a:srgbClr val="006600"/>
                            </a:solidFill>
                            <a:tailEnd type="arrow"/>
                          </a:ln>
                        </wps:spPr>
                        <wps:style>
                          <a:lnRef idx="3">
                            <a:schemeClr val="dk1"/>
                          </a:lnRef>
                          <a:fillRef idx="0">
                            <a:schemeClr val="dk1"/>
                          </a:fillRef>
                          <a:effectRef idx="2">
                            <a:schemeClr val="dk1"/>
                          </a:effectRef>
                          <a:fontRef idx="minor">
                            <a:schemeClr val="tx1"/>
                          </a:fontRef>
                        </wps:style>
                        <wps:bodyPr/>
                      </wps:wsp>
                      <wps:wsp>
                        <wps:cNvPr id="99" name="99 Conector recto de flecha"/>
                        <wps:cNvCnPr>
                          <a:stCxn id="92" idx="1"/>
                          <a:endCxn id="93" idx="3"/>
                        </wps:cNvCnPr>
                        <wps:spPr>
                          <a:xfrm flipH="1">
                            <a:off x="4294921" y="1704780"/>
                            <a:ext cx="280462" cy="8960"/>
                          </a:xfrm>
                          <a:prstGeom prst="straightConnector1">
                            <a:avLst/>
                          </a:prstGeom>
                          <a:ln>
                            <a:solidFill>
                              <a:srgbClr val="006600"/>
                            </a:solidFill>
                            <a:tailEnd type="arrow"/>
                          </a:ln>
                        </wps:spPr>
                        <wps:style>
                          <a:lnRef idx="3">
                            <a:schemeClr val="dk1"/>
                          </a:lnRef>
                          <a:fillRef idx="0">
                            <a:schemeClr val="dk1"/>
                          </a:fillRef>
                          <a:effectRef idx="2">
                            <a:schemeClr val="dk1"/>
                          </a:effectRef>
                          <a:fontRef idx="minor">
                            <a:schemeClr val="tx1"/>
                          </a:fontRef>
                        </wps:style>
                        <wps:bodyPr/>
                      </wps:wsp>
                      <wps:wsp>
                        <wps:cNvPr id="100" name="100 Conector recto de flecha"/>
                        <wps:cNvCnPr>
                          <a:stCxn id="89" idx="1"/>
                          <a:endCxn id="95" idx="3"/>
                        </wps:cNvCnPr>
                        <wps:spPr>
                          <a:xfrm flipH="1">
                            <a:off x="2638425" y="1710048"/>
                            <a:ext cx="719226" cy="9150"/>
                          </a:xfrm>
                          <a:prstGeom prst="straightConnector1">
                            <a:avLst/>
                          </a:prstGeom>
                          <a:ln>
                            <a:solidFill>
                              <a:srgbClr val="006600"/>
                            </a:solidFill>
                            <a:tailEnd type="arrow"/>
                          </a:ln>
                        </wps:spPr>
                        <wps:style>
                          <a:lnRef idx="3">
                            <a:schemeClr val="dk1"/>
                          </a:lnRef>
                          <a:fillRef idx="0">
                            <a:schemeClr val="dk1"/>
                          </a:fillRef>
                          <a:effectRef idx="2">
                            <a:schemeClr val="dk1"/>
                          </a:effectRef>
                          <a:fontRef idx="minor">
                            <a:schemeClr val="tx1"/>
                          </a:fontRef>
                        </wps:style>
                        <wps:bodyPr/>
                      </wps:wsp>
                      <wps:wsp>
                        <wps:cNvPr id="101" name="101 Cilindro"/>
                        <wps:cNvSpPr/>
                        <wps:spPr>
                          <a:xfrm>
                            <a:off x="1733988" y="2979566"/>
                            <a:ext cx="987032" cy="458960"/>
                          </a:xfrm>
                          <a:prstGeom prst="can">
                            <a:avLst/>
                          </a:prstGeom>
                        </wps:spPr>
                        <wps:style>
                          <a:lnRef idx="2">
                            <a:schemeClr val="accent1"/>
                          </a:lnRef>
                          <a:fillRef idx="1">
                            <a:schemeClr val="lt1"/>
                          </a:fillRef>
                          <a:effectRef idx="0">
                            <a:schemeClr val="accent1"/>
                          </a:effectRef>
                          <a:fontRef idx="minor">
                            <a:schemeClr val="dk1"/>
                          </a:fontRef>
                        </wps:style>
                        <wps:txbx>
                          <w:txbxContent>
                            <w:p w:rsidR="00323533" w:rsidRPr="00E27CCA" w:rsidRDefault="00323533" w:rsidP="00323533">
                              <w:pPr>
                                <w:spacing w:before="0" w:after="0" w:line="240" w:lineRule="auto"/>
                                <w:jc w:val="center"/>
                                <w:rPr>
                                  <w:rFonts w:ascii="Times New Roman" w:hAnsi="Times New Roman" w:cs="Times New Roman"/>
                                  <w:sz w:val="20"/>
                                </w:rPr>
                              </w:pPr>
                              <w:r w:rsidRPr="00E27CCA">
                                <w:rPr>
                                  <w:rFonts w:ascii="Times New Roman" w:hAnsi="Times New Roman" w:cs="Times New Roman"/>
                                  <w:sz w:val="20"/>
                                </w:rP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102 Proceso predefinido"/>
                        <wps:cNvSpPr/>
                        <wps:spPr>
                          <a:xfrm>
                            <a:off x="1120271" y="2557576"/>
                            <a:ext cx="1014679" cy="307355"/>
                          </a:xfrm>
                          <a:prstGeom prst="flowChartPredefinedProcess">
                            <a:avLst/>
                          </a:prstGeom>
                        </wps:spPr>
                        <wps:style>
                          <a:lnRef idx="2">
                            <a:schemeClr val="accent1"/>
                          </a:lnRef>
                          <a:fillRef idx="1">
                            <a:schemeClr val="lt1"/>
                          </a:fillRef>
                          <a:effectRef idx="0">
                            <a:schemeClr val="accent1"/>
                          </a:effectRef>
                          <a:fontRef idx="minor">
                            <a:schemeClr val="dk1"/>
                          </a:fontRef>
                        </wps:style>
                        <wps:txbx>
                          <w:txbxContent>
                            <w:p w:rsidR="00323533" w:rsidRPr="00E27CCA" w:rsidRDefault="00323533" w:rsidP="00323533">
                              <w:pPr>
                                <w:spacing w:before="0" w:after="0" w:line="240" w:lineRule="auto"/>
                                <w:jc w:val="center"/>
                                <w:rPr>
                                  <w:rFonts w:ascii="Times New Roman" w:hAnsi="Times New Roman" w:cs="Times New Roman"/>
                                  <w:sz w:val="20"/>
                                </w:rPr>
                              </w:pPr>
                              <w:r w:rsidRPr="00E27CCA">
                                <w:rPr>
                                  <w:rFonts w:ascii="Times New Roman" w:hAnsi="Times New Roman" w:cs="Times New Roman"/>
                                  <w:sz w:val="20"/>
                                </w:rPr>
                                <w:t>Funciones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2 Proceso predefinido"/>
                        <wps:cNvSpPr/>
                        <wps:spPr>
                          <a:xfrm>
                            <a:off x="2272798" y="2576442"/>
                            <a:ext cx="914842" cy="307312"/>
                          </a:xfrm>
                          <a:prstGeom prst="flowChartPredefinedProcess">
                            <a:avLst/>
                          </a:prstGeom>
                        </wps:spPr>
                        <wps:style>
                          <a:lnRef idx="2">
                            <a:schemeClr val="accent1"/>
                          </a:lnRef>
                          <a:fillRef idx="1">
                            <a:schemeClr val="lt1"/>
                          </a:fillRef>
                          <a:effectRef idx="0">
                            <a:schemeClr val="accent1"/>
                          </a:effectRef>
                          <a:fontRef idx="minor">
                            <a:schemeClr val="dk1"/>
                          </a:fontRef>
                        </wps:style>
                        <wps:txbx>
                          <w:txbxContent>
                            <w:p w:rsidR="00323533" w:rsidRPr="00E27CCA" w:rsidRDefault="00323533" w:rsidP="00323533">
                              <w:pPr>
                                <w:pStyle w:val="NormalWeb"/>
                                <w:spacing w:before="0" w:beforeAutospacing="0" w:after="0" w:afterAutospacing="0" w:line="240" w:lineRule="auto"/>
                                <w:jc w:val="center"/>
                                <w:rPr>
                                  <w:rFonts w:ascii="Times New Roman" w:hAnsi="Times New Roman"/>
                                  <w:sz w:val="22"/>
                                </w:rPr>
                              </w:pPr>
                              <w:r w:rsidRPr="00E27CCA">
                                <w:rPr>
                                  <w:rFonts w:ascii="Times New Roman" w:eastAsia="Calibri" w:hAnsi="Times New Roman"/>
                                  <w:sz w:val="20"/>
                                  <w:szCs w:val="22"/>
                                </w:rPr>
                                <w:t>Procesos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104 Conector angular"/>
                        <wps:cNvCnPr>
                          <a:stCxn id="95" idx="2"/>
                          <a:endCxn id="90" idx="1"/>
                        </wps:cNvCnPr>
                        <wps:spPr>
                          <a:xfrm rot="5400000">
                            <a:off x="876723" y="2012865"/>
                            <a:ext cx="1283419" cy="949947"/>
                          </a:xfrm>
                          <a:prstGeom prst="bentConnector4">
                            <a:avLst>
                              <a:gd name="adj1" fmla="val 22377"/>
                              <a:gd name="adj2" fmla="val 124065"/>
                            </a:avLst>
                          </a:prstGeom>
                          <a:ln>
                            <a:tailEnd type="arrow"/>
                          </a:ln>
                        </wps:spPr>
                        <wps:style>
                          <a:lnRef idx="3">
                            <a:schemeClr val="accent5"/>
                          </a:lnRef>
                          <a:fillRef idx="0">
                            <a:schemeClr val="accent5"/>
                          </a:fillRef>
                          <a:effectRef idx="2">
                            <a:schemeClr val="accent5"/>
                          </a:effectRef>
                          <a:fontRef idx="minor">
                            <a:schemeClr val="tx1"/>
                          </a:fontRef>
                        </wps:style>
                        <wps:bodyPr/>
                      </wps:wsp>
                      <wps:wsp>
                        <wps:cNvPr id="105" name="105 Conector angular"/>
                        <wps:cNvCnPr>
                          <a:stCxn id="90" idx="3"/>
                        </wps:cNvCnPr>
                        <wps:spPr>
                          <a:xfrm flipH="1" flipV="1">
                            <a:off x="2882214" y="1850768"/>
                            <a:ext cx="441770" cy="1278780"/>
                          </a:xfrm>
                          <a:prstGeom prst="bentConnector4">
                            <a:avLst>
                              <a:gd name="adj1" fmla="val -51746"/>
                              <a:gd name="adj2" fmla="val 77723"/>
                            </a:avLst>
                          </a:prstGeom>
                          <a:ln>
                            <a:tailEnd type="arrow"/>
                          </a:ln>
                        </wps:spPr>
                        <wps:style>
                          <a:lnRef idx="3">
                            <a:schemeClr val="accent5"/>
                          </a:lnRef>
                          <a:fillRef idx="0">
                            <a:schemeClr val="accent5"/>
                          </a:fillRef>
                          <a:effectRef idx="2">
                            <a:schemeClr val="accent5"/>
                          </a:effectRef>
                          <a:fontRef idx="minor">
                            <a:schemeClr val="tx1"/>
                          </a:fontRef>
                        </wps:style>
                        <wps:bodyPr/>
                      </wps:wsp>
                      <wps:wsp>
                        <wps:cNvPr id="106" name="106 Conector angular"/>
                        <wps:cNvCnPr>
                          <a:stCxn id="13" idx="2"/>
                          <a:endCxn id="95" idx="1"/>
                        </wps:cNvCnPr>
                        <wps:spPr>
                          <a:xfrm rot="16200000" flipH="1">
                            <a:off x="763924" y="1134737"/>
                            <a:ext cx="533587" cy="635333"/>
                          </a:xfrm>
                          <a:prstGeom prst="bentConnector2">
                            <a:avLst/>
                          </a:prstGeom>
                          <a:ln>
                            <a:tailEnd type="arrow"/>
                          </a:ln>
                        </wps:spPr>
                        <wps:style>
                          <a:lnRef idx="2">
                            <a:schemeClr val="dk1"/>
                          </a:lnRef>
                          <a:fillRef idx="0">
                            <a:schemeClr val="dk1"/>
                          </a:fillRef>
                          <a:effectRef idx="1">
                            <a:schemeClr val="dk1"/>
                          </a:effectRef>
                          <a:fontRef idx="minor">
                            <a:schemeClr val="tx1"/>
                          </a:fontRef>
                        </wps:style>
                        <wps:bodyPr/>
                      </wps:wsp>
                      <wps:wsp>
                        <wps:cNvPr id="107" name="107 Conector recto de flecha"/>
                        <wps:cNvCnPr>
                          <a:stCxn id="28" idx="2"/>
                          <a:endCxn id="13" idx="0"/>
                        </wps:cNvCnPr>
                        <wps:spPr>
                          <a:xfrm flipH="1">
                            <a:off x="713051" y="458004"/>
                            <a:ext cx="1375" cy="1759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08" name="108 Conector recto de flecha"/>
                        <wps:cNvCnPr>
                          <a:stCxn id="74" idx="3"/>
                          <a:endCxn id="39" idx="1"/>
                        </wps:cNvCnPr>
                        <wps:spPr>
                          <a:xfrm flipV="1">
                            <a:off x="2540828" y="491673"/>
                            <a:ext cx="942958" cy="146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09" name="40 Cuadro de texto"/>
                        <wps:cNvSpPr txBox="1"/>
                        <wps:spPr>
                          <a:xfrm>
                            <a:off x="2638495" y="535794"/>
                            <a:ext cx="663575" cy="22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3533" w:rsidRDefault="00323533" w:rsidP="00323533">
                              <w:pPr>
                                <w:pStyle w:val="NormalWeb"/>
                                <w:spacing w:before="0" w:beforeAutospacing="0" w:after="160" w:afterAutospacing="0" w:line="254" w:lineRule="auto"/>
                                <w:jc w:val="center"/>
                              </w:pPr>
                              <w:r>
                                <w:rPr>
                                  <w:rFonts w:eastAsia="Calibri" w:cs="Arial"/>
                                  <w:sz w:val="16"/>
                                  <w:szCs w:val="16"/>
                                </w:rPr>
                                <w:t>Notifica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 name="110 Conector recto de flecha"/>
                        <wps:cNvCnPr>
                          <a:stCxn id="95" idx="0"/>
                          <a:endCxn id="74" idx="2"/>
                        </wps:cNvCnPr>
                        <wps:spPr>
                          <a:xfrm flipH="1" flipV="1">
                            <a:off x="1976220" y="751144"/>
                            <a:ext cx="17185" cy="84111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Lienzo 111" o:spid="_x0000_s1097" editas="canvas" style="width:414pt;height:320.25pt;mso-position-horizontal-relative:char;mso-position-vertical-relative:line" coordsize="52578,40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">
                <v:shape id="_x0000_s1098" type="#_x0000_t75" style="position:absolute;width:52578;height:40671;visibility:visible;mso-wrap-style:square">
                  <v:fill o:detectmouseclick="t"/>
                  <v:path o:connecttype="none"/>
                </v:shape>
                <v:rect id="3 Rectángulo" o:spid="_x0000_s1099" style="position:absolute;left:1619;top:6339;width:11022;height:5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ApcMYA&#10;AADbAAAADwAAAGRycy9kb3ducmV2LnhtbESPQWsCMRCF7wX/QxihF9GsVkRXo7QFixV7qBZ6HTfj&#10;7uJmsiRRV3+9KQi9zfDe9+bNbNGYSpzJ+dKygn4vAUGcWV1yruBnt+yOQfiArLGyTAqu5GExbz3N&#10;MNX2wt903oZcxBD2KSooQqhTKX1WkEHfszVx1A7WGQxxdbnUDi8x3FRykCQjabDkeKHAmt4Lyo7b&#10;k4k1yvGw8zEI++p3NOmvvz5v7m2zU+q53bxOQQRqwr/5Qa905F7g75c4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ApcMYAAADbAAAADwAAAAAAAAAAAAAAAACYAgAAZHJz&#10;L2Rvd25yZXYueG1sUEsFBgAAAAAEAAQA9QAAAIsDAAAAAA==&#10;" fillcolor="#dbe5f1 [660]" strokecolor="#94b64e [3046]">
                  <v:shadow on="t" color="black" opacity="24903f" origin=",.5" offset="0,.55556mm"/>
                  <v:textbox>
                    <w:txbxContent>
                      <w:p w:rsidR="00323533" w:rsidRPr="00323533" w:rsidRDefault="00323533" w:rsidP="00323533">
                        <w:pPr>
                          <w:pStyle w:val="NormalWeb"/>
                          <w:spacing w:before="0" w:beforeAutospacing="0" w:after="120" w:afterAutospacing="0" w:line="240" w:lineRule="auto"/>
                          <w:jc w:val="center"/>
                          <w:rPr>
                            <w:rFonts w:ascii="Copperplate Gothic Bold" w:hAnsi="Copperplate Gothic Bold"/>
                            <w:sz w:val="22"/>
                          </w:rPr>
                        </w:pPr>
                        <w:r w:rsidRPr="00323533">
                          <w:rPr>
                            <w:rFonts w:ascii="Copperplate Gothic Bold" w:eastAsia="Calibri" w:hAnsi="Copperplate Gothic Bold"/>
                            <w:sz w:val="20"/>
                            <w:szCs w:val="22"/>
                          </w:rPr>
                          <w:t>Aplicación Móvil del GPS del BUS</w:t>
                        </w:r>
                      </w:p>
                    </w:txbxContent>
                  </v:textbox>
                </v:rect>
                <v:rect id="4 Rectángulo" o:spid="_x0000_s1100" style="position:absolute;left:1752;top:1766;width:10783;height:2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xvMcA&#10;AADbAAAADwAAAGRycy9kb3ducmV2LnhtbESPTUvDQBCG74L/YRmhF2k3DVLatNuiQkWlHvoBvY7Z&#10;MQlmZ8Pu2sb++s5B8Di88z7zzGLVu1adKMTGs4HxKANFXHrbcGXgsF8Pp6BiQrbYeiYDvxRhtby9&#10;WWBh/Zm3dNqlSgmEY4EG6pS6QutY1uQwjnxHLNmXDw6TjKHSNuBZ4K7VeZZNtMOG5UKNHT3XVH7v&#10;fpxoNNOH+5c8fbbHyWz8/vF2CU+bvTGDu/5xDipRn/6X/9qv1kAusvKLAE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IcbzHAAAA2wAAAA8AAAAAAAAAAAAAAAAAmAIAAGRy&#10;cy9kb3ducmV2LnhtbFBLBQYAAAAABAAEAPUAAACMAwAAAAA=&#10;" fillcolor="#dbe5f1 [660]" strokecolor="#94b64e [3046]">
                  <v:shadow on="t" color="black" opacity="24903f" origin=",.5" offset="0,.55556mm"/>
                  <v:textbox>
                    <w:txbxContent>
                      <w:p w:rsidR="00323533" w:rsidRPr="00323533" w:rsidRDefault="00323533" w:rsidP="00323533">
                        <w:pPr>
                          <w:pStyle w:val="NormalWeb"/>
                          <w:spacing w:before="0" w:beforeAutospacing="0" w:after="160" w:afterAutospacing="0" w:line="256" w:lineRule="auto"/>
                          <w:jc w:val="center"/>
                          <w:rPr>
                            <w:rFonts w:ascii="Arial Unicode MS" w:eastAsia="Arial Unicode MS" w:hAnsi="Arial Unicode MS" w:cs="Arial Unicode MS"/>
                            <w:sz w:val="22"/>
                          </w:rPr>
                        </w:pPr>
                        <w:r w:rsidRPr="00323533">
                          <w:rPr>
                            <w:rFonts w:ascii="Arial Unicode MS" w:eastAsia="Arial Unicode MS" w:hAnsi="Arial Unicode MS" w:cs="Arial Unicode MS"/>
                            <w:sz w:val="20"/>
                            <w:szCs w:val="22"/>
                          </w:rPr>
                          <w:t>Satélites GPS</w:t>
                        </w:r>
                      </w:p>
                    </w:txbxContent>
                  </v:textbox>
                </v:rect>
                <v:rect id="1 Rectángulo" o:spid="_x0000_s1101" style="position:absolute;left:34837;top:2512;width:15169;height:48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1C+scA&#10;AADbAAAADwAAAGRycy9kb3ducmV2LnhtbESPS2sCQRCE74H8h6EDuYjO+kDW1VE0ENGQHHyA13an&#10;s7tkp2eZmegmv94RAjkW1fVV12zRmlpcyPnKsoJ+LwFBnFtdcaHgeHjtpiB8QNZYWyYFP+RhMX98&#10;mGGm7ZV3dNmHQkQI+wwVlCE0mZQ+L8mg79mGOHqf1hkMUbpCaofXCDe1HCTJWBqsODaU2NBLSfnX&#10;/tvEN6p01FkPwrk+jSf9t4/tr1u9H5R6fmqXUxCB2vB//JfeaAXDCdy3RAD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dQvrHAAAA2wAAAA8AAAAAAAAAAAAAAAAAmAIAAGRy&#10;cy9kb3ducmV2LnhtbFBLBQYAAAAABAAEAPUAAACMAwAAAAA=&#10;" fillcolor="#dbe5f1 [660]" strokecolor="#94b64e [3046]">
                  <v:shadow on="t" color="black" opacity="24903f" origin=",.5" offset="0,.55556mm"/>
                  <v:textbox>
                    <w:txbxContent>
                      <w:p w:rsidR="00323533" w:rsidRPr="00323533" w:rsidRDefault="00323533" w:rsidP="00323533">
                        <w:pPr>
                          <w:pStyle w:val="NormalWeb"/>
                          <w:spacing w:before="0" w:beforeAutospacing="0" w:after="0" w:afterAutospacing="0" w:line="240" w:lineRule="auto"/>
                          <w:jc w:val="center"/>
                          <w:rPr>
                            <w:rFonts w:ascii="Copperplate Gothic Bold" w:hAnsi="Copperplate Gothic Bold"/>
                            <w:sz w:val="22"/>
                          </w:rPr>
                        </w:pPr>
                        <w:r w:rsidRPr="00323533">
                          <w:rPr>
                            <w:rFonts w:ascii="Copperplate Gothic Bold" w:eastAsia="Calibri" w:hAnsi="Copperplate Gothic Bold"/>
                            <w:sz w:val="20"/>
                            <w:szCs w:val="22"/>
                          </w:rPr>
                          <w:t>Aplicación Móvil</w:t>
                        </w:r>
                      </w:p>
                      <w:p w:rsidR="00323533" w:rsidRPr="00323533" w:rsidRDefault="00323533" w:rsidP="00323533">
                        <w:pPr>
                          <w:pStyle w:val="NormalWeb"/>
                          <w:spacing w:before="0" w:beforeAutospacing="0" w:after="0" w:afterAutospacing="0" w:line="240" w:lineRule="auto"/>
                          <w:jc w:val="center"/>
                          <w:rPr>
                            <w:rFonts w:ascii="Copperplate Gothic Bold" w:hAnsi="Copperplate Gothic Bold"/>
                            <w:sz w:val="22"/>
                          </w:rPr>
                        </w:pPr>
                        <w:r w:rsidRPr="00323533">
                          <w:rPr>
                            <w:rFonts w:ascii="Copperplate Gothic Bold" w:eastAsia="Calibri" w:hAnsi="Copperplate Gothic Bold"/>
                            <w:sz w:val="20"/>
                            <w:szCs w:val="22"/>
                          </w:rPr>
                          <w:t>Usuario</w:t>
                        </w:r>
                      </w:p>
                    </w:txbxContent>
                  </v:textbox>
                </v:rect>
                <v:rect id="7 Rectángulo" o:spid="_x0000_s1102" style="position:absolute;left:14116;top:2351;width:11292;height:5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UpMcA&#10;AADbAAAADwAAAGRycy9kb3ducmV2LnhtbESPQWsCMRCF74L/IYzQi9SsIrquRrGFllrqoSr0Ot2M&#10;u4ubyZKkuu2vbwTB4+PN+968xao1tTiT85VlBcNBAoI4t7riQsFh//KYgvABWWNtmRT8kofVsttZ&#10;YKbthT/pvAuFiBD2GSooQ2gyKX1ekkE/sA1x9I7WGQxRukJqh5cIN7UcJclEGqw4NpTY0HNJ+Wn3&#10;Y+IbVTruv47Cd/01mQ3ft5s/9/SxV+qh167nIAK14X58S79pBdMxXLdEAM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2VKTHAAAA2wAAAA8AAAAAAAAAAAAAAAAAmAIAAGRy&#10;cy9kb3ducmV2LnhtbFBLBQYAAAAABAAEAPUAAACMAwAAAAA=&#10;" fillcolor="#dbe5f1 [660]" strokecolor="#94b64e [3046]">
                  <v:shadow on="t" color="black" opacity="24903f" origin=",.5" offset="0,.55556mm"/>
                  <v:textbox>
                    <w:txbxContent>
                      <w:p w:rsidR="00323533" w:rsidRPr="00323533" w:rsidRDefault="00323533" w:rsidP="00323533">
                        <w:pPr>
                          <w:pStyle w:val="NormalWeb"/>
                          <w:spacing w:before="0" w:beforeAutospacing="0" w:after="0" w:afterAutospacing="0" w:line="240" w:lineRule="auto"/>
                          <w:jc w:val="center"/>
                          <w:rPr>
                            <w:rFonts w:ascii="Arial Unicode MS" w:eastAsia="Arial Unicode MS" w:hAnsi="Arial Unicode MS" w:cs="Arial Unicode MS"/>
                            <w:sz w:val="22"/>
                          </w:rPr>
                        </w:pPr>
                        <w:r w:rsidRPr="00323533">
                          <w:rPr>
                            <w:rFonts w:ascii="Arial Unicode MS" w:eastAsia="Arial Unicode MS" w:hAnsi="Arial Unicode MS" w:cs="Arial Unicode MS"/>
                            <w:sz w:val="20"/>
                            <w:szCs w:val="22"/>
                          </w:rPr>
                          <w:t xml:space="preserve">Google Cloud </w:t>
                        </w:r>
                        <w:proofErr w:type="spellStart"/>
                        <w:r w:rsidRPr="00323533">
                          <w:rPr>
                            <w:rFonts w:ascii="Arial Unicode MS" w:eastAsia="Arial Unicode MS" w:hAnsi="Arial Unicode MS" w:cs="Arial Unicode MS"/>
                            <w:sz w:val="20"/>
                            <w:szCs w:val="22"/>
                          </w:rPr>
                          <w:t>Messaging</w:t>
                        </w:r>
                        <w:proofErr w:type="spellEnd"/>
                      </w:p>
                    </w:txbxContent>
                  </v:textbox>
                </v:rect>
                <v:shape id="39 Cuadro de texto" o:spid="_x0000_s1103" type="#_x0000_t202" style="position:absolute;left:27208;top:12912;width:6642;height: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323533" w:rsidRPr="00747619" w:rsidRDefault="00323533" w:rsidP="00323533">
                        <w:pPr>
                          <w:pStyle w:val="NormalWeb"/>
                          <w:spacing w:before="0" w:beforeAutospacing="0" w:after="160" w:afterAutospacing="0" w:line="256" w:lineRule="auto"/>
                          <w:jc w:val="center"/>
                          <w:rPr>
                            <w:rFonts w:cs="Arial"/>
                          </w:rPr>
                        </w:pPr>
                        <w:r w:rsidRPr="00747619">
                          <w:rPr>
                            <w:rFonts w:eastAsia="Calibri" w:cs="Arial"/>
                            <w:sz w:val="16"/>
                            <w:szCs w:val="16"/>
                          </w:rPr>
                          <w:t>Envía Alerta</w:t>
                        </w:r>
                      </w:p>
                    </w:txbxContent>
                  </v:textbox>
                </v:shape>
                <v:rect id="12 Rectángulo" o:spid="_x0000_s1104" style="position:absolute;left:33576;top:14230;width:17847;height:5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KLHccA&#10;AADbAAAADwAAAGRycy9kb3ducmV2LnhtbESPT2vCQBDF7wW/wzJCL0U3ikgSXaUttLTFHvwDXsfs&#10;mASzs2F3q7Gf3hUKPT7evN+bN192phFncr62rGA0TEAQF1bXXCrYbd8GKQgfkDU2lknBlTwsF72H&#10;OebaXnhN500oRYSwz1FBFUKbS+mLigz6oW2Jo3e0zmCI0pVSO7xEuGnkOEmm0mDNsaHCll4rKk6b&#10;HxPfqNPJ0/s4HJr9NBt9fX/+upfVVqnHfvc8AxGoC//Hf+kPrSDN4L4lAk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ix3HAAAA2wAAAA8AAAAAAAAAAAAAAAAAmAIAAGRy&#10;cy9kb3ducmV2LnhtbFBLBQYAAAAABAAEAPUAAACMAwAAAAA=&#10;" fillcolor="#dbe5f1 [660]" strokecolor="#94b64e [3046]">
                  <v:shadow on="t" color="black" opacity="24903f" origin=",.5" offset="0,.55556mm"/>
                  <v:textbox>
                    <w:txbxContent>
                      <w:p w:rsidR="00323533" w:rsidRDefault="00323533" w:rsidP="00323533"/>
                    </w:txbxContent>
                  </v:textbox>
                </v:rect>
                <v:rect id="2 Rectángulo" o:spid="_x0000_s1105" style="position:absolute;left:10434;top:24205;width:22807;height:141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6hMMA&#10;AADbAAAADwAAAGRycy9kb3ducmV2LnhtbERPy2rCQBTdF/yH4Qrd1YmWFo2OIoFCoZTSxOfukrkm&#10;sZk7ITNN4t87i0KXh/NebQZTi45aV1lWMJ1EIIhzqysuFOyyt6c5COeRNdaWScGNHGzWo4cVxtr2&#10;/E1d6gsRQtjFqKD0vomldHlJBt3ENsSBu9jWoA+wLaRusQ/hppazKHqVBisODSU2lJSU/6S/RsHH&#10;57GiZPpyPZ199nzZfh2afj9T6nE8bJcgPA3+X/znftcKFmF9+B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6hMMAAADbAAAADwAAAAAAAAAAAAAAAACYAgAAZHJzL2Rv&#10;d25yZXYueG1sUEsFBgAAAAAEAAQA9QAAAIgDAAAAAA==&#10;" fillcolor="#dbe5f1 [660]" strokecolor="#94b64e [3046]">
                  <v:shadow on="t" color="black" opacity="24903f" origin=",.5" offset="0,.55556mm"/>
                  <v:textbox>
                    <w:txbxContent>
                      <w:p w:rsidR="00323533" w:rsidRPr="00323533" w:rsidRDefault="00323533" w:rsidP="00323533">
                        <w:pPr>
                          <w:pStyle w:val="NormalWeb"/>
                          <w:spacing w:before="0" w:beforeAutospacing="0" w:after="160" w:afterAutospacing="0" w:line="256" w:lineRule="auto"/>
                          <w:rPr>
                            <w:rFonts w:ascii="Copperplate Gothic Bold" w:hAnsi="Copperplate Gothic Bold"/>
                            <w:sz w:val="22"/>
                          </w:rPr>
                        </w:pPr>
                        <w:r w:rsidRPr="00323533">
                          <w:rPr>
                            <w:rFonts w:ascii="Copperplate Gothic Bold" w:eastAsia="Calibri" w:hAnsi="Copperplate Gothic Bold"/>
                            <w:sz w:val="20"/>
                            <w:szCs w:val="22"/>
                          </w:rPr>
                          <w:t>Central de control</w:t>
                        </w:r>
                      </w:p>
                    </w:txbxContent>
                  </v:textbox>
                </v:rect>
                <v:shape id="9 Cuadro de texto" o:spid="_x0000_s1106" type="#_x0000_t202" style="position:absolute;left:42949;top:9862;width:6993;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hGcYA&#10;AADbAAAADwAAAGRycy9kb3ducmV2LnhtbESPQWvCQBSE70L/w/IKXkQ3Vmxr6iqlWJXeaqzi7ZF9&#10;TUKzb0N2m8R/7wqCx2FmvmHmy86UoqHaFZYVjEcRCOLU6oIzBfvkc/gKwnlkjaVlUnAmB8vFQ2+O&#10;sbYtf1Oz85kIEHYxKsi9r2IpXZqTQTeyFXHwfm1t0AdZZ1LX2Aa4KeVTFD1LgwWHhRwr+sgp/dv9&#10;GwWnQXb8ct36p51MJ9Vq0yQvB50o1X/s3t9AeOr8PXxrb7WC2Ri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zhGcYAAADbAAAADwAAAAAAAAAAAAAAAACYAgAAZHJz&#10;L2Rvd25yZXYueG1sUEsFBgAAAAAEAAQA9QAAAIsDAAAAAA==&#10;" fillcolor="white [3201]" stroked="f" strokeweight=".5pt">
                  <v:textbox>
                    <w:txbxContent>
                      <w:p w:rsidR="00323533" w:rsidRPr="00747619" w:rsidRDefault="00323533" w:rsidP="00323533">
                        <w:pPr>
                          <w:pStyle w:val="NormalWeb"/>
                          <w:spacing w:before="0" w:beforeAutospacing="0" w:after="160" w:afterAutospacing="0" w:line="256" w:lineRule="auto"/>
                          <w:rPr>
                            <w:rFonts w:cs="Arial"/>
                          </w:rPr>
                        </w:pPr>
                        <w:r w:rsidRPr="00747619">
                          <w:rPr>
                            <w:rFonts w:eastAsia="Calibri" w:cs="Arial"/>
                            <w:sz w:val="16"/>
                            <w:szCs w:val="16"/>
                          </w:rPr>
                          <w:t>Selecciona</w:t>
                        </w:r>
                      </w:p>
                      <w:p w:rsidR="00323533" w:rsidRDefault="00323533" w:rsidP="00323533">
                        <w:pPr>
                          <w:pStyle w:val="NormalWeb"/>
                          <w:spacing w:before="0" w:beforeAutospacing="0" w:after="160" w:afterAutospacing="0" w:line="256" w:lineRule="auto"/>
                        </w:pPr>
                        <w:r>
                          <w:rPr>
                            <w:rFonts w:ascii="Soberana Sans" w:eastAsia="Calibri" w:hAnsi="Soberana Sans"/>
                            <w:sz w:val="22"/>
                            <w:szCs w:val="22"/>
                          </w:rPr>
                          <w:t> </w:t>
                        </w:r>
                      </w:p>
                    </w:txbxContent>
                  </v:textbox>
                </v:shape>
                <v:rect id="10 Rectángulo" o:spid="_x0000_s1107" style="position:absolute;left:45753;top:15757;width:5156;height:25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wGycIA&#10;AADbAAAADwAAAGRycy9kb3ducmV2LnhtbESPQYvCMBSE74L/ITzBm6Z6EK1GkYKs6MmuHrw9mmdb&#10;bF5Kk62tv94sLOxxmJlvmM2uM5VoqXGlZQWzaQSCOLO65FzB9fswWYJwHlljZZkU9ORgtx0ONhhr&#10;++ILtanPRYCwi1FB4X0dS+myggy6qa2Jg/ewjUEfZJNL3eArwE0l51G0kAZLDgsF1pQUlD3TH6Pg&#10;3EvfXm+L1btNyl6n9+TrRIlS41G3X4Pw1Pn/8F/7qBWs5vD7JfwAu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XAbJwgAAANsAAAAPAAAAAAAAAAAAAAAAAJgCAABkcnMvZG93&#10;bnJldi54bWxQSwUGAAAAAAQABAD1AAAAhwMAAAAA&#10;" fillcolor="white [3201]" strokecolor="black [3200]" strokeweight="2pt">
                  <v:textbox>
                    <w:txbxContent>
                      <w:p w:rsidR="00323533" w:rsidRPr="00323533" w:rsidRDefault="00323533" w:rsidP="00323533">
                        <w:pPr>
                          <w:pStyle w:val="NormalWeb"/>
                          <w:spacing w:before="0" w:beforeAutospacing="0" w:after="160" w:afterAutospacing="0" w:line="256" w:lineRule="auto"/>
                          <w:jc w:val="center"/>
                          <w:rPr>
                            <w:sz w:val="22"/>
                          </w:rPr>
                        </w:pPr>
                        <w:r w:rsidRPr="00323533">
                          <w:rPr>
                            <w:rFonts w:ascii="Soberana Sans" w:eastAsia="Calibri" w:hAnsi="Soberana Sans"/>
                            <w:sz w:val="20"/>
                            <w:szCs w:val="22"/>
                          </w:rPr>
                          <w:t>RUTA</w:t>
                        </w:r>
                      </w:p>
                    </w:txbxContent>
                  </v:textbox>
                </v:rect>
                <v:rect id="11 Rectángulo" o:spid="_x0000_s1108" style="position:absolute;left:34600;top:15936;width:8349;height:2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jUsQA&#10;AADbAAAADwAAAGRycy9kb3ducmV2LnhtbESPzWrDMBCE74G8g9hAb4ncFEzsRAnFEFraU133kNti&#10;bWwTa2Us1T99+qpQyHGYmW+Yw2kyrRiod41lBY+bCARxaXXDlYLi87zegXAeWWNrmRTM5OB0XC4O&#10;mGo78gcNua9EgLBLUUHtfZdK6cqaDLqN7YiDd7W9QR9kX0nd4xjgppXbKIqlwYbDQo0dZTWVt/zb&#10;KHifpR+Krzj5GbJm1vkle3mjTKmH1fS8B+Fp8vfwf/tVK0ie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Qo1LEAAAA2wAAAA8AAAAAAAAAAAAAAAAAmAIAAGRycy9k&#10;b3ducmV2LnhtbFBLBQYAAAAABAAEAPUAAACJAwAAAAA=&#10;" fillcolor="white [3201]" strokecolor="black [3200]" strokeweight="2pt">
                  <v:textbox>
                    <w:txbxContent>
                      <w:p w:rsidR="00323533" w:rsidRPr="00323533" w:rsidRDefault="00323533" w:rsidP="00323533">
                        <w:pPr>
                          <w:pStyle w:val="NormalWeb"/>
                          <w:spacing w:before="0" w:beforeAutospacing="0" w:after="160" w:afterAutospacing="0" w:line="256" w:lineRule="auto"/>
                          <w:jc w:val="center"/>
                          <w:rPr>
                            <w:sz w:val="22"/>
                          </w:rPr>
                        </w:pPr>
                        <w:r w:rsidRPr="00323533">
                          <w:rPr>
                            <w:rFonts w:ascii="Soberana Sans" w:eastAsia="Calibri" w:hAnsi="Soberana Sans"/>
                            <w:sz w:val="20"/>
                            <w:szCs w:val="22"/>
                          </w:rPr>
                          <w:t>ESTACION</w:t>
                        </w:r>
                      </w:p>
                    </w:txbxContent>
                  </v:textbox>
                </v:rect>
                <v:shape id="22 Cuadro de texto" o:spid="_x0000_s1109" type="#_x0000_t202" style="position:absolute;left:36088;top:24427;width:6411;height:3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f1sYA&#10;AADbAAAADwAAAGRycy9kb3ducmV2LnhtbESPQWvCQBSE74L/YXmF3nTTY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8f1sYAAADbAAAADwAAAAAAAAAAAAAAAACYAgAAZHJz&#10;L2Rvd25yZXYueG1sUEsFBgAAAAAEAAQA9QAAAIsDAAAAAA==&#10;" filled="f" stroked="f" strokeweight=".5pt">
                  <v:textbox>
                    <w:txbxContent>
                      <w:p w:rsidR="00323533" w:rsidRPr="00747619" w:rsidRDefault="00323533" w:rsidP="00323533">
                        <w:pPr>
                          <w:pStyle w:val="NormalWeb"/>
                          <w:spacing w:before="0" w:beforeAutospacing="0" w:after="160" w:afterAutospacing="0" w:line="256" w:lineRule="auto"/>
                          <w:jc w:val="center"/>
                          <w:rPr>
                            <w:rFonts w:cs="Arial"/>
                          </w:rPr>
                        </w:pPr>
                        <w:r w:rsidRPr="00747619">
                          <w:rPr>
                            <w:rFonts w:eastAsia="Calibri" w:cs="Arial"/>
                            <w:sz w:val="16"/>
                            <w:szCs w:val="16"/>
                          </w:rPr>
                          <w:t>Envía Petición</w:t>
                        </w:r>
                      </w:p>
                    </w:txbxContent>
                  </v:textbox>
                </v:shape>
                <v:rect id="6 Rectángulo" o:spid="_x0000_s1110" style="position:absolute;left:13483;top:15922;width:12901;height:25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YXxccA&#10;AADbAAAADwAAAGRycy9kb3ducmV2LnhtbESPT2sCMRDF74V+hzCFXkSzisq6GkULFS3twT/gddxM&#10;d5duJkuS6raf3giFHh9v3u/Nmy1aU4sLOV9ZVtDvJSCIc6srLhQcD6/dFIQPyBpry6Tghzws5o8P&#10;M8y0vfKOLvtQiAhhn6GCMoQmk9LnJRn0PdsQR+/TOoMhSldI7fAa4aaWgyQZS4MVx4YSG3opKf/a&#10;f5v4RpUOO+tBONen8aT/9rH9dav3g1LPT+1yCiJQG/6P/9IbrWAygvuWCAA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2F8XHAAAA2wAAAA8AAAAAAAAAAAAAAAAAmAIAAGRy&#10;cy9kb3ducmV2LnhtbFBLBQYAAAAABAAEAPUAAACMAwAAAAA=&#10;" fillcolor="#dbe5f1 [660]" strokecolor="#94b64e [3046]">
                  <v:shadow on="t" color="black" opacity="24903f" origin=",.5" offset="0,.55556mm"/>
                  <v:textbox>
                    <w:txbxContent>
                      <w:p w:rsidR="00323533" w:rsidRPr="00323533" w:rsidRDefault="00323533" w:rsidP="00323533">
                        <w:pPr>
                          <w:pStyle w:val="NormalWeb"/>
                          <w:spacing w:before="0" w:beforeAutospacing="0" w:after="160" w:afterAutospacing="0" w:line="256" w:lineRule="auto"/>
                          <w:jc w:val="center"/>
                          <w:rPr>
                            <w:sz w:val="22"/>
                          </w:rPr>
                        </w:pPr>
                        <w:r w:rsidRPr="00323533">
                          <w:rPr>
                            <w:rFonts w:ascii="Soberana Sans" w:eastAsia="Calibri" w:hAnsi="Soberana Sans"/>
                            <w:sz w:val="20"/>
                            <w:szCs w:val="22"/>
                          </w:rPr>
                          <w:t>RED DE DATOS</w:t>
                        </w:r>
                      </w:p>
                    </w:txbxContent>
                  </v:textbox>
                </v:rect>
                <v:shape id="96 Cuadro de texto" o:spid="_x0000_s1111" type="#_x0000_t202" style="position:absolute;top:13861;width:7143;height:6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rsidR="00323533" w:rsidRPr="00747619" w:rsidRDefault="00323533" w:rsidP="00323533">
                        <w:pPr>
                          <w:pStyle w:val="NormalWeb"/>
                          <w:spacing w:before="0" w:beforeAutospacing="0" w:after="160" w:afterAutospacing="0" w:line="256" w:lineRule="auto"/>
                          <w:jc w:val="center"/>
                          <w:rPr>
                            <w:rFonts w:cs="Arial"/>
                          </w:rPr>
                        </w:pPr>
                        <w:r w:rsidRPr="00747619">
                          <w:rPr>
                            <w:rFonts w:eastAsia="Calibri" w:cs="Arial"/>
                            <w:sz w:val="16"/>
                            <w:szCs w:val="16"/>
                          </w:rPr>
                          <w:t>Envía Coordenadas del BUS</w:t>
                        </w:r>
                      </w:p>
                    </w:txbxContent>
                  </v:textbox>
                </v:shape>
                <v:shape id="97 Conector recto de flecha" o:spid="_x0000_s1112" type="#_x0000_t32" style="position:absolute;left:42422;top:7320;width:77;height:69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ghDcYAAADbAAAADwAAAGRycy9kb3ducmV2LnhtbESPT2vCQBTE74V+h+UVvIhuVFo1dZUi&#10;VdtLg38OPT6yr9lg9m3IbmP89m5B6HGYmd8wi1VnK9FS40vHCkbDBARx7nTJhYLTcTOYgfABWWPl&#10;mBRcycNq+fiwwFS7C++pPYRCRAj7FBWYEOpUSp8bsuiHriaO3o9rLIYom0LqBi8Rbis5TpIXabHk&#10;uGCwprWh/Hz4tQrev5+/Tma8+6w5a8/bySgr8r5UqvfUvb2CCNSF//C9/aEVzKfw9yX+AL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4IQ3GAAAA2wAAAA8AAAAAAAAA&#10;AAAAAAAAoQIAAGRycy9kb3ducmV2LnhtbFBLBQYAAAAABAAEAPkAAACUAwAAAAA=&#10;" strokecolor="#060" strokeweight="3pt">
                  <v:stroke endarrow="open"/>
                  <v:shadow on="t" color="black" opacity="22937f" origin=",.5" offset="0,.63889mm"/>
                </v:shape>
                <v:shape id="98 Conector recto de flecha" o:spid="_x0000_s1113" type="#_x0000_t32" style="position:absolute;left:42499;top:14230;width:5832;height:15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e1f8IAAADbAAAADwAAAGRycy9kb3ducmV2LnhtbERPz2vCMBS+D/wfwhO8yExVJls1ioyp&#10;86LoPHh8NM+m2LyUJtb635uDsOPH93u2aG0pGqp94VjBcJCAIM6cLjhXcPpbvX+C8AFZY+mYFDzI&#10;w2LeeZthqt2dD9QcQy5iCPsUFZgQqlRKnxmy6AeuIo7cxdUWQ4R1LnWN9xhuSzlKkom0WHBsMFjR&#10;t6HserxZBT/nj93JjDbbivfNdT0e7vOsL5XqddvlFESgNvyLX+5freArjo1f4g+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2e1f8IAAADbAAAADwAAAAAAAAAAAAAA&#10;AAChAgAAZHJzL2Rvd25yZXYueG1sUEsFBgAAAAAEAAQA+QAAAJADAAAAAA==&#10;" strokecolor="#060" strokeweight="3pt">
                  <v:stroke endarrow="open"/>
                  <v:shadow on="t" color="black" opacity="22937f" origin=",.5" offset="0,.63889mm"/>
                </v:shape>
                <v:shape id="99 Conector recto de flecha" o:spid="_x0000_s1114" type="#_x0000_t32" style="position:absolute;left:42949;top:17047;width:2804;height: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pbOsUAAADbAAAADwAAAGRycy9kb3ducmV2LnhtbESPQWsCMRSE70L/Q3gFb5pt1aJbo1RB&#10;qNRLrai9PTavu8HNy7qJ6/rvG6HQ4zAz3zDTeWtL0VDtjWMFT/0EBHHmtOFcwe5r1RuD8AFZY+mY&#10;FNzIw3z20Jliqt2VP6nZhlxECPsUFRQhVKmUPivIou+7ijh6P662GKKsc6lrvEa4LeVzkrxIi4bj&#10;QoEVLQvKTtuLVWD25+VHNlxv/G5wOiyOzbcZ8Uip7mP79goiUBv+w3/td61gMoH7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pbOsUAAADbAAAADwAAAAAAAAAA&#10;AAAAAAChAgAAZHJzL2Rvd25yZXYueG1sUEsFBgAAAAAEAAQA+QAAAJMDAAAAAA==&#10;" strokecolor="#060" strokeweight="3pt">
                  <v:stroke endarrow="open"/>
                  <v:shadow on="t" color="black" opacity="22937f" origin=",.5" offset="0,.63889mm"/>
                </v:shape>
                <v:shape id="100 Conector recto de flecha" o:spid="_x0000_s1115" type="#_x0000_t32" style="position:absolute;left:26384;top:17100;width:7192;height: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PFtMcAAADcAAAADwAAAGRycy9kb3ducmV2LnhtbESPQU/CQBCF7yb+h82YeJOtCsYUFgIk&#10;Jhq4gETlNumO7YbubO2upfx75kDCbSbvzXvfTGa9r1VHbXSBDTwOMlDERbCOSwO7z7eHV1AxIVus&#10;A5OBE0WYTW9vJpjbcOQNddtUKgnhmKOBKqUm1zoWFXmMg9AQi/YbWo9J1rbUtsWjhPtaP2XZi/bo&#10;WBoqbGhZUXHY/nsD7utvuSqGH+u4ez58L366vRvxyJj7u34+BpWoT1fz5frdCn4m+PKMTKC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I8W0xwAAANwAAAAPAAAAAAAA&#10;AAAAAAAAAKECAABkcnMvZG93bnJldi54bWxQSwUGAAAAAAQABAD5AAAAlQMAAAAA&#10;" strokecolor="#060" strokeweight="3pt">
                  <v:stroke endarrow="open"/>
                  <v:shadow on="t" color="black" opacity="22937f" origin=",.5" offset="0,.63889mm"/>
                </v:shape>
                <v:shape id="101 Cilindro" o:spid="_x0000_s1116" type="#_x0000_t22" style="position:absolute;left:17339;top:29795;width:9871;height:4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Os6sMA&#10;AADcAAAADwAAAGRycy9kb3ducmV2LnhtbESPT2sCMRDF7wW/Qxiht25iFZF1o4i02FOhKngdNuNm&#10;cTNZNun++fZNodDbDO+937wp9qNrRE9dqD1rWGQKBHHpTc2Vhuvl/WUDIkRkg41n0jBRgP1u9lRg&#10;bvzAX9SfYyUShEOOGmyMbS5lKC05DJlviZN2953DmNaukqbDIcFdI1+VWkuHNacLFls6Wiof52+X&#10;KFNjJ3X6PLTybRUqXN02uF5q/TwfD1sQkcb4b/5Lf5hUXy3g95k0gd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Os6sMAAADcAAAADwAAAAAAAAAAAAAAAACYAgAAZHJzL2Rv&#10;d25yZXYueG1sUEsFBgAAAAAEAAQA9QAAAIgDAAAAAA==&#10;" fillcolor="white [3201]" strokecolor="#4f81bd [3204]" strokeweight="2pt">
                  <v:textbox>
                    <w:txbxContent>
                      <w:p w:rsidR="00323533" w:rsidRPr="00E27CCA" w:rsidRDefault="00323533" w:rsidP="00323533">
                        <w:pPr>
                          <w:spacing w:before="0" w:after="0" w:line="240" w:lineRule="auto"/>
                          <w:jc w:val="center"/>
                          <w:rPr>
                            <w:rFonts w:ascii="Times New Roman" w:hAnsi="Times New Roman" w:cs="Times New Roman"/>
                            <w:sz w:val="20"/>
                          </w:rPr>
                        </w:pPr>
                        <w:r w:rsidRPr="00E27CCA">
                          <w:rPr>
                            <w:rFonts w:ascii="Times New Roman" w:hAnsi="Times New Roman" w:cs="Times New Roman"/>
                            <w:sz w:val="20"/>
                          </w:rPr>
                          <w:t>Base de datos</w:t>
                        </w:r>
                      </w:p>
                    </w:txbxContent>
                  </v:textbox>
                </v:shape>
                <v:shape id="102 Proceso predefinido" o:spid="_x0000_s1117" type="#_x0000_t112" style="position:absolute;left:11202;top:25575;width:10147;height:3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SnZMIA&#10;AADcAAAADwAAAGRycy9kb3ducmV2LnhtbERP24rCMBB9F/Yfwiz4pokKslbTIqIg4ouXDxiasa02&#10;k9pErfv1m4WFfZvDuc4i62wtntT6yrGG0VCBIM6dqbjQcD5tBl8gfEA2WDsmDW/ykKUfvQUmxr34&#10;QM9jKEQMYZ+ghjKEJpHS5yVZ9EPXEEfu4lqLIcK2kKbFVwy3tRwrNZUWK44NJTa0Kim/HR9Wg9pP&#10;mut7Nl0/vsNhf7/uzOpuZlr3P7vlHESgLvyL/9xbE+erMfw+Ey+Q6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pKdkwgAAANwAAAAPAAAAAAAAAAAAAAAAAJgCAABkcnMvZG93&#10;bnJldi54bWxQSwUGAAAAAAQABAD1AAAAhwMAAAAA&#10;" fillcolor="white [3201]" strokecolor="#4f81bd [3204]" strokeweight="2pt">
                  <v:textbox>
                    <w:txbxContent>
                      <w:p w:rsidR="00323533" w:rsidRPr="00E27CCA" w:rsidRDefault="00323533" w:rsidP="00323533">
                        <w:pPr>
                          <w:spacing w:before="0" w:after="0" w:line="240" w:lineRule="auto"/>
                          <w:jc w:val="center"/>
                          <w:rPr>
                            <w:rFonts w:ascii="Times New Roman" w:hAnsi="Times New Roman" w:cs="Times New Roman"/>
                            <w:sz w:val="20"/>
                          </w:rPr>
                        </w:pPr>
                        <w:r w:rsidRPr="00E27CCA">
                          <w:rPr>
                            <w:rFonts w:ascii="Times New Roman" w:hAnsi="Times New Roman" w:cs="Times New Roman"/>
                            <w:sz w:val="20"/>
                          </w:rPr>
                          <w:t>Funciones</w:t>
                        </w:r>
                      </w:p>
                    </w:txbxContent>
                  </v:textbox>
                </v:shape>
                <v:shape id="2 Proceso predefinido" o:spid="_x0000_s1118" type="#_x0000_t112" style="position:absolute;left:22727;top:25764;width:9149;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gC/8IA&#10;AADcAAAADwAAAGRycy9kb3ducmV2LnhtbERP24rCMBB9F/YfwizsmyYqyFpNi4iCLL54+YChGdtq&#10;M6lN1LpfvxGEfZvDuc4862wt7tT6yrGG4UCBIM6dqbjQcDys+98gfEA2WDsmDU/ykKUfvTkmxj14&#10;R/d9KEQMYZ+ghjKEJpHS5yVZ9APXEEfu5FqLIcK2kKbFRwy3tRwpNZEWK44NJTa0LCm/7G9Wg9qO&#10;m/NzOlndfsNuez3/mOXVTLX++uwWMxCBuvAvfrs3Js5XY3g9Ey+Q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6AL/wgAAANwAAAAPAAAAAAAAAAAAAAAAAJgCAABkcnMvZG93&#10;bnJldi54bWxQSwUGAAAAAAQABAD1AAAAhwMAAAAA&#10;" fillcolor="white [3201]" strokecolor="#4f81bd [3204]" strokeweight="2pt">
                  <v:textbox>
                    <w:txbxContent>
                      <w:p w:rsidR="00323533" w:rsidRPr="00E27CCA" w:rsidRDefault="00323533" w:rsidP="00323533">
                        <w:pPr>
                          <w:pStyle w:val="NormalWeb"/>
                          <w:spacing w:before="0" w:beforeAutospacing="0" w:after="0" w:afterAutospacing="0" w:line="240" w:lineRule="auto"/>
                          <w:jc w:val="center"/>
                          <w:rPr>
                            <w:rFonts w:ascii="Times New Roman" w:hAnsi="Times New Roman"/>
                            <w:sz w:val="22"/>
                          </w:rPr>
                        </w:pPr>
                        <w:r w:rsidRPr="00E27CCA">
                          <w:rPr>
                            <w:rFonts w:ascii="Times New Roman" w:eastAsia="Calibri" w:hAnsi="Times New Roman"/>
                            <w:sz w:val="20"/>
                            <w:szCs w:val="22"/>
                          </w:rPr>
                          <w:t>Procesos</w:t>
                        </w:r>
                      </w:p>
                    </w:txbxContent>
                  </v:textbox>
                </v:shape>
                <v:shape id="104 Conector angular" o:spid="_x0000_s1119" type="#_x0000_t35" style="position:absolute;left:8767;top:20128;width:12834;height:95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yy7r8AAADcAAAADwAAAGRycy9kb3ducmV2LnhtbERPy6rCMBDdC/5DGMGNXFMfyKUaRRTB&#10;jYjWe9djM7bFZlKaqPXvjSC4m8N5zmzRmFLcqXaFZQWDfgSCOLW64EzBKdn8/IJwHlljaZkUPMnB&#10;Yt5uzTDW9sEHuh99JkIIuxgV5N5XsZQuzcmg69uKOHAXWxv0AdaZ1DU+Qrgp5TCKJtJgwaEhx4pW&#10;OaXX480oyDC9JaNyt8des/6nM1n601ulup1mOQXhqfFf8ce91WF+NIb3M+ECOX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zyy7r8AAADcAAAADwAAAAAAAAAAAAAAAACh&#10;AgAAZHJzL2Rvd25yZXYueG1sUEsFBgAAAAAEAAQA+QAAAI0DAAAAAA==&#10;" adj="4833,26798" strokecolor="#4bacc6 [3208]" strokeweight="3pt">
                  <v:stroke endarrow="open"/>
                  <v:shadow on="t" color="black" opacity="22937f" origin=",.5" offset="0,.63889mm"/>
                </v:shape>
                <v:shape id="105 Conector angular" o:spid="_x0000_s1120" type="#_x0000_t35" style="position:absolute;left:28822;top:18507;width:4417;height:1278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37gcMAAADcAAAADwAAAGRycy9kb3ducmV2LnhtbERPS2vCQBC+C/0Pywi96cYWg0RXsYLS&#10;W6stRW9DdvLA7Eya3Zr033cLhd7m43vOajO4Rt2o87Wwgdk0AUWci625NPD+tp8sQPmAbLERJgPf&#10;5GGzvhutMLPS85Fup1CqGMI+QwNVCG2mtc8rcuin0hJHrpDOYYiwK7XtsI/hrtEPSZJqhzXHhgpb&#10;2lWUX09fzkCRFtvj4vVF+seP3ac8Xc7p/CDG3I+H7RJUoCH8i//czzbOT+bw+0y8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t+4HDAAAA3AAAAA8AAAAAAAAAAAAA&#10;AAAAoQIAAGRycy9kb3ducmV2LnhtbFBLBQYAAAAABAAEAPkAAACRAwAAAAA=&#10;" adj="-11177,16788" strokecolor="#4bacc6 [3208]" strokeweight="3pt">
                  <v:stroke endarrow="open"/>
                  <v:shadow on="t" color="black" opacity="22937f" origin=",.5" offset="0,.63889mm"/>
                </v:shape>
                <v:shape id="106 Conector angular" o:spid="_x0000_s1121" type="#_x0000_t33" style="position:absolute;left:7639;top:11347;width:5335;height:635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K28EAAADcAAAADwAAAGRycy9kb3ducmV2LnhtbERPTWvCQBC9C/0PyxR6040eQo2uIoJQ&#10;aA/WCF6H7JiEZGdjZhvjv+8Khd7m8T5nvR1dqwbqpfZsYD5LQBEX3tZcGjjnh+k7KAnIFlvPZOBB&#10;AtvNy2SNmfV3/qbhFEoVQ1gyNFCF0GVaS1GRQ5n5jjhyV987DBH2pbY93mO4a/UiSVLtsObYUGFH&#10;+4qK5vTjDFzy4fPaLG61SPol2IRlfnwsjXl7HXcrUIHG8C/+c3/YOD9J4flMvEB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IrbwQAAANwAAAAPAAAAAAAAAAAAAAAA&#10;AKECAABkcnMvZG93bnJldi54bWxQSwUGAAAAAAQABAD5AAAAjwMAAAAA&#10;" strokecolor="black [3200]" strokeweight="2pt">
                  <v:stroke endarrow="open"/>
                  <v:shadow on="t" color="black" opacity="24903f" origin=",.5" offset="0,.55556mm"/>
                </v:shape>
                <v:shape id="107 Conector recto de flecha" o:spid="_x0000_s1122" type="#_x0000_t32" style="position:absolute;left:7130;top:4580;width:14;height:17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zB+8QAAADcAAAADwAAAGRycy9kb3ducmV2LnhtbERPS2sCMRC+F/ofwhS8SM3qwZbVKD4Q&#10;PfigVuh12IzZpZvJuonu+u9NQehtPr7njKetLcWNal84VtDvJSCIM6cLNgpO36v3TxA+IGssHZOC&#10;O3mYTl5fxphq1/AX3Y7BiBjCPkUFeQhVKqXPcrLoe64ijtzZ1RZDhLWRusYmhttSDpJkKC0WHBty&#10;rGiRU/Z7vFoFZt3Mzgu77B+25mffveNlN5cXpTpv7WwEIlAb/sVP90bH+ckH/D0TL5C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LMH7xAAAANwAAAAPAAAAAAAAAAAA&#10;AAAAAKECAABkcnMvZG93bnJldi54bWxQSwUGAAAAAAQABAD5AAAAkgMAAAAA&#10;" strokecolor="black [3200]" strokeweight="2pt">
                  <v:stroke endarrow="open"/>
                  <v:shadow on="t" color="black" opacity="24903f" origin=",.5" offset="0,.55556mm"/>
                </v:shape>
                <v:shape id="108 Conector recto de flecha" o:spid="_x0000_s1123" type="#_x0000_t32" style="position:absolute;left:25408;top:4916;width:9429;height: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7WjMYAAADcAAAADwAAAGRycy9kb3ducmV2LnhtbESPT2vCQBDF7wW/wzKCt7qxYCnRVUSw&#10;8VDa+ufgcciOSTA7G7JrTPrpO4dCbzO8N+/9ZrnuXa06akPl2cBsmoAizr2tuDBwPu2e30CFiGyx&#10;9kwGBgqwXo2elpha/+ADdcdYKAnhkKKBMsYm1TrkJTkMU98Qi3b1rcMoa1to2+JDwl2tX5LkVTus&#10;WBpKbGhbUn473p2B4uAu39kwfA3vl5/Pj85l89hnxkzG/WYBKlIf/81/13sr+InQyjMygV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e1ozGAAAA3AAAAA8AAAAAAAAA&#10;AAAAAAAAoQIAAGRycy9kb3ducmV2LnhtbFBLBQYAAAAABAAEAPkAAACUAwAAAAA=&#10;" strokecolor="#4f81bd [3204]" strokeweight="2pt">
                  <v:stroke endarrow="open"/>
                  <v:shadow on="t" color="black" opacity="24903f" origin=",.5" offset="0,.55556mm"/>
                </v:shape>
                <v:shape id="40 Cuadro de texto" o:spid="_x0000_s1124" type="#_x0000_t202" style="position:absolute;left:26384;top:5357;width:6636;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rsidR="00323533" w:rsidRDefault="00323533" w:rsidP="00323533">
                        <w:pPr>
                          <w:pStyle w:val="NormalWeb"/>
                          <w:spacing w:before="0" w:beforeAutospacing="0" w:after="160" w:afterAutospacing="0" w:line="254" w:lineRule="auto"/>
                          <w:jc w:val="center"/>
                        </w:pPr>
                        <w:r>
                          <w:rPr>
                            <w:rFonts w:eastAsia="Calibri" w:cs="Arial"/>
                            <w:sz w:val="16"/>
                            <w:szCs w:val="16"/>
                          </w:rPr>
                          <w:t>Notifica</w:t>
                        </w:r>
                      </w:p>
                    </w:txbxContent>
                  </v:textbox>
                </v:shape>
                <v:shape id="110 Conector recto de flecha" o:spid="_x0000_s1125" type="#_x0000_t32" style="position:absolute;left:19762;top:7511;width:172;height:84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U/nccAAADcAAAADwAAAGRycy9kb3ducmV2LnhtbESPQWvCQBCF70L/wzKFXkrdWLCU6CrS&#10;IhUPlZqK9DZkp0lodjbsrjH++85B8DbDe/PeN/Pl4FrVU4iNZwOTcQaKuPS24crAd7F+egUVE7LF&#10;1jMZuFCE5eJuNMfc+jN/Ub9PlZIQjjkaqFPqcq1jWZPDOPYdsWi/PjhMsoZK24BnCXetfs6yF+2w&#10;YWmosaO3msq//ckZ0NPPn+Oq0P3j8bAOu031vuWPwpiH+2E1A5VoSDfz9XpjBX8i+PKMTKA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pT+dxwAAANwAAAAPAAAAAAAA&#10;AAAAAAAAAKECAABkcnMvZG93bnJldi54bWxQSwUGAAAAAAQABAD5AAAAlQMAAAAA&#10;" strokecolor="#4f81bd [3204]" strokeweight="2pt">
                  <v:stroke endarrow="open"/>
                  <v:shadow on="t" color="black" opacity="24903f" origin=",.5" offset="0,.55556mm"/>
                </v:shape>
                <w10:anchorlock/>
              </v:group>
            </w:pict>
          </mc:Fallback>
        </mc:AlternateContent>
      </w:r>
      <w:bookmarkEnd w:id="128"/>
    </w:p>
    <w:p w:rsidR="00BE4D98" w:rsidRDefault="00BE4D98" w:rsidP="00BE4D98"/>
    <w:p w:rsidR="00BE4D98" w:rsidRDefault="00BE4D98" w:rsidP="00BE4D98">
      <w:pPr>
        <w:sectPr w:rsidR="00BE4D98" w:rsidSect="000542C8">
          <w:type w:val="continuous"/>
          <w:pgSz w:w="12240" w:h="15840"/>
          <w:pgMar w:top="720" w:right="720" w:bottom="720" w:left="720" w:header="708" w:footer="708" w:gutter="0"/>
          <w:cols w:space="708"/>
          <w:docGrid w:linePitch="360"/>
        </w:sectPr>
      </w:pPr>
    </w:p>
    <w:p w:rsidR="00AA442B" w:rsidRDefault="00345B99" w:rsidP="00AA442B">
      <w:pPr>
        <w:keepNext/>
      </w:pPr>
      <w:r>
        <w:rPr>
          <w:noProof/>
          <w:lang w:eastAsia="es-MX"/>
        </w:rPr>
        <w:lastRenderedPageBreak/>
        <w:drawing>
          <wp:inline distT="0" distB="0" distL="0" distR="0" wp14:anchorId="1FBFA6F8" wp14:editId="16753E4E">
            <wp:extent cx="5459105" cy="4281090"/>
            <wp:effectExtent l="0" t="0" r="8255" b="5715"/>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1154" t="16450" r="22602" b="19048"/>
                    <a:stretch/>
                  </pic:blipFill>
                  <pic:spPr bwMode="auto">
                    <a:xfrm>
                      <a:off x="0" y="0"/>
                      <a:ext cx="5474479" cy="4293147"/>
                    </a:xfrm>
                    <a:prstGeom prst="rect">
                      <a:avLst/>
                    </a:prstGeom>
                    <a:ln>
                      <a:noFill/>
                    </a:ln>
                    <a:extLst>
                      <a:ext uri="{53640926-AAD7-44D8-BBD7-CCE9431645EC}">
                        <a14:shadowObscured xmlns:a14="http://schemas.microsoft.com/office/drawing/2010/main"/>
                      </a:ext>
                    </a:extLst>
                  </pic:spPr>
                </pic:pic>
              </a:graphicData>
            </a:graphic>
          </wp:inline>
        </w:drawing>
      </w:r>
    </w:p>
    <w:p w:rsidR="00BE4D98" w:rsidRDefault="00AA442B" w:rsidP="00AA442B">
      <w:pPr>
        <w:pStyle w:val="Epgrafe"/>
        <w:jc w:val="center"/>
      </w:pPr>
      <w:r>
        <w:t xml:space="preserve">Figura </w:t>
      </w:r>
      <w:fldSimple w:instr=" STYLEREF 1 \s ">
        <w:r w:rsidR="00CB6236">
          <w:rPr>
            <w:noProof/>
          </w:rPr>
          <w:t>2</w:t>
        </w:r>
      </w:fldSimple>
      <w:r w:rsidR="000542C8">
        <w:t>.</w:t>
      </w:r>
      <w:fldSimple w:instr=" SEQ Figura \* ARABIC \s 1 ">
        <w:r w:rsidR="00CB6236">
          <w:rPr>
            <w:noProof/>
          </w:rPr>
          <w:t>4</w:t>
        </w:r>
      </w:fldSimple>
      <w:r>
        <w:t xml:space="preserve"> Diagrama de </w:t>
      </w:r>
      <w:r w:rsidR="008A5217">
        <w:t>Componentes [</w:t>
      </w:r>
      <w:r>
        <w:t>Ver anexo]</w:t>
      </w:r>
    </w:p>
    <w:p w:rsidR="00AA442B" w:rsidRDefault="00AA442B" w:rsidP="00BE4D98"/>
    <w:p w:rsidR="00345B99" w:rsidRDefault="00345B99" w:rsidP="00BE4D98"/>
    <w:p w:rsidR="00345B99" w:rsidRDefault="00345B99" w:rsidP="00BE4D98">
      <w:pPr>
        <w:sectPr w:rsidR="00345B99" w:rsidSect="00345B99">
          <w:headerReference w:type="default" r:id="rId32"/>
          <w:pgSz w:w="12240" w:h="15840"/>
          <w:pgMar w:top="1417" w:right="1701" w:bottom="1417" w:left="1701" w:header="708" w:footer="708" w:gutter="0"/>
          <w:cols w:space="708"/>
          <w:docGrid w:linePitch="360"/>
        </w:sectPr>
      </w:pPr>
    </w:p>
    <w:p w:rsidR="00AA442B" w:rsidRDefault="00BE4D98" w:rsidP="00AA442B">
      <w:pPr>
        <w:keepNext/>
      </w:pPr>
      <w:r>
        <w:rPr>
          <w:noProof/>
          <w:lang w:eastAsia="es-MX"/>
        </w:rPr>
        <w:lastRenderedPageBreak/>
        <w:drawing>
          <wp:inline distT="0" distB="0" distL="0" distR="0" wp14:anchorId="2AE3F162" wp14:editId="05AFF52D">
            <wp:extent cx="6479177" cy="4898572"/>
            <wp:effectExtent l="0" t="0" r="0" b="0"/>
            <wp:docPr id="150" name="Imagen 1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489176" cy="4906132"/>
                    </a:xfrm>
                    <a:prstGeom prst="rect">
                      <a:avLst/>
                    </a:prstGeom>
                  </pic:spPr>
                </pic:pic>
              </a:graphicData>
            </a:graphic>
          </wp:inline>
        </w:drawing>
      </w:r>
    </w:p>
    <w:p w:rsidR="00BE4D98" w:rsidRDefault="00AA442B" w:rsidP="00AA442B">
      <w:pPr>
        <w:pStyle w:val="Epgrafe"/>
        <w:jc w:val="center"/>
      </w:pPr>
      <w:r>
        <w:t xml:space="preserve">Figura </w:t>
      </w:r>
      <w:fldSimple w:instr=" STYLEREF 1 \s ">
        <w:r w:rsidR="00CB6236">
          <w:rPr>
            <w:noProof/>
          </w:rPr>
          <w:t>2</w:t>
        </w:r>
      </w:fldSimple>
      <w:r w:rsidR="000542C8">
        <w:t>.</w:t>
      </w:r>
      <w:fldSimple w:instr=" SEQ Figura \* ARABIC \s 1 ">
        <w:r w:rsidR="00CB6236">
          <w:rPr>
            <w:noProof/>
          </w:rPr>
          <w:t>5</w:t>
        </w:r>
      </w:fldSimple>
      <w:r>
        <w:t xml:space="preserve"> Diagrama de Arquitectura</w:t>
      </w:r>
    </w:p>
    <w:p w:rsidR="00BE4D98" w:rsidRDefault="00BE4D98" w:rsidP="00BE4D98"/>
    <w:p w:rsidR="00BE4D98" w:rsidRPr="00C2181A" w:rsidRDefault="00BE4D98"/>
    <w:p w:rsidR="00ED64A3" w:rsidRPr="00C2181A" w:rsidRDefault="00ED64A3"/>
    <w:p w:rsidR="00ED64A3" w:rsidRPr="00C2181A" w:rsidRDefault="00ED64A3">
      <w:pPr>
        <w:rPr>
          <w:ins w:id="129" w:author="Daniel" w:date="2013-12-10T17:39:00Z"/>
          <w:rPrChange w:id="130" w:author="Unknown">
            <w:rPr>
              <w:ins w:id="131" w:author="Daniel" w:date="2013-12-10T17:39:00Z"/>
              <w:b/>
              <w:bCs/>
              <w:sz w:val="28"/>
              <w:szCs w:val="40"/>
              <w:lang w:eastAsia="es-MX"/>
            </w:rPr>
          </w:rPrChange>
        </w:rPr>
        <w:sectPr w:rsidR="00ED64A3" w:rsidRPr="00C2181A" w:rsidSect="00F31E84">
          <w:type w:val="continuous"/>
          <w:pgSz w:w="12240" w:h="15840"/>
          <w:pgMar w:top="1701" w:right="1418" w:bottom="1701" w:left="1701" w:header="709" w:footer="709" w:gutter="0"/>
          <w:cols w:space="708"/>
          <w:docGrid w:linePitch="360"/>
        </w:sectPr>
      </w:pPr>
    </w:p>
    <w:p w:rsidR="001D3C37" w:rsidRPr="00C2181A" w:rsidRDefault="001D3C37" w:rsidP="00EE3321">
      <w:pPr>
        <w:pStyle w:val="Ttulo1"/>
        <w:numPr>
          <w:ilvl w:val="0"/>
          <w:numId w:val="0"/>
        </w:numPr>
        <w:ind w:left="851"/>
      </w:pPr>
      <w:bookmarkStart w:id="132" w:name="_Toc374567361"/>
      <w:bookmarkStart w:id="133" w:name="_Toc382263410"/>
      <w:r w:rsidRPr="00C2181A">
        <w:lastRenderedPageBreak/>
        <w:t>Referencias</w:t>
      </w:r>
      <w:bookmarkEnd w:id="113"/>
      <w:bookmarkEnd w:id="132"/>
      <w:bookmarkEnd w:id="133"/>
    </w:p>
    <w:p w:rsidR="00CD4A9B" w:rsidRDefault="00A83D04" w:rsidP="00384EEF">
      <w:pPr>
        <w:pStyle w:val="Prrafodelista"/>
        <w:numPr>
          <w:ilvl w:val="0"/>
          <w:numId w:val="12"/>
        </w:numPr>
        <w:ind w:left="426"/>
      </w:pPr>
      <w:r>
        <w:t>Romero Rojano</w:t>
      </w:r>
      <w:r w:rsidR="00A277B6">
        <w:t xml:space="preserve">, Antonio [2003]. </w:t>
      </w:r>
      <w:r w:rsidR="00A277B6" w:rsidRPr="00AA7C76">
        <w:rPr>
          <w:i/>
        </w:rPr>
        <w:t>Sistema de localización y seguimiento de móviles utilizando el Sistema de Posicionamiento Global</w:t>
      </w:r>
      <w:r w:rsidR="00A277B6">
        <w:t>.</w:t>
      </w:r>
      <w:r w:rsidR="00AA7C76">
        <w:t xml:space="preserve"> Tesis de maestría publicada. Escuela Superior de Ingeniería Mecánica y Eléctrica Unidad Zacatenco, Distrito Federal, México.</w:t>
      </w:r>
    </w:p>
    <w:p w:rsidR="00CD4A9B" w:rsidRDefault="00AA7C76" w:rsidP="00384EEF">
      <w:pPr>
        <w:pStyle w:val="Prrafodelista"/>
        <w:numPr>
          <w:ilvl w:val="0"/>
          <w:numId w:val="12"/>
        </w:numPr>
        <w:ind w:left="426"/>
      </w:pPr>
      <w:r>
        <w:t xml:space="preserve">Martínez Osorio, José A. </w:t>
      </w:r>
      <w:r w:rsidRPr="00AA7C76">
        <w:rPr>
          <w:i/>
        </w:rPr>
        <w:t>Sistema de rastreabilidad GPS con interface Web y SMS para dispositivos móviles</w:t>
      </w:r>
      <w:r>
        <w:t>.</w:t>
      </w:r>
      <w:r w:rsidR="005B1E0B">
        <w:t xml:space="preserve"> Tesis licenciatura.</w:t>
      </w:r>
      <w:r>
        <w:t xml:space="preserve"> </w:t>
      </w:r>
      <w:r w:rsidRPr="00C2181A">
        <w:t>Universidad Nacional Autónoma de Méxic</w:t>
      </w:r>
      <w:r>
        <w:t>o,</w:t>
      </w:r>
      <w:r w:rsidRPr="00C2181A">
        <w:t xml:space="preserve"> Facultad de Ingeniería</w:t>
      </w:r>
      <w:r>
        <w:t>, Distrito Federal, México.</w:t>
      </w:r>
    </w:p>
    <w:p w:rsidR="001D3C37" w:rsidRPr="00C2181A" w:rsidRDefault="001D3C37" w:rsidP="00384EEF">
      <w:pPr>
        <w:pStyle w:val="Prrafodelista"/>
        <w:numPr>
          <w:ilvl w:val="0"/>
          <w:numId w:val="12"/>
        </w:numPr>
        <w:ind w:left="426"/>
      </w:pPr>
      <w:r w:rsidRPr="00C2181A">
        <w:t xml:space="preserve">Conceptos básicos de los Sistemas de Información. </w:t>
      </w:r>
    </w:p>
    <w:p w:rsidR="001D3C37" w:rsidRPr="00C2181A" w:rsidRDefault="001D3C37">
      <w:r w:rsidRPr="00C2181A">
        <w:t>Viernes, 23 de julio de 2004 10:00:24 a. m.</w:t>
      </w:r>
    </w:p>
    <w:p w:rsidR="001D3C37" w:rsidRPr="00C2181A" w:rsidRDefault="00905B1A">
      <w:pPr>
        <w:tabs>
          <w:tab w:val="left" w:pos="7028"/>
        </w:tabs>
      </w:pPr>
      <w:hyperlink r:id="rId34" w:history="1">
        <w:r w:rsidR="001D3C37" w:rsidRPr="00C2181A">
          <w:rPr>
            <w:rStyle w:val="Hipervnculo"/>
            <w:rFonts w:ascii="Arial" w:hAnsi="Arial" w:cs="Arial"/>
          </w:rPr>
          <w:t>http://fccea.unicauca.edu.co/old/siconceptosbasicos.htm</w:t>
        </w:r>
      </w:hyperlink>
    </w:p>
    <w:p w:rsidR="001D3C37" w:rsidRPr="00C2181A" w:rsidRDefault="001D3C37" w:rsidP="00384EEF">
      <w:pPr>
        <w:pStyle w:val="Prrafodelista"/>
        <w:numPr>
          <w:ilvl w:val="0"/>
          <w:numId w:val="12"/>
        </w:numPr>
        <w:tabs>
          <w:tab w:val="left" w:pos="0"/>
        </w:tabs>
        <w:ind w:left="426"/>
      </w:pPr>
      <w:r w:rsidRPr="00C2181A">
        <w:t xml:space="preserve">Márquez </w:t>
      </w:r>
      <w:proofErr w:type="spellStart"/>
      <w:r w:rsidRPr="00C2181A">
        <w:t>Avendaño</w:t>
      </w:r>
      <w:proofErr w:type="gramStart"/>
      <w:r w:rsidRPr="00C2181A">
        <w:t>,Bertha</w:t>
      </w:r>
      <w:proofErr w:type="spellEnd"/>
      <w:proofErr w:type="gramEnd"/>
      <w:r w:rsidRPr="00C2181A">
        <w:t xml:space="preserve"> M., </w:t>
      </w:r>
      <w:proofErr w:type="spellStart"/>
      <w:r w:rsidRPr="00C2181A">
        <w:t>Zulaica</w:t>
      </w:r>
      <w:proofErr w:type="spellEnd"/>
      <w:r w:rsidRPr="00C2181A">
        <w:t xml:space="preserve"> </w:t>
      </w:r>
      <w:proofErr w:type="spellStart"/>
      <w:r w:rsidRPr="00C2181A">
        <w:t>Rugarcía</w:t>
      </w:r>
      <w:proofErr w:type="spellEnd"/>
      <w:r w:rsidRPr="00C2181A">
        <w:t>, José M. “Implementación de un reconocedor de voz gratuito a el sistema de ayuda a invidentes Dos-Vox en español”. Univ. De las Américas Puebla. Cholula, Puebla, México, 2004. Consultada. Octubre 2013.</w:t>
      </w:r>
    </w:p>
    <w:p w:rsidR="001D3C37" w:rsidRPr="00C2181A" w:rsidRDefault="00905B1A">
      <w:hyperlink r:id="rId35" w:history="1">
        <w:r w:rsidR="001D3C37" w:rsidRPr="00C2181A">
          <w:rPr>
            <w:rStyle w:val="Hipervnculo"/>
            <w:rFonts w:ascii="Arial" w:hAnsi="Arial" w:cs="Arial"/>
          </w:rPr>
          <w:t>http://catarina.udlap.mx/u_dl_a/tales/documentos/lis/marquez_a_bm/portada.html</w:t>
        </w:r>
      </w:hyperlink>
    </w:p>
    <w:p w:rsidR="001D3C37" w:rsidRPr="00C2181A" w:rsidRDefault="001D3C37" w:rsidP="00384EEF">
      <w:pPr>
        <w:pStyle w:val="Prrafodelista"/>
        <w:numPr>
          <w:ilvl w:val="0"/>
          <w:numId w:val="12"/>
        </w:numPr>
        <w:ind w:left="426"/>
      </w:pPr>
      <w:r w:rsidRPr="00C2181A">
        <w:t xml:space="preserve">Gómez </w:t>
      </w:r>
      <w:proofErr w:type="spellStart"/>
      <w:r w:rsidRPr="00C2181A">
        <w:t>Vieites</w:t>
      </w:r>
      <w:proofErr w:type="gramStart"/>
      <w:r w:rsidRPr="00C2181A">
        <w:t>,Álvaro</w:t>
      </w:r>
      <w:proofErr w:type="spellEnd"/>
      <w:proofErr w:type="gramEnd"/>
      <w:r w:rsidRPr="00C2181A">
        <w:t xml:space="preserve">. Suárez Rey, Carlos. Sistemas de información “Herramientas prácticas para la gestión”. Edit. </w:t>
      </w:r>
      <w:proofErr w:type="spellStart"/>
      <w:r w:rsidRPr="00C2181A">
        <w:t>Alfaomega</w:t>
      </w:r>
      <w:proofErr w:type="spellEnd"/>
      <w:r w:rsidRPr="00C2181A">
        <w:t xml:space="preserve"> 3ª Edición. Junio 2011.</w:t>
      </w:r>
    </w:p>
    <w:p w:rsidR="001D3C37" w:rsidRPr="00C2181A" w:rsidRDefault="001D3C37" w:rsidP="00384EEF">
      <w:pPr>
        <w:pStyle w:val="Prrafodelista"/>
        <w:numPr>
          <w:ilvl w:val="0"/>
          <w:numId w:val="12"/>
        </w:numPr>
        <w:ind w:left="426"/>
      </w:pPr>
      <w:r w:rsidRPr="00C2181A">
        <w:t xml:space="preserve">Tomás </w:t>
      </w:r>
      <w:proofErr w:type="spellStart"/>
      <w:r w:rsidRPr="00C2181A">
        <w:t>Gironés</w:t>
      </w:r>
      <w:proofErr w:type="spellEnd"/>
      <w:r w:rsidRPr="00C2181A">
        <w:t xml:space="preserve">, </w:t>
      </w:r>
      <w:proofErr w:type="spellStart"/>
      <w:r w:rsidRPr="00C2181A">
        <w:t>Jesus</w:t>
      </w:r>
      <w:proofErr w:type="spellEnd"/>
      <w:r w:rsidRPr="00C2181A">
        <w:t xml:space="preserve">. “El gran libro de Android”. Edit. </w:t>
      </w:r>
      <w:proofErr w:type="spellStart"/>
      <w:r w:rsidRPr="00C2181A">
        <w:t>Alfaomega</w:t>
      </w:r>
      <w:proofErr w:type="spellEnd"/>
      <w:r w:rsidRPr="00C2181A">
        <w:t>. 3ª Edición. Septiembre 2013.</w:t>
      </w:r>
    </w:p>
    <w:p w:rsidR="001D3C37" w:rsidRPr="00C2181A" w:rsidRDefault="001D3C37" w:rsidP="00384EEF">
      <w:pPr>
        <w:pStyle w:val="Prrafodelista"/>
        <w:numPr>
          <w:ilvl w:val="0"/>
          <w:numId w:val="12"/>
        </w:numPr>
        <w:ind w:left="426"/>
      </w:pPr>
      <w:proofErr w:type="spellStart"/>
      <w:r w:rsidRPr="00C2181A">
        <w:rPr>
          <w:lang w:val="en-US"/>
        </w:rPr>
        <w:t>Berson</w:t>
      </w:r>
      <w:proofErr w:type="spellEnd"/>
      <w:r w:rsidRPr="00C2181A">
        <w:rPr>
          <w:lang w:val="en-US"/>
        </w:rPr>
        <w:t xml:space="preserve">, Alex. “Client/Server Architecture”. Edit. McGraw-Hill. </w:t>
      </w:r>
      <w:r w:rsidRPr="00C2181A">
        <w:t>1992</w:t>
      </w:r>
    </w:p>
    <w:p w:rsidR="001D3C37" w:rsidRPr="00C2181A" w:rsidRDefault="001D3C37" w:rsidP="00384EEF">
      <w:pPr>
        <w:pStyle w:val="Prrafodelista"/>
        <w:numPr>
          <w:ilvl w:val="0"/>
          <w:numId w:val="12"/>
        </w:numPr>
        <w:ind w:left="426"/>
      </w:pPr>
      <w:r w:rsidRPr="00C2181A">
        <w:t>Tipos de servidores.</w:t>
      </w:r>
    </w:p>
    <w:p w:rsidR="001D3C37" w:rsidRPr="00C2181A" w:rsidRDefault="001D3C37">
      <w:r w:rsidRPr="00C2181A">
        <w:t>2013. Consultado octubre 2013</w:t>
      </w:r>
    </w:p>
    <w:p w:rsidR="001D3C37" w:rsidRPr="00C2181A" w:rsidRDefault="001D3C37">
      <w:pPr>
        <w:rPr>
          <w:rStyle w:val="Hipervnculo"/>
          <w:rFonts w:ascii="Arial" w:hAnsi="Arial" w:cs="Arial"/>
        </w:rPr>
      </w:pPr>
      <w:r w:rsidRPr="00C2181A">
        <w:t xml:space="preserve">. </w:t>
      </w:r>
      <w:hyperlink r:id="rId36" w:history="1">
        <w:r w:rsidRPr="00C2181A">
          <w:rPr>
            <w:rStyle w:val="Hipervnculo"/>
            <w:rFonts w:ascii="Arial" w:hAnsi="Arial" w:cs="Arial"/>
          </w:rPr>
          <w:t>http://www.tiposde.org/informatica/131-tipos-de-servidores/</w:t>
        </w:r>
      </w:hyperlink>
    </w:p>
    <w:p w:rsidR="001D3C37" w:rsidRPr="00C2181A" w:rsidRDefault="001D3C37" w:rsidP="00384EEF">
      <w:pPr>
        <w:pStyle w:val="Prrafodelista"/>
        <w:numPr>
          <w:ilvl w:val="0"/>
          <w:numId w:val="12"/>
        </w:numPr>
        <w:ind w:left="426"/>
      </w:pPr>
      <w:r w:rsidRPr="00C2181A">
        <w:rPr>
          <w:lang w:val="en-US"/>
        </w:rPr>
        <w:lastRenderedPageBreak/>
        <w:t xml:space="preserve">Kaplan, E. Understanding GPS: Principles and Applications, Edit. Norwood. MA: </w:t>
      </w:r>
      <w:proofErr w:type="spellStart"/>
      <w:r w:rsidRPr="00C2181A">
        <w:rPr>
          <w:lang w:val="en-US"/>
        </w:rPr>
        <w:t>Artech</w:t>
      </w:r>
      <w:proofErr w:type="spellEnd"/>
      <w:r w:rsidRPr="00C2181A">
        <w:rPr>
          <w:lang w:val="en-US"/>
        </w:rPr>
        <w:t xml:space="preserve"> House. </w:t>
      </w:r>
      <w:r w:rsidRPr="00C2181A">
        <w:t>1990</w:t>
      </w:r>
    </w:p>
    <w:p w:rsidR="001D3C37" w:rsidRPr="00C2181A" w:rsidRDefault="001D3C37" w:rsidP="00384EEF">
      <w:pPr>
        <w:pStyle w:val="Prrafodelista"/>
        <w:numPr>
          <w:ilvl w:val="0"/>
          <w:numId w:val="12"/>
        </w:numPr>
        <w:ind w:left="426"/>
      </w:pPr>
      <w:r w:rsidRPr="00C2181A">
        <w:t xml:space="preserve">Project 2 GPS </w:t>
      </w:r>
    </w:p>
    <w:p w:rsidR="001D3C37" w:rsidRPr="00C2181A" w:rsidRDefault="001D3C37">
      <w:r w:rsidRPr="00C2181A">
        <w:t xml:space="preserve">Consultado octubre 2013. </w:t>
      </w:r>
    </w:p>
    <w:p w:rsidR="001D3C37" w:rsidRPr="00C2181A" w:rsidRDefault="00905B1A">
      <w:hyperlink r:id="rId37" w:history="1">
        <w:r w:rsidR="001D3C37" w:rsidRPr="00C2181A">
          <w:rPr>
            <w:rStyle w:val="Hipervnculo"/>
            <w:rFonts w:ascii="Arial" w:hAnsi="Arial" w:cs="Arial"/>
          </w:rPr>
          <w:t>http://mason.gmu.edu/~hsyed1/math447/p2/index.html</w:t>
        </w:r>
      </w:hyperlink>
    </w:p>
    <w:p w:rsidR="001D3C37" w:rsidRPr="00C2181A" w:rsidRDefault="001D3C37" w:rsidP="00384EEF">
      <w:pPr>
        <w:pStyle w:val="Prrafodelista"/>
        <w:numPr>
          <w:ilvl w:val="0"/>
          <w:numId w:val="12"/>
        </w:numPr>
        <w:ind w:left="426"/>
      </w:pPr>
      <w:r w:rsidRPr="00C2181A">
        <w:rPr>
          <w:color w:val="000000"/>
        </w:rPr>
        <w:t xml:space="preserve">A. </w:t>
      </w:r>
      <w:proofErr w:type="spellStart"/>
      <w:r w:rsidRPr="00C2181A">
        <w:rPr>
          <w:color w:val="000000"/>
        </w:rPr>
        <w:t>Ribagorda</w:t>
      </w:r>
      <w:proofErr w:type="spellEnd"/>
      <w:r w:rsidRPr="00C2181A">
        <w:rPr>
          <w:color w:val="000000"/>
        </w:rPr>
        <w:t>, Glosario de Términos de Seguridad de las T.I., Ediciones CODA, 1997.</w:t>
      </w:r>
    </w:p>
    <w:p w:rsidR="001D3C37" w:rsidRPr="00C2181A" w:rsidRDefault="001D3C37" w:rsidP="00384EEF">
      <w:pPr>
        <w:pStyle w:val="Prrafodelista"/>
        <w:numPr>
          <w:ilvl w:val="0"/>
          <w:numId w:val="12"/>
        </w:numPr>
        <w:ind w:left="426"/>
      </w:pPr>
      <w:r w:rsidRPr="00C2181A">
        <w:rPr>
          <w:color w:val="000000"/>
        </w:rPr>
        <w:t xml:space="preserve">Ceballos, </w:t>
      </w:r>
      <w:proofErr w:type="spellStart"/>
      <w:r w:rsidRPr="00C2181A">
        <w:rPr>
          <w:color w:val="000000"/>
        </w:rPr>
        <w:t>Fco</w:t>
      </w:r>
      <w:proofErr w:type="spellEnd"/>
      <w:r w:rsidRPr="00C2181A">
        <w:rPr>
          <w:color w:val="000000"/>
        </w:rPr>
        <w:t xml:space="preserve">. Javier. Java 2 “Curso de programación”. 4ª Edición. Edit. </w:t>
      </w:r>
      <w:proofErr w:type="spellStart"/>
      <w:r w:rsidRPr="00C2181A">
        <w:rPr>
          <w:color w:val="000000"/>
        </w:rPr>
        <w:t>Alfaomega</w:t>
      </w:r>
      <w:proofErr w:type="spellEnd"/>
      <w:r w:rsidRPr="00C2181A">
        <w:rPr>
          <w:color w:val="000000"/>
        </w:rPr>
        <w:t xml:space="preserve"> - Ra-Ma. Febrero 2011.</w:t>
      </w:r>
    </w:p>
    <w:p w:rsidR="004804E6" w:rsidRPr="00C2181A" w:rsidRDefault="004823F5" w:rsidP="00384EEF">
      <w:pPr>
        <w:pStyle w:val="Prrafodelista"/>
        <w:numPr>
          <w:ilvl w:val="0"/>
          <w:numId w:val="12"/>
        </w:numPr>
        <w:ind w:left="426"/>
      </w:pPr>
      <w:r w:rsidRPr="00C2181A">
        <w:rPr>
          <w:color w:val="000000"/>
        </w:rPr>
        <w:t xml:space="preserve">Tomas </w:t>
      </w:r>
      <w:r w:rsidR="004804E6" w:rsidRPr="00C2181A">
        <w:rPr>
          <w:color w:val="000000"/>
        </w:rPr>
        <w:t>Girones,</w:t>
      </w:r>
      <w:r w:rsidR="00586694" w:rsidRPr="00C2181A">
        <w:rPr>
          <w:color w:val="000000"/>
        </w:rPr>
        <w:t xml:space="preserve"> Jesús</w:t>
      </w:r>
      <w:r w:rsidR="004804E6" w:rsidRPr="00C2181A">
        <w:rPr>
          <w:color w:val="000000"/>
        </w:rPr>
        <w:t>. “El Gran Libro de Android”. 4ª Edici</w:t>
      </w:r>
      <w:r w:rsidR="008750DC" w:rsidRPr="00C2181A">
        <w:rPr>
          <w:color w:val="000000"/>
        </w:rPr>
        <w:t xml:space="preserve">ón. Edit. </w:t>
      </w:r>
      <w:proofErr w:type="spellStart"/>
      <w:r w:rsidR="008750DC" w:rsidRPr="00C2181A">
        <w:rPr>
          <w:color w:val="000000"/>
        </w:rPr>
        <w:t>Marcombo</w:t>
      </w:r>
      <w:proofErr w:type="spellEnd"/>
      <w:r w:rsidR="004804E6" w:rsidRPr="00C2181A">
        <w:rPr>
          <w:color w:val="000000"/>
        </w:rPr>
        <w:t xml:space="preserve"> </w:t>
      </w:r>
      <w:r w:rsidR="00586694" w:rsidRPr="00C2181A">
        <w:rPr>
          <w:color w:val="000000"/>
        </w:rPr>
        <w:t>Enero 2013.</w:t>
      </w:r>
    </w:p>
    <w:p w:rsidR="001B025F" w:rsidRPr="00C2181A" w:rsidRDefault="001B025F" w:rsidP="00384EEF">
      <w:pPr>
        <w:pStyle w:val="Prrafodelista"/>
        <w:numPr>
          <w:ilvl w:val="0"/>
          <w:numId w:val="12"/>
        </w:numPr>
        <w:ind w:left="426"/>
      </w:pPr>
      <w:r w:rsidRPr="00C2181A">
        <w:rPr>
          <w:color w:val="000000"/>
        </w:rPr>
        <w:t>Los Estándares internacionales y su importancia para la industria del software.</w:t>
      </w:r>
    </w:p>
    <w:p w:rsidR="001B025F" w:rsidRPr="00C2181A" w:rsidRDefault="001B025F" w:rsidP="001B025F">
      <w:pPr>
        <w:pStyle w:val="Prrafodelista"/>
        <w:rPr>
          <w:color w:val="000000"/>
        </w:rPr>
      </w:pPr>
      <w:r w:rsidRPr="00C2181A">
        <w:rPr>
          <w:color w:val="000000"/>
        </w:rPr>
        <w:t>Consultado diciembre 2013.</w:t>
      </w:r>
    </w:p>
    <w:p w:rsidR="001B025F" w:rsidRPr="00C2181A" w:rsidRDefault="00905B1A" w:rsidP="00177F4E">
      <w:pPr>
        <w:pStyle w:val="Prrafodelista"/>
      </w:pPr>
      <w:hyperlink r:id="rId38" w:history="1">
        <w:r w:rsidR="001B025F" w:rsidRPr="00C2181A">
          <w:rPr>
            <w:rStyle w:val="Hipervnculo"/>
            <w:rFonts w:ascii="Arial" w:hAnsi="Arial" w:cs="Arial"/>
          </w:rPr>
          <w:t>http://www.cyta.com.ar/ta1202/v12n2a3.htm</w:t>
        </w:r>
      </w:hyperlink>
    </w:p>
    <w:p w:rsidR="007F5ACA" w:rsidRPr="00902286" w:rsidRDefault="00983D93" w:rsidP="00384EEF">
      <w:pPr>
        <w:pStyle w:val="Prrafodelista"/>
        <w:numPr>
          <w:ilvl w:val="0"/>
          <w:numId w:val="12"/>
        </w:numPr>
        <w:ind w:left="426"/>
        <w:rPr>
          <w:color w:val="000000"/>
        </w:rPr>
      </w:pPr>
      <w:r w:rsidRPr="00983D93">
        <w:rPr>
          <w:color w:val="000000"/>
        </w:rPr>
        <w:t>Red de Transporte de Pasajeros del Distrito Federal.-RTP</w:t>
      </w:r>
      <w:r>
        <w:rPr>
          <w:color w:val="000000"/>
        </w:rPr>
        <w:t xml:space="preserve">. (Última modificación: </w:t>
      </w:r>
      <w:r w:rsidRPr="00983D93">
        <w:rPr>
          <w:color w:val="000000"/>
        </w:rPr>
        <w:t>viernes, 8 de febrero de 2013 12:46:24 p. m.</w:t>
      </w:r>
      <w:r>
        <w:rPr>
          <w:color w:val="000000"/>
        </w:rPr>
        <w:t>)</w:t>
      </w:r>
      <w:r w:rsidR="00902286">
        <w:rPr>
          <w:color w:val="000000"/>
        </w:rPr>
        <w:t xml:space="preserve"> </w:t>
      </w:r>
      <w:r w:rsidRPr="00902286">
        <w:rPr>
          <w:color w:val="000000"/>
        </w:rPr>
        <w:t>Consultado febrero 2014</w:t>
      </w:r>
      <w:r w:rsidR="007F5ACA" w:rsidRPr="00902286">
        <w:rPr>
          <w:color w:val="000000"/>
        </w:rPr>
        <w:t>.</w:t>
      </w:r>
    </w:p>
    <w:p w:rsidR="007F5ACA" w:rsidRDefault="00905B1A" w:rsidP="007F5ACA">
      <w:pPr>
        <w:pStyle w:val="Prrafodelista"/>
        <w:rPr>
          <w:color w:val="000000"/>
        </w:rPr>
      </w:pPr>
      <w:hyperlink r:id="rId39" w:history="1">
        <w:r w:rsidR="007F5ACA" w:rsidRPr="001A1B05">
          <w:rPr>
            <w:rStyle w:val="Hipervnculo"/>
            <w:rFonts w:ascii="Arial" w:hAnsi="Arial" w:cs="Arial"/>
          </w:rPr>
          <w:t>http://www.rtp.gob.mx/red_rutas.html</w:t>
        </w:r>
      </w:hyperlink>
    </w:p>
    <w:p w:rsidR="00691B42" w:rsidRDefault="007F5ACA" w:rsidP="00384EEF">
      <w:pPr>
        <w:pStyle w:val="Prrafodelista"/>
        <w:numPr>
          <w:ilvl w:val="0"/>
          <w:numId w:val="12"/>
        </w:numPr>
        <w:ind w:left="426"/>
        <w:rPr>
          <w:color w:val="000000"/>
        </w:rPr>
      </w:pPr>
      <w:r>
        <w:rPr>
          <w:color w:val="000000"/>
        </w:rPr>
        <w:t>Combinación lineal. Departamento de Matemáticas, CCIR/ITESM. 10 de enero de 2011.</w:t>
      </w:r>
      <w:r w:rsidR="00691B42">
        <w:rPr>
          <w:color w:val="000000"/>
        </w:rPr>
        <w:t xml:space="preserve"> Consulta diciembre 2013. </w:t>
      </w:r>
    </w:p>
    <w:p w:rsidR="00691B42" w:rsidRPr="00691B42" w:rsidRDefault="00905B1A" w:rsidP="00691B42">
      <w:pPr>
        <w:ind w:left="66"/>
        <w:rPr>
          <w:color w:val="000000"/>
        </w:rPr>
      </w:pPr>
      <w:hyperlink r:id="rId40" w:history="1">
        <w:r w:rsidR="00691B42" w:rsidRPr="00691B42">
          <w:rPr>
            <w:rStyle w:val="Hipervnculo"/>
            <w:rFonts w:ascii="Arial" w:hAnsi="Arial" w:cs="Arial"/>
          </w:rPr>
          <w:t>http://cb.mty.itesm.mx/ma1010/materiales/ma1010-05.pdf</w:t>
        </w:r>
      </w:hyperlink>
    </w:p>
    <w:p w:rsidR="00DA4742" w:rsidRDefault="00DA4742" w:rsidP="00DA4742">
      <w:pPr>
        <w:pStyle w:val="Prrafodelista"/>
        <w:numPr>
          <w:ilvl w:val="0"/>
          <w:numId w:val="12"/>
        </w:numPr>
        <w:ind w:left="426"/>
        <w:rPr>
          <w:lang w:val="en-US"/>
        </w:rPr>
      </w:pPr>
      <w:proofErr w:type="spellStart"/>
      <w:r w:rsidRPr="00316DEE">
        <w:t>Logistec</w:t>
      </w:r>
      <w:proofErr w:type="spellEnd"/>
      <w:r w:rsidRPr="00316DEE">
        <w:t xml:space="preserve"> - MIDDLEWARE RFID: LA IMPORTANCIA DE FACILITAR PROCESOS. </w:t>
      </w:r>
      <w:r w:rsidRPr="00DA4742">
        <w:rPr>
          <w:lang w:val="en-US"/>
        </w:rPr>
        <w:t>(</w:t>
      </w:r>
      <w:proofErr w:type="spellStart"/>
      <w:r w:rsidRPr="00DA4742">
        <w:rPr>
          <w:lang w:val="en-US"/>
        </w:rPr>
        <w:t>n.d.</w:t>
      </w:r>
      <w:proofErr w:type="spellEnd"/>
      <w:r w:rsidRPr="00DA4742">
        <w:rPr>
          <w:lang w:val="en-US"/>
        </w:rPr>
        <w:t xml:space="preserve">). </w:t>
      </w:r>
      <w:proofErr w:type="spellStart"/>
      <w:r w:rsidRPr="00DA4742">
        <w:rPr>
          <w:lang w:val="en-US"/>
        </w:rPr>
        <w:t>Logistec</w:t>
      </w:r>
      <w:proofErr w:type="spellEnd"/>
      <w:r>
        <w:rPr>
          <w:lang w:val="en-US"/>
        </w:rPr>
        <w:t>. Retrieved March 6, 2014, from</w:t>
      </w:r>
    </w:p>
    <w:p w:rsidR="00DA4742" w:rsidRPr="00DA4742" w:rsidRDefault="00905B1A" w:rsidP="00DA4742">
      <w:pPr>
        <w:ind w:left="66"/>
        <w:rPr>
          <w:lang w:val="en-US"/>
        </w:rPr>
      </w:pPr>
      <w:hyperlink r:id="rId41" w:history="1">
        <w:r w:rsidR="00DA4742" w:rsidRPr="00DA4742">
          <w:rPr>
            <w:rStyle w:val="Hipervnculo"/>
            <w:rFonts w:ascii="Arial" w:hAnsi="Arial" w:cs="Arial"/>
            <w:lang w:val="en-US"/>
          </w:rPr>
          <w:t>http://revistalogistec.com/index.php/equipamiento-y-tecnologia/383-packaging-y-picking/950-middleware-rfid-la-importancia-de-facilitar-procesos</w:t>
        </w:r>
      </w:hyperlink>
    </w:p>
    <w:p w:rsidR="00983D93" w:rsidRDefault="00540027" w:rsidP="00540027">
      <w:pPr>
        <w:pStyle w:val="Prrafodelista"/>
        <w:numPr>
          <w:ilvl w:val="0"/>
          <w:numId w:val="12"/>
        </w:numPr>
        <w:ind w:left="426"/>
      </w:pPr>
      <w:r w:rsidRPr="00540027">
        <w:lastRenderedPageBreak/>
        <w:t>Lafuente, Alberto</w:t>
      </w:r>
      <w:r>
        <w:t>, Larrea, Mikel</w:t>
      </w:r>
      <w:r w:rsidRPr="00540027">
        <w:t xml:space="preserve">. Sistemas Distribuidos. </w:t>
      </w:r>
      <w:r>
        <w:t xml:space="preserve">Introducción. </w:t>
      </w:r>
      <w:r w:rsidRPr="00540027">
        <w:t>Dpto. ATC, UPV/EHU</w:t>
      </w:r>
      <w:r>
        <w:t xml:space="preserve">. Consultado 8 Marzo, 2014. </w:t>
      </w:r>
      <w:hyperlink r:id="rId42" w:history="1">
        <w:r w:rsidRPr="00494D45">
          <w:rPr>
            <w:rStyle w:val="Hipervnculo"/>
            <w:rFonts w:ascii="Arial" w:hAnsi="Arial" w:cs="Arial"/>
          </w:rPr>
          <w:t>http://www.sc.ehu.es/acwlaalm/sdi/introduccion-slides.pdf</w:t>
        </w:r>
      </w:hyperlink>
    </w:p>
    <w:p w:rsidR="00540027" w:rsidRPr="00BE4D98" w:rsidRDefault="00031098" w:rsidP="00031098">
      <w:pPr>
        <w:pStyle w:val="Prrafodelista"/>
        <w:numPr>
          <w:ilvl w:val="0"/>
          <w:numId w:val="12"/>
        </w:numPr>
        <w:ind w:left="426"/>
        <w:rPr>
          <w:rStyle w:val="Hipervnculo"/>
          <w:rFonts w:ascii="Arial" w:hAnsi="Arial" w:cs="Arial"/>
          <w:color w:val="auto"/>
          <w:u w:val="none"/>
        </w:rPr>
      </w:pPr>
      <w:proofErr w:type="spellStart"/>
      <w:r>
        <w:t>Villaroel</w:t>
      </w:r>
      <w:proofErr w:type="spellEnd"/>
      <w:r>
        <w:t xml:space="preserve"> Salcedo, José Luis. Sistema en tiempo Real. Centro politécnico Superior.</w:t>
      </w:r>
      <w:r w:rsidR="00BE4D98">
        <w:t xml:space="preserve"> Consultado 8 de marzo</w:t>
      </w:r>
      <w:proofErr w:type="gramStart"/>
      <w:r w:rsidR="00BE4D98">
        <w:t>,2014</w:t>
      </w:r>
      <w:proofErr w:type="gramEnd"/>
      <w:r w:rsidR="00BE4D98">
        <w:t>.</w:t>
      </w:r>
      <w:r>
        <w:t xml:space="preserve"> </w:t>
      </w:r>
      <w:hyperlink r:id="rId43" w:history="1">
        <w:r w:rsidRPr="00494D45">
          <w:rPr>
            <w:rStyle w:val="Hipervnculo"/>
            <w:rFonts w:ascii="Arial" w:hAnsi="Arial" w:cs="Arial"/>
          </w:rPr>
          <w:t>http://webdiis.unizar.es/~joseluis/STR.pdf</w:t>
        </w:r>
      </w:hyperlink>
    </w:p>
    <w:p w:rsidR="00BE4D98" w:rsidRPr="00DF6A1F" w:rsidRDefault="00BE4D98" w:rsidP="00BE4D98">
      <w:pPr>
        <w:pStyle w:val="Prrafodelista"/>
        <w:numPr>
          <w:ilvl w:val="0"/>
          <w:numId w:val="12"/>
        </w:numPr>
        <w:ind w:left="426"/>
        <w:rPr>
          <w:rStyle w:val="EnlacedeInternet"/>
          <w:color w:val="auto"/>
          <w:u w:val="none"/>
        </w:rPr>
      </w:pPr>
      <w:r w:rsidRPr="00BE4D98">
        <w:rPr>
          <w:lang w:val="en-US"/>
        </w:rPr>
        <w:t>18 Configuring for Multiple Tenants. (</w:t>
      </w:r>
      <w:proofErr w:type="spellStart"/>
      <w:r w:rsidRPr="00BE4D98">
        <w:rPr>
          <w:lang w:val="en-US"/>
        </w:rPr>
        <w:t>n.d.</w:t>
      </w:r>
      <w:proofErr w:type="spellEnd"/>
      <w:r w:rsidRPr="00BE4D98">
        <w:rPr>
          <w:lang w:val="en-US"/>
        </w:rPr>
        <w:t>). Configuring</w:t>
      </w:r>
      <w:r>
        <w:rPr>
          <w:lang w:val="en-US"/>
        </w:rPr>
        <w:t xml:space="preserve"> for Multiple Tenants. </w:t>
      </w:r>
      <w:r w:rsidRPr="00BE4D98">
        <w:t>Modificado 6 Marzo</w:t>
      </w:r>
      <w:r w:rsidR="00861A61">
        <w:t>, 2014.</w:t>
      </w:r>
      <w:r w:rsidRPr="00BE4D98">
        <w:t xml:space="preserve"> </w:t>
      </w:r>
      <w:hyperlink r:id="rId44">
        <w:r w:rsidR="00FC4882" w:rsidRPr="00A73C59">
          <w:rPr>
            <w:rStyle w:val="EnlacedeInternet"/>
            <w:color w:val="1155CC"/>
          </w:rPr>
          <w:t>http://www.oracle.com/technetwork/java/codeconv-138413.html</w:t>
        </w:r>
      </w:hyperlink>
    </w:p>
    <w:p w:rsidR="00DF6A1F" w:rsidRDefault="00DF6A1F" w:rsidP="00DF6A1F">
      <w:pPr>
        <w:pStyle w:val="Prrafodelista"/>
        <w:numPr>
          <w:ilvl w:val="0"/>
          <w:numId w:val="12"/>
        </w:numPr>
        <w:ind w:left="426"/>
      </w:pPr>
      <w:proofErr w:type="spellStart"/>
      <w:r w:rsidRPr="009D6661">
        <w:t>Usage</w:t>
      </w:r>
      <w:proofErr w:type="spellEnd"/>
      <w:r w:rsidRPr="009D6661">
        <w:t>. (</w:t>
      </w:r>
      <w:proofErr w:type="spellStart"/>
      <w:r w:rsidRPr="009D6661">
        <w:t>n.d</w:t>
      </w:r>
      <w:proofErr w:type="spellEnd"/>
      <w:r w:rsidRPr="009D6661">
        <w:t xml:space="preserve">.). </w:t>
      </w:r>
      <w:proofErr w:type="spellStart"/>
      <w:r w:rsidRPr="009D6661">
        <w:t>ActionBarSherlock</w:t>
      </w:r>
      <w:proofErr w:type="spellEnd"/>
      <w:r w:rsidRPr="009D6661">
        <w:t xml:space="preserve">. </w:t>
      </w:r>
      <w:r w:rsidRPr="00DF6A1F">
        <w:t>Modificado 10</w:t>
      </w:r>
      <w:r>
        <w:t xml:space="preserve"> Marzo, 2014. Consultado 10 de Febrero, 2014. </w:t>
      </w:r>
      <w:hyperlink r:id="rId45" w:history="1">
        <w:r w:rsidRPr="0021433C">
          <w:rPr>
            <w:rStyle w:val="Hipervnculo"/>
            <w:rFonts w:ascii="Arial" w:hAnsi="Arial" w:cs="Arial"/>
          </w:rPr>
          <w:t>http://actionbarsherlock.com/index.html</w:t>
        </w:r>
      </w:hyperlink>
    </w:p>
    <w:p w:rsidR="0045146F" w:rsidRPr="00540027" w:rsidRDefault="00DF6A1F" w:rsidP="008A5217">
      <w:pPr>
        <w:pStyle w:val="Prrafodelista"/>
        <w:numPr>
          <w:ilvl w:val="0"/>
          <w:numId w:val="12"/>
        </w:numPr>
        <w:ind w:left="426"/>
      </w:pPr>
      <w:r w:rsidRPr="00DF6A1F">
        <w:rPr>
          <w:lang w:val="en-US"/>
        </w:rPr>
        <w:t xml:space="preserve">Google Cloud Messaging for Android. </w:t>
      </w:r>
      <w:r w:rsidRPr="00DF6A1F">
        <w:t>(</w:t>
      </w:r>
      <w:proofErr w:type="spellStart"/>
      <w:r w:rsidRPr="00DF6A1F">
        <w:t>n.d</w:t>
      </w:r>
      <w:proofErr w:type="spellEnd"/>
      <w:r w:rsidRPr="00DF6A1F">
        <w:t xml:space="preserve">.). Android </w:t>
      </w:r>
      <w:proofErr w:type="spellStart"/>
      <w:r w:rsidRPr="00DF6A1F">
        <w:t>Developers</w:t>
      </w:r>
      <w:proofErr w:type="spellEnd"/>
      <w:r w:rsidRPr="00DF6A1F">
        <w:t>. Modificado 10 de marzo, 2014.</w:t>
      </w:r>
      <w:r>
        <w:t xml:space="preserve"> Consultado 21 de noviembre, 2013</w:t>
      </w:r>
      <w:r w:rsidRPr="00DF6A1F">
        <w:t xml:space="preserve"> </w:t>
      </w:r>
      <w:hyperlink r:id="rId46" w:history="1">
        <w:r w:rsidR="0045146F" w:rsidRPr="00586341">
          <w:rPr>
            <w:rStyle w:val="Hipervnculo"/>
            <w:rFonts w:ascii="Arial" w:hAnsi="Arial" w:cs="Arial"/>
          </w:rPr>
          <w:t>http://developer.android.com/google/gcm/</w:t>
        </w:r>
      </w:hyperlink>
    </w:p>
    <w:p w:rsidR="001D3C37" w:rsidRPr="00C2181A" w:rsidRDefault="001D3C37" w:rsidP="004F16A0">
      <w:pPr>
        <w:pStyle w:val="Ttulo1"/>
        <w:numPr>
          <w:ilvl w:val="0"/>
          <w:numId w:val="0"/>
        </w:numPr>
        <w:ind w:left="851"/>
      </w:pPr>
      <w:r w:rsidRPr="00540027">
        <w:br w:type="page"/>
      </w:r>
      <w:bookmarkStart w:id="134" w:name="_Toc371087609"/>
      <w:bookmarkStart w:id="135" w:name="_Toc374567362"/>
      <w:bookmarkStart w:id="136" w:name="_Toc382263411"/>
      <w:r w:rsidRPr="00C2181A">
        <w:lastRenderedPageBreak/>
        <w:t>Glosario</w:t>
      </w:r>
      <w:bookmarkEnd w:id="134"/>
      <w:bookmarkEnd w:id="135"/>
      <w:bookmarkEnd w:id="136"/>
    </w:p>
    <w:p w:rsidR="001D3C37" w:rsidRPr="00C2181A" w:rsidRDefault="001D3C37">
      <w:r w:rsidRPr="00C2181A">
        <w:rPr>
          <w:b/>
          <w:bCs/>
        </w:rPr>
        <w:t>Descentralizado:</w:t>
      </w:r>
      <w:r w:rsidRPr="00C2181A">
        <w:t xml:space="preserve"> Que carecen de dependencia de una unidad central.</w:t>
      </w:r>
    </w:p>
    <w:p w:rsidR="001D3C37" w:rsidRPr="00C2181A" w:rsidRDefault="001D3C37">
      <w:r w:rsidRPr="00C2181A">
        <w:rPr>
          <w:b/>
          <w:bCs/>
        </w:rPr>
        <w:t>Hipertexto:</w:t>
      </w:r>
      <w:r w:rsidRPr="00C2181A">
        <w:t xml:space="preserve"> Cualquier texto que contenga enlaces con otros documentos o </w:t>
      </w:r>
      <w:r w:rsidR="000D2DE7" w:rsidRPr="00C2181A">
        <w:t>ficheros</w:t>
      </w:r>
      <w:r w:rsidRPr="00C2181A">
        <w:t>.</w:t>
      </w:r>
    </w:p>
    <w:p w:rsidR="001D3C37" w:rsidRPr="00C2181A" w:rsidRDefault="001D3C37">
      <w:r w:rsidRPr="00C2181A">
        <w:rPr>
          <w:b/>
          <w:bCs/>
        </w:rPr>
        <w:t>Modem:</w:t>
      </w:r>
      <w:r w:rsidRPr="00C2181A">
        <w:t xml:space="preserve"> es un acrónimo formado por dos términos: modulación y demodulación. Se trata de un aparato utilizado para convertir las señales digitales en analógicas y viceversa, de modo tal que éstas puedan ser transmitidas de forma inteligible.</w:t>
      </w:r>
    </w:p>
    <w:p w:rsidR="001D3C37" w:rsidRPr="00C2181A" w:rsidRDefault="001D3C37">
      <w:r w:rsidRPr="00C2181A">
        <w:t xml:space="preserve">En las computadoras o dispositivos </w:t>
      </w:r>
      <w:proofErr w:type="spellStart"/>
      <w:r w:rsidRPr="00C2181A">
        <w:t>moviles</w:t>
      </w:r>
      <w:proofErr w:type="spellEnd"/>
      <w:r w:rsidRPr="00C2181A">
        <w:t xml:space="preserve"> es un periférico de entrada/salida que puede ser tanto interno como externo. Permitiendo conectar una línea telefónica al equipo y acceder a distintas redes, como Internet.</w:t>
      </w:r>
    </w:p>
    <w:p w:rsidR="001D3C37" w:rsidRPr="00C2181A" w:rsidRDefault="001D3C37">
      <w:r w:rsidRPr="00C2181A">
        <w:rPr>
          <w:b/>
          <w:bCs/>
        </w:rPr>
        <w:t>Concurrente:</w:t>
      </w:r>
      <w:r w:rsidRPr="00C2181A">
        <w:t xml:space="preserve"> propiedad de los sistemas que permiten que múltiples procesos sean ejecutados al mismo tiempo, y que potencialmente puedan interactuar entre sí.</w:t>
      </w:r>
    </w:p>
    <w:p w:rsidR="001D3C37" w:rsidRPr="00C2181A" w:rsidRDefault="001D3C37">
      <w:r w:rsidRPr="00C2181A">
        <w:rPr>
          <w:b/>
          <w:bCs/>
        </w:rPr>
        <w:t>Granularidad:</w:t>
      </w:r>
      <w:r w:rsidRPr="00C2181A">
        <w:t xml:space="preserve"> Describe el nivel de detalle de la base de datos en un </w:t>
      </w:r>
      <w:proofErr w:type="spellStart"/>
      <w:r w:rsidRPr="00C2181A">
        <w:t>DataWarehouse</w:t>
      </w:r>
      <w:proofErr w:type="spellEnd"/>
      <w:r w:rsidRPr="00C2181A">
        <w:t xml:space="preserve"> (almacén de datos).</w:t>
      </w:r>
    </w:p>
    <w:p w:rsidR="001D3C37" w:rsidRPr="00C2181A" w:rsidRDefault="001D3C37">
      <w:r w:rsidRPr="00C2181A">
        <w:rPr>
          <w:b/>
          <w:bCs/>
        </w:rPr>
        <w:t>Host</w:t>
      </w:r>
      <w:r w:rsidRPr="00C2181A">
        <w:t>: es un ordenador que funciona como el punto de inicio y final de las transferencias de datos. Más comúnmente descrito como el lugar donde reside un sitio web. Un host de Internet tiene una dirección de Internet única (dirección IP) y un nombre de dominio único o nombre de host.</w:t>
      </w:r>
    </w:p>
    <w:p w:rsidR="001D3C37" w:rsidRPr="00C2181A" w:rsidRDefault="001D3C37">
      <w:r w:rsidRPr="00C2181A">
        <w:rPr>
          <w:b/>
          <w:bCs/>
        </w:rPr>
        <w:t>Dual:</w:t>
      </w:r>
      <w:r w:rsidRPr="00C2181A">
        <w:t xml:space="preserve"> Hace referencia a que un elemento se aplica para dos casos.</w:t>
      </w:r>
    </w:p>
    <w:p w:rsidR="001D3C37" w:rsidRPr="00C2181A" w:rsidRDefault="001D3C37">
      <w:r w:rsidRPr="00C2181A">
        <w:rPr>
          <w:b/>
          <w:bCs/>
        </w:rPr>
        <w:t>Excentricidad:</w:t>
      </w:r>
      <w:r w:rsidRPr="00C2181A">
        <w:t xml:space="preserve"> Distancia que media entre el centro de la elipse y uno de sus focos.</w:t>
      </w:r>
    </w:p>
    <w:p w:rsidR="001D3C37" w:rsidRPr="00C2181A" w:rsidRDefault="001D3C37">
      <w:r w:rsidRPr="00C2181A">
        <w:rPr>
          <w:b/>
          <w:bCs/>
        </w:rPr>
        <w:t>Sideral (Tiempo):</w:t>
      </w:r>
      <w:r w:rsidRPr="00C2181A">
        <w:t xml:space="preserve"> Es el tiempo determinado en base a la rotación aparente de las estrellas.</w:t>
      </w:r>
    </w:p>
    <w:p w:rsidR="001D3C37" w:rsidRPr="00C2181A" w:rsidRDefault="001D3C37">
      <w:r w:rsidRPr="00C2181A">
        <w:t>Así, el día sideral es el periodo de tiempo entre dos pasos sucesivos por el meridiano (o culminación) de una misma estrella; tiene una duración de 23h 56m 04s, inferior en 3m 56s con respecto al día solar.</w:t>
      </w:r>
    </w:p>
    <w:p w:rsidR="00AB679D" w:rsidRPr="00C2181A" w:rsidRDefault="001D3C37" w:rsidP="00B60654">
      <w:r w:rsidRPr="00C2181A">
        <w:t>El año sideral es el tiempo empleado por la Tierra en realizar una vuelta en su órbita con referencia a las estrellas fijas; tiene una duración de 365d 6h 9m 10s</w:t>
      </w:r>
      <w:r w:rsidR="009922DE" w:rsidRPr="00C2181A">
        <w:t>.</w:t>
      </w:r>
      <w:r w:rsidR="00AB679D" w:rsidRPr="00C2181A">
        <w:br w:type="page"/>
      </w:r>
      <w:r w:rsidR="00AB679D" w:rsidRPr="00C2181A">
        <w:rPr>
          <w:rStyle w:val="Ttulo1Car"/>
        </w:rPr>
        <w:lastRenderedPageBreak/>
        <w:t>Anexo</w:t>
      </w:r>
    </w:p>
    <w:p w:rsidR="00D421B1" w:rsidRPr="00C2181A" w:rsidRDefault="00280EA6" w:rsidP="004F16A0">
      <w:pPr>
        <w:pStyle w:val="Ttulo1"/>
        <w:numPr>
          <w:ilvl w:val="0"/>
          <w:numId w:val="0"/>
        </w:numPr>
        <w:ind w:left="851"/>
      </w:pPr>
      <w:bookmarkStart w:id="137" w:name="_Toc382263412"/>
      <w:r w:rsidRPr="00C2181A">
        <w:t>Modelos ISO</w:t>
      </w:r>
      <w:bookmarkEnd w:id="137"/>
    </w:p>
    <w:p w:rsidR="00280EA6" w:rsidRPr="00C2181A" w:rsidRDefault="00280EA6" w:rsidP="00280EA6">
      <w:pPr>
        <w:rPr>
          <w:b/>
          <w:lang w:eastAsia="es-MX"/>
        </w:rPr>
      </w:pPr>
      <w:r w:rsidRPr="00C2181A">
        <w:rPr>
          <w:b/>
          <w:lang w:eastAsia="es-MX"/>
        </w:rPr>
        <w:t xml:space="preserve">El estándar ISO/IEC 9126 </w:t>
      </w:r>
    </w:p>
    <w:p w:rsidR="00280EA6" w:rsidRPr="00C2181A" w:rsidRDefault="00280EA6" w:rsidP="00280EA6">
      <w:pPr>
        <w:rPr>
          <w:color w:val="000000"/>
          <w:lang w:eastAsia="es-MX"/>
        </w:rPr>
      </w:pPr>
      <w:r w:rsidRPr="00C2181A">
        <w:rPr>
          <w:color w:val="000000"/>
          <w:lang w:eastAsia="es-MX"/>
        </w:rPr>
        <w:t xml:space="preserve">El estándar ISO9126 (2001), presenta un marco conceptual para el modelo de calidad y define un conjunto de características, refinadas en </w:t>
      </w:r>
      <w:proofErr w:type="spellStart"/>
      <w:r w:rsidRPr="00C2181A">
        <w:rPr>
          <w:color w:val="000000"/>
          <w:lang w:eastAsia="es-MX"/>
        </w:rPr>
        <w:t>subcaracterísticas</w:t>
      </w:r>
      <w:proofErr w:type="spellEnd"/>
      <w:r w:rsidRPr="00C2181A">
        <w:rPr>
          <w:color w:val="000000"/>
          <w:lang w:eastAsia="es-MX"/>
        </w:rPr>
        <w:t xml:space="preserve">, las cuales debe cumplir todo producto software para ser considerado de calidad. </w:t>
      </w:r>
    </w:p>
    <w:p w:rsidR="00280EA6" w:rsidRPr="00C2181A" w:rsidRDefault="00280EA6" w:rsidP="00280EA6">
      <w:pPr>
        <w:rPr>
          <w:color w:val="000000"/>
          <w:lang w:eastAsia="es-MX"/>
        </w:rPr>
      </w:pPr>
      <w:r w:rsidRPr="00C2181A">
        <w:rPr>
          <w:color w:val="000000"/>
          <w:lang w:eastAsia="es-MX"/>
        </w:rPr>
        <w:t xml:space="preserve">En relación al modelo de calidad del producto software, el estándar ISO/IEC 9126 (2001), está dividido en cuatro partes: </w:t>
      </w:r>
    </w:p>
    <w:p w:rsidR="00280EA6" w:rsidRPr="00C2181A" w:rsidRDefault="00280EA6" w:rsidP="00280EA6">
      <w:pPr>
        <w:rPr>
          <w:color w:val="000000"/>
          <w:lang w:eastAsia="es-MX"/>
        </w:rPr>
      </w:pPr>
      <w:r w:rsidRPr="00C2181A">
        <w:rPr>
          <w:b/>
          <w:color w:val="000000"/>
          <w:lang w:eastAsia="es-MX"/>
        </w:rPr>
        <w:t>ISO/IEC 9126-1 (2001):</w:t>
      </w:r>
      <w:r w:rsidRPr="00C2181A">
        <w:rPr>
          <w:color w:val="000000"/>
          <w:lang w:eastAsia="es-MX"/>
        </w:rPr>
        <w:t xml:space="preserve"> Presenta un modelo de calidad del software, estructurado en características y </w:t>
      </w:r>
      <w:proofErr w:type="spellStart"/>
      <w:r w:rsidRPr="00C2181A">
        <w:rPr>
          <w:color w:val="000000"/>
          <w:lang w:eastAsia="es-MX"/>
        </w:rPr>
        <w:t>subcaracterísticas</w:t>
      </w:r>
      <w:proofErr w:type="spellEnd"/>
      <w:r w:rsidRPr="00C2181A">
        <w:rPr>
          <w:color w:val="000000"/>
          <w:lang w:eastAsia="es-MX"/>
        </w:rPr>
        <w:t xml:space="preserve">. </w:t>
      </w:r>
    </w:p>
    <w:p w:rsidR="00280EA6" w:rsidRPr="00C2181A" w:rsidRDefault="00280EA6" w:rsidP="00384EEF">
      <w:pPr>
        <w:numPr>
          <w:ilvl w:val="0"/>
          <w:numId w:val="33"/>
        </w:numPr>
        <w:rPr>
          <w:color w:val="000000"/>
          <w:lang w:eastAsia="es-MX"/>
        </w:rPr>
      </w:pPr>
      <w:r w:rsidRPr="00C2181A">
        <w:rPr>
          <w:b/>
          <w:color w:val="000000"/>
          <w:lang w:eastAsia="es-MX"/>
        </w:rPr>
        <w:t>ISO/IEC TR 9126-2 (2003):</w:t>
      </w:r>
      <w:r w:rsidRPr="00C2181A">
        <w:rPr>
          <w:color w:val="000000"/>
          <w:lang w:eastAsia="es-MX"/>
        </w:rPr>
        <w:t xml:space="preserve"> Proporciona métricas externas para medir los atributos de seis características de calidad externa definidas en la ISO/IEC 9126-1 (2001) y una explicación de cómo aplicar las métricas de calidad de software. </w:t>
      </w:r>
    </w:p>
    <w:p w:rsidR="00280EA6" w:rsidRPr="00C2181A" w:rsidRDefault="00280EA6" w:rsidP="00384EEF">
      <w:pPr>
        <w:numPr>
          <w:ilvl w:val="0"/>
          <w:numId w:val="33"/>
        </w:numPr>
        <w:rPr>
          <w:color w:val="000000"/>
          <w:lang w:eastAsia="es-MX"/>
        </w:rPr>
      </w:pPr>
      <w:r w:rsidRPr="00C2181A">
        <w:rPr>
          <w:b/>
          <w:color w:val="000000"/>
          <w:lang w:eastAsia="es-MX"/>
        </w:rPr>
        <w:t>ISO/IEC TR 9126-3 (2003):</w:t>
      </w:r>
      <w:r w:rsidRPr="00C2181A">
        <w:rPr>
          <w:color w:val="000000"/>
          <w:lang w:eastAsia="es-MX"/>
        </w:rPr>
        <w:t xml:space="preserve"> Proporciona métricas internas para medir atributos de seis características de calidad interna definidas en la ISO/IEC 9126-1 (2001). </w:t>
      </w:r>
    </w:p>
    <w:p w:rsidR="00280EA6" w:rsidRPr="00C2181A" w:rsidRDefault="0075016F" w:rsidP="00384EEF">
      <w:pPr>
        <w:numPr>
          <w:ilvl w:val="0"/>
          <w:numId w:val="33"/>
        </w:numPr>
        <w:rPr>
          <w:color w:val="000000"/>
          <w:lang w:eastAsia="es-MX"/>
        </w:rPr>
      </w:pPr>
      <w:r w:rsidRPr="00C2181A">
        <w:rPr>
          <w:b/>
          <w:color w:val="000000"/>
          <w:lang w:eastAsia="es-MX"/>
        </w:rPr>
        <w:t>ISO/IEC TR 9126-4</w:t>
      </w:r>
      <w:r w:rsidR="00280EA6" w:rsidRPr="00C2181A">
        <w:rPr>
          <w:b/>
          <w:color w:val="000000"/>
          <w:lang w:eastAsia="es-MX"/>
        </w:rPr>
        <w:t>:</w:t>
      </w:r>
      <w:r w:rsidR="00280EA6" w:rsidRPr="00C2181A">
        <w:rPr>
          <w:color w:val="000000"/>
          <w:lang w:eastAsia="es-MX"/>
        </w:rPr>
        <w:t xml:space="preserve"> Define métricas de calidad en uso para medir los atributos definidos en la ISO/IEC 9126-1 (2001). </w:t>
      </w:r>
    </w:p>
    <w:p w:rsidR="00280EA6" w:rsidRPr="00C2181A" w:rsidRDefault="00280EA6" w:rsidP="00280EA6">
      <w:pPr>
        <w:rPr>
          <w:color w:val="000000"/>
          <w:lang w:eastAsia="es-MX"/>
        </w:rPr>
      </w:pPr>
      <w:r w:rsidRPr="00C2181A">
        <w:rPr>
          <w:color w:val="000000"/>
          <w:lang w:eastAsia="es-MX"/>
        </w:rPr>
        <w:t>Sólo la primera parte de la norma ISO 9126-1 (2001) es un estándar aprobado y publicado, siendo los restantes informes que componen la parte identificada como Reportes Técnicos (</w:t>
      </w:r>
      <w:proofErr w:type="spellStart"/>
      <w:r w:rsidRPr="00C2181A">
        <w:rPr>
          <w:color w:val="000000"/>
          <w:lang w:eastAsia="es-MX"/>
        </w:rPr>
        <w:t>Technical</w:t>
      </w:r>
      <w:proofErr w:type="spellEnd"/>
      <w:r w:rsidRPr="00C2181A">
        <w:rPr>
          <w:color w:val="000000"/>
          <w:lang w:eastAsia="es-MX"/>
        </w:rPr>
        <w:t xml:space="preserve"> </w:t>
      </w:r>
      <w:proofErr w:type="spellStart"/>
      <w:r w:rsidRPr="00C2181A">
        <w:rPr>
          <w:color w:val="000000"/>
          <w:lang w:eastAsia="es-MX"/>
        </w:rPr>
        <w:t>Report</w:t>
      </w:r>
      <w:proofErr w:type="spellEnd"/>
      <w:r w:rsidRPr="00C2181A">
        <w:rPr>
          <w:color w:val="000000"/>
          <w:lang w:eastAsia="es-MX"/>
        </w:rPr>
        <w:t xml:space="preserve"> TR).</w:t>
      </w:r>
    </w:p>
    <w:p w:rsidR="00280EA6" w:rsidRPr="00C2181A" w:rsidRDefault="00280EA6" w:rsidP="00280EA6">
      <w:pPr>
        <w:rPr>
          <w:color w:val="000000"/>
          <w:lang w:eastAsia="es-MX"/>
        </w:rPr>
      </w:pPr>
      <w:r w:rsidRPr="00C2181A">
        <w:rPr>
          <w:color w:val="000000"/>
          <w:lang w:eastAsia="es-MX"/>
        </w:rPr>
        <w:t xml:space="preserve">El estándar </w:t>
      </w:r>
      <w:r w:rsidRPr="00C2181A">
        <w:rPr>
          <w:b/>
          <w:color w:val="000000"/>
          <w:lang w:eastAsia="es-MX"/>
        </w:rPr>
        <w:t>ISO9126-1(2001)</w:t>
      </w:r>
      <w:r w:rsidRPr="00C2181A">
        <w:rPr>
          <w:color w:val="000000"/>
          <w:lang w:eastAsia="es-MX"/>
        </w:rPr>
        <w:t>, presenta dos modelos de calidad. La primera referida a la calidad interna y externa (Figura 1</w:t>
      </w:r>
      <w:r w:rsidR="006B74A9" w:rsidRPr="00C2181A">
        <w:rPr>
          <w:color w:val="000000"/>
          <w:lang w:eastAsia="es-MX"/>
        </w:rPr>
        <w:t>2</w:t>
      </w:r>
      <w:r w:rsidRPr="00C2181A">
        <w:rPr>
          <w:color w:val="000000"/>
          <w:lang w:eastAsia="es-MX"/>
        </w:rPr>
        <w:t xml:space="preserve">) y la segunda a la calidad en uso (Figura </w:t>
      </w:r>
      <w:r w:rsidR="006B74A9" w:rsidRPr="00C2181A">
        <w:rPr>
          <w:color w:val="000000"/>
          <w:lang w:eastAsia="es-MX"/>
        </w:rPr>
        <w:t>13</w:t>
      </w:r>
      <w:r w:rsidRPr="00C2181A">
        <w:rPr>
          <w:color w:val="000000"/>
          <w:lang w:eastAsia="es-MX"/>
        </w:rPr>
        <w:t xml:space="preserve">). A continuación se definen las características descriptas en la ISO/IEC 9126 (2001) y citadas en </w:t>
      </w:r>
      <w:proofErr w:type="spellStart"/>
      <w:r w:rsidRPr="00C2181A">
        <w:rPr>
          <w:color w:val="000000"/>
          <w:lang w:eastAsia="es-MX"/>
        </w:rPr>
        <w:t>Abrahão</w:t>
      </w:r>
      <w:proofErr w:type="spellEnd"/>
      <w:r w:rsidRPr="00C2181A">
        <w:rPr>
          <w:color w:val="000000"/>
          <w:lang w:eastAsia="es-MX"/>
        </w:rPr>
        <w:t xml:space="preserve"> et al. (2001):</w:t>
      </w:r>
    </w:p>
    <w:p w:rsidR="00280EA6" w:rsidRPr="00C2181A" w:rsidRDefault="00280EA6" w:rsidP="00384EEF">
      <w:pPr>
        <w:numPr>
          <w:ilvl w:val="0"/>
          <w:numId w:val="34"/>
        </w:numPr>
        <w:rPr>
          <w:color w:val="000000"/>
          <w:lang w:eastAsia="es-MX"/>
        </w:rPr>
      </w:pPr>
      <w:r w:rsidRPr="00C2181A">
        <w:rPr>
          <w:b/>
          <w:color w:val="000000"/>
          <w:lang w:eastAsia="es-MX"/>
        </w:rPr>
        <w:lastRenderedPageBreak/>
        <w:t>Usabilidad:</w:t>
      </w:r>
      <w:r w:rsidRPr="00C2181A">
        <w:rPr>
          <w:color w:val="000000"/>
          <w:lang w:eastAsia="es-MX"/>
        </w:rPr>
        <w:t xml:space="preserve"> Capacidad del producto software de ser entendido, aprendido y usado por los usuarios bajo condiciones específicas. </w:t>
      </w:r>
    </w:p>
    <w:p w:rsidR="00280EA6" w:rsidRPr="00C2181A" w:rsidRDefault="00280EA6" w:rsidP="00384EEF">
      <w:pPr>
        <w:numPr>
          <w:ilvl w:val="0"/>
          <w:numId w:val="34"/>
        </w:numPr>
        <w:rPr>
          <w:color w:val="000000"/>
          <w:lang w:eastAsia="es-MX"/>
        </w:rPr>
      </w:pPr>
      <w:r w:rsidRPr="00C2181A">
        <w:rPr>
          <w:b/>
          <w:color w:val="000000"/>
          <w:lang w:eastAsia="es-MX"/>
        </w:rPr>
        <w:t>Funcionalidad:</w:t>
      </w:r>
      <w:r w:rsidRPr="00C2181A">
        <w:rPr>
          <w:color w:val="000000"/>
          <w:lang w:eastAsia="es-MX"/>
        </w:rPr>
        <w:t xml:space="preserve"> Capacidad del producto software de proporcionar funciones que ejecuten las necesidades explícitas e implícitas de los usuarios cuando el software es usado bajo condiciones específicas. </w:t>
      </w:r>
    </w:p>
    <w:p w:rsidR="00280EA6" w:rsidRPr="00C2181A" w:rsidRDefault="00280EA6" w:rsidP="00384EEF">
      <w:pPr>
        <w:numPr>
          <w:ilvl w:val="0"/>
          <w:numId w:val="34"/>
        </w:numPr>
        <w:rPr>
          <w:color w:val="000000"/>
          <w:lang w:eastAsia="es-MX"/>
        </w:rPr>
      </w:pPr>
      <w:r w:rsidRPr="00C2181A">
        <w:rPr>
          <w:b/>
          <w:color w:val="000000"/>
          <w:lang w:eastAsia="es-MX"/>
        </w:rPr>
        <w:t>Confiabilidad:</w:t>
      </w:r>
      <w:r w:rsidRPr="00C2181A">
        <w:rPr>
          <w:color w:val="000000"/>
          <w:lang w:eastAsia="es-MX"/>
        </w:rPr>
        <w:t xml:space="preserve"> Capacidad del producto software de mantener un nivel especificado de rendimiento cuando es usado bajo condiciones específicas. </w:t>
      </w:r>
    </w:p>
    <w:p w:rsidR="00280EA6" w:rsidRPr="00C2181A" w:rsidRDefault="00280EA6" w:rsidP="00384EEF">
      <w:pPr>
        <w:numPr>
          <w:ilvl w:val="0"/>
          <w:numId w:val="34"/>
        </w:numPr>
        <w:rPr>
          <w:color w:val="000000"/>
          <w:lang w:eastAsia="es-MX"/>
        </w:rPr>
      </w:pPr>
      <w:r w:rsidRPr="00C2181A">
        <w:rPr>
          <w:b/>
          <w:color w:val="000000"/>
          <w:lang w:eastAsia="es-MX"/>
        </w:rPr>
        <w:t>Eficiencia:</w:t>
      </w:r>
      <w:r w:rsidRPr="00C2181A">
        <w:rPr>
          <w:color w:val="000000"/>
          <w:lang w:eastAsia="es-MX"/>
        </w:rPr>
        <w:t xml:space="preserve"> Representa la relación entre el grado de rendimiento del sitio y la cantidad de recursos (tiempo, espacio, entre otros) usados bajo ciertas condiciones. </w:t>
      </w:r>
    </w:p>
    <w:p w:rsidR="00280EA6" w:rsidRPr="00C2181A" w:rsidRDefault="00280EA6" w:rsidP="00384EEF">
      <w:pPr>
        <w:numPr>
          <w:ilvl w:val="0"/>
          <w:numId w:val="34"/>
        </w:numPr>
        <w:rPr>
          <w:color w:val="000000"/>
          <w:lang w:eastAsia="es-MX"/>
        </w:rPr>
      </w:pPr>
      <w:r w:rsidRPr="00C2181A">
        <w:rPr>
          <w:b/>
          <w:color w:val="000000"/>
          <w:lang w:eastAsia="es-MX"/>
        </w:rPr>
        <w:t>Mantenimiento:</w:t>
      </w:r>
      <w:r w:rsidRPr="00C2181A">
        <w:rPr>
          <w:color w:val="000000"/>
          <w:lang w:eastAsia="es-MX"/>
        </w:rPr>
        <w:t xml:space="preserve"> Capacidad del producto software de ser modificado y probado. </w:t>
      </w:r>
    </w:p>
    <w:p w:rsidR="00280EA6" w:rsidRPr="00C2181A" w:rsidRDefault="00280EA6" w:rsidP="00384EEF">
      <w:pPr>
        <w:numPr>
          <w:ilvl w:val="0"/>
          <w:numId w:val="34"/>
        </w:numPr>
        <w:rPr>
          <w:color w:val="000000"/>
          <w:lang w:eastAsia="es-MX"/>
        </w:rPr>
      </w:pPr>
      <w:r w:rsidRPr="00C2181A">
        <w:rPr>
          <w:b/>
          <w:color w:val="000000"/>
          <w:lang w:eastAsia="es-MX"/>
        </w:rPr>
        <w:t>Portabilidad:</w:t>
      </w:r>
      <w:r w:rsidRPr="00C2181A">
        <w:rPr>
          <w:color w:val="000000"/>
          <w:lang w:eastAsia="es-MX"/>
        </w:rPr>
        <w:t xml:space="preserve"> Capacidad del producto software de ser transferido de un ambiente a otro. </w:t>
      </w:r>
    </w:p>
    <w:p w:rsidR="00280EA6" w:rsidRPr="00C2181A" w:rsidRDefault="00280EA6" w:rsidP="00280EA6">
      <w:pPr>
        <w:rPr>
          <w:lang w:eastAsia="es-MX"/>
        </w:rPr>
      </w:pPr>
      <w:r w:rsidRPr="00C2181A">
        <w:rPr>
          <w:lang w:eastAsia="es-MX"/>
        </w:rPr>
        <w:t xml:space="preserve">3.1.1. Calidad Interna y externa </w:t>
      </w:r>
    </w:p>
    <w:p w:rsidR="00280EA6" w:rsidRPr="00C2181A" w:rsidRDefault="00280EA6" w:rsidP="00280EA6">
      <w:pPr>
        <w:rPr>
          <w:color w:val="000000"/>
          <w:lang w:eastAsia="es-MX"/>
        </w:rPr>
      </w:pPr>
      <w:r w:rsidRPr="00C2181A">
        <w:rPr>
          <w:color w:val="000000"/>
          <w:lang w:eastAsia="es-MX"/>
        </w:rPr>
        <w:t xml:space="preserve">En </w:t>
      </w:r>
      <w:proofErr w:type="spellStart"/>
      <w:r w:rsidRPr="00C2181A">
        <w:rPr>
          <w:color w:val="000000"/>
          <w:lang w:eastAsia="es-MX"/>
        </w:rPr>
        <w:t>Olsina</w:t>
      </w:r>
      <w:proofErr w:type="spellEnd"/>
      <w:r w:rsidRPr="00C2181A">
        <w:rPr>
          <w:color w:val="000000"/>
          <w:lang w:eastAsia="es-MX"/>
        </w:rPr>
        <w:t xml:space="preserve"> et al. (2005) citado en </w:t>
      </w:r>
      <w:proofErr w:type="spellStart"/>
      <w:r w:rsidRPr="00C2181A">
        <w:rPr>
          <w:color w:val="000000"/>
          <w:lang w:eastAsia="es-MX"/>
        </w:rPr>
        <w:t>Covella</w:t>
      </w:r>
      <w:proofErr w:type="spellEnd"/>
      <w:r w:rsidRPr="00C2181A">
        <w:rPr>
          <w:color w:val="000000"/>
          <w:lang w:eastAsia="es-MX"/>
        </w:rPr>
        <w:t xml:space="preserve"> (2005), se sintetizan los enfoques de calidad interna y externa del producto software, en el estándar ISO9126-1(2001). </w:t>
      </w:r>
    </w:p>
    <w:p w:rsidR="00280EA6" w:rsidRPr="00C2181A" w:rsidRDefault="00280EA6" w:rsidP="00384EEF">
      <w:pPr>
        <w:numPr>
          <w:ilvl w:val="0"/>
          <w:numId w:val="35"/>
        </w:numPr>
        <w:rPr>
          <w:color w:val="000000"/>
          <w:lang w:eastAsia="es-MX"/>
        </w:rPr>
      </w:pPr>
      <w:r w:rsidRPr="00C2181A">
        <w:rPr>
          <w:b/>
          <w:color w:val="000000"/>
          <w:lang w:eastAsia="es-MX"/>
        </w:rPr>
        <w:t>Calidad Interna:</w:t>
      </w:r>
      <w:r w:rsidRPr="00C2181A">
        <w:rPr>
          <w:color w:val="000000"/>
          <w:lang w:eastAsia="es-MX"/>
        </w:rPr>
        <w:t xml:space="preserve"> Especificada por un modelo de calidad similar al modelo 9126. Puede ser medida y evaluada por medio de atributos estáticos de documentos tales como: i) Especificación de requerimientos, ii) Arquitectura o diseño, iii) Piezas de código fuente, entre otros. En etapas tempranas del ciclo de vida del software es posible medir, evaluar y controlar la calidad interna de estos productos. Sin embargo, asegurar la calidad interna no es generalmente suficiente para asegurar la calidad externa. </w:t>
      </w:r>
    </w:p>
    <w:p w:rsidR="00280EA6" w:rsidRPr="00C2181A" w:rsidRDefault="00280EA6" w:rsidP="00384EEF">
      <w:pPr>
        <w:numPr>
          <w:ilvl w:val="0"/>
          <w:numId w:val="35"/>
        </w:numPr>
        <w:rPr>
          <w:color w:val="000000"/>
          <w:lang w:eastAsia="es-MX"/>
        </w:rPr>
      </w:pPr>
      <w:r w:rsidRPr="00C2181A">
        <w:rPr>
          <w:b/>
          <w:color w:val="000000"/>
          <w:lang w:eastAsia="es-MX"/>
        </w:rPr>
        <w:t>Calidad Externa:</w:t>
      </w:r>
      <w:r w:rsidRPr="00C2181A">
        <w:rPr>
          <w:color w:val="000000"/>
          <w:lang w:eastAsia="es-MX"/>
        </w:rPr>
        <w:t xml:space="preserve"> Especificada también por un modelo de calidad similar al modelo 9126. Puede ser medida y evaluada por medio de propiedades dinámicas del código ejecutable en un sistema de computación, esto es, </w:t>
      </w:r>
      <w:r w:rsidRPr="00C2181A">
        <w:rPr>
          <w:color w:val="000000"/>
          <w:lang w:eastAsia="es-MX"/>
        </w:rPr>
        <w:lastRenderedPageBreak/>
        <w:t xml:space="preserve">cuando un módulo o la aplicación completa es ejecutado en una computadora o en una red simulando lo más cercanamente posible un ambiente real. En fases tardías del ciclo de vida del software (principalmente en distintas etapas de </w:t>
      </w:r>
      <w:proofErr w:type="spellStart"/>
      <w:r w:rsidRPr="00C2181A">
        <w:rPr>
          <w:color w:val="000000"/>
          <w:lang w:eastAsia="es-MX"/>
        </w:rPr>
        <w:t>testing</w:t>
      </w:r>
      <w:proofErr w:type="spellEnd"/>
      <w:r w:rsidRPr="00C2181A">
        <w:rPr>
          <w:color w:val="000000"/>
          <w:lang w:eastAsia="es-MX"/>
        </w:rPr>
        <w:t xml:space="preserve"> o ya en estado operativo de un producto de software o aplicación Web), es posible medir, evaluar y controlar la calidad externa de estos productos  ejecutables. </w:t>
      </w:r>
    </w:p>
    <w:p w:rsidR="00280EA6" w:rsidRPr="00C2181A" w:rsidRDefault="00280EA6" w:rsidP="00280EA6">
      <w:pPr>
        <w:rPr>
          <w:color w:val="000000"/>
          <w:lang w:eastAsia="es-MX"/>
        </w:rPr>
      </w:pPr>
      <w:r w:rsidRPr="00C2181A">
        <w:rPr>
          <w:color w:val="000000"/>
          <w:lang w:eastAsia="es-MX"/>
        </w:rPr>
        <w:t>La calidad interna expuesta en ISO9126-1(2001), se define como “</w:t>
      </w:r>
      <w:r w:rsidRPr="00C2181A">
        <w:rPr>
          <w:i/>
          <w:color w:val="000000"/>
          <w:lang w:eastAsia="es-MX"/>
        </w:rPr>
        <w:t>la totalidad de atributos de un producto que determina su capacidad de satisfacer necesidades explícitas e implícitas cuando es usadas bajo condiciones específicas</w:t>
      </w:r>
      <w:r w:rsidRPr="00C2181A">
        <w:rPr>
          <w:color w:val="000000"/>
          <w:lang w:eastAsia="es-MX"/>
        </w:rPr>
        <w:t>”. Se define como calidad extern</w:t>
      </w:r>
      <w:r w:rsidR="00DA5000" w:rsidRPr="00C2181A">
        <w:rPr>
          <w:color w:val="000000"/>
          <w:lang w:eastAsia="es-MX"/>
        </w:rPr>
        <w:t>a</w:t>
      </w:r>
      <w:r w:rsidRPr="00C2181A">
        <w:rPr>
          <w:color w:val="000000"/>
          <w:lang w:eastAsia="es-MX"/>
        </w:rPr>
        <w:t xml:space="preserve"> “el grado en la que un producto satisface necesidades explícitas e implícitas cuando se utiliza bajo condiciones especificadas” (</w:t>
      </w:r>
      <w:proofErr w:type="spellStart"/>
      <w:r w:rsidRPr="00C2181A">
        <w:rPr>
          <w:color w:val="000000"/>
          <w:lang w:eastAsia="es-MX"/>
        </w:rPr>
        <w:t>Covella</w:t>
      </w:r>
      <w:proofErr w:type="spellEnd"/>
      <w:r w:rsidRPr="00C2181A">
        <w:rPr>
          <w:color w:val="000000"/>
          <w:lang w:eastAsia="es-MX"/>
        </w:rPr>
        <w:t>, 2005).</w:t>
      </w:r>
    </w:p>
    <w:p w:rsidR="00280EA6" w:rsidRPr="00C2181A" w:rsidRDefault="00280EA6" w:rsidP="00280EA6">
      <w:pPr>
        <w:rPr>
          <w:color w:val="000000"/>
          <w:lang w:eastAsia="es-MX"/>
        </w:rPr>
      </w:pPr>
      <w:r w:rsidRPr="00C2181A">
        <w:rPr>
          <w:color w:val="000000"/>
          <w:lang w:eastAsia="es-MX"/>
        </w:rPr>
        <w:t xml:space="preserve">Para los modelos de calidad interna y externa, se mantuvieron en la revisión las seis características principales de calidad. </w:t>
      </w:r>
      <w:proofErr w:type="spellStart"/>
      <w:r w:rsidRPr="00C2181A">
        <w:rPr>
          <w:color w:val="000000"/>
          <w:lang w:eastAsia="es-MX"/>
        </w:rPr>
        <w:t>Aun</w:t>
      </w:r>
      <w:proofErr w:type="spellEnd"/>
      <w:r w:rsidRPr="00C2181A">
        <w:rPr>
          <w:color w:val="000000"/>
          <w:lang w:eastAsia="es-MX"/>
        </w:rPr>
        <w:t xml:space="preserve"> más, a nivel de </w:t>
      </w:r>
      <w:proofErr w:type="spellStart"/>
      <w:r w:rsidRPr="00C2181A">
        <w:rPr>
          <w:color w:val="000000"/>
          <w:lang w:eastAsia="es-MX"/>
        </w:rPr>
        <w:t>subcaracterísticas</w:t>
      </w:r>
      <w:proofErr w:type="spellEnd"/>
      <w:r w:rsidRPr="00C2181A">
        <w:rPr>
          <w:color w:val="000000"/>
          <w:lang w:eastAsia="es-MX"/>
        </w:rPr>
        <w:t xml:space="preserve"> se transformaron en </w:t>
      </w:r>
      <w:proofErr w:type="spellStart"/>
      <w:r w:rsidRPr="00C2181A">
        <w:rPr>
          <w:color w:val="000000"/>
          <w:lang w:eastAsia="es-MX"/>
        </w:rPr>
        <w:t>prescriptitas</w:t>
      </w:r>
      <w:proofErr w:type="spellEnd"/>
      <w:r w:rsidRPr="00C2181A">
        <w:rPr>
          <w:color w:val="000000"/>
          <w:lang w:eastAsia="es-MX"/>
        </w:rPr>
        <w:t xml:space="preserve"> en vez de informativas. Además, se añadieron nuevas </w:t>
      </w:r>
      <w:proofErr w:type="spellStart"/>
      <w:r w:rsidRPr="00C2181A">
        <w:rPr>
          <w:color w:val="000000"/>
          <w:lang w:eastAsia="es-MX"/>
        </w:rPr>
        <w:t>subcaracterísticas</w:t>
      </w:r>
      <w:proofErr w:type="spellEnd"/>
      <w:r w:rsidRPr="00C2181A">
        <w:rPr>
          <w:color w:val="000000"/>
          <w:lang w:eastAsia="es-MX"/>
        </w:rPr>
        <w:t xml:space="preserve"> y otras redefinidas en términos de “capacidad del software” para facilitar la interpretación de las mismas desde una perspectiva de calidad interna o de c</w:t>
      </w:r>
      <w:r w:rsidR="00DA5000" w:rsidRPr="00C2181A">
        <w:rPr>
          <w:color w:val="000000"/>
          <w:lang w:eastAsia="es-MX"/>
        </w:rPr>
        <w:t>alidad externa (</w:t>
      </w:r>
      <w:proofErr w:type="spellStart"/>
      <w:r w:rsidR="00DA5000" w:rsidRPr="00C2181A">
        <w:rPr>
          <w:color w:val="000000"/>
          <w:lang w:eastAsia="es-MX"/>
        </w:rPr>
        <w:t>Covella</w:t>
      </w:r>
      <w:proofErr w:type="spellEnd"/>
      <w:r w:rsidR="00DA5000" w:rsidRPr="00C2181A">
        <w:rPr>
          <w:color w:val="000000"/>
          <w:lang w:eastAsia="es-MX"/>
        </w:rPr>
        <w:t>, 2005).</w:t>
      </w:r>
    </w:p>
    <w:tbl>
      <w:tblPr>
        <w:tblW w:w="5371" w:type="pct"/>
        <w:jc w:val="center"/>
        <w:tblCellSpacing w:w="7" w:type="dxa"/>
        <w:tblInd w:w="2894" w:type="dxa"/>
        <w:tblCellMar>
          <w:top w:w="15" w:type="dxa"/>
          <w:left w:w="15" w:type="dxa"/>
          <w:bottom w:w="15" w:type="dxa"/>
          <w:right w:w="15" w:type="dxa"/>
        </w:tblCellMar>
        <w:tblLook w:val="04A0" w:firstRow="1" w:lastRow="0" w:firstColumn="1" w:lastColumn="0" w:noHBand="0" w:noVBand="1"/>
      </w:tblPr>
      <w:tblGrid>
        <w:gridCol w:w="10519"/>
      </w:tblGrid>
      <w:tr w:rsidR="00280EA6" w:rsidRPr="00280EA6" w:rsidTr="006B74A9">
        <w:trPr>
          <w:tblCellSpacing w:w="7" w:type="dxa"/>
          <w:jc w:val="center"/>
        </w:trPr>
        <w:tc>
          <w:tcPr>
            <w:tcW w:w="0" w:type="auto"/>
            <w:vAlign w:val="center"/>
            <w:hideMark/>
          </w:tcPr>
          <w:p w:rsidR="006B74A9" w:rsidRPr="00C2181A" w:rsidRDefault="00EA0594" w:rsidP="006B74A9">
            <w:pPr>
              <w:keepNext/>
              <w:spacing w:before="150" w:after="107" w:line="240" w:lineRule="auto"/>
              <w:ind w:left="734" w:right="367"/>
            </w:pPr>
            <w:r>
              <w:rPr>
                <w:noProof/>
                <w:color w:val="000000"/>
                <w:sz w:val="20"/>
                <w:szCs w:val="20"/>
                <w:lang w:eastAsia="es-MX"/>
              </w:rPr>
              <w:lastRenderedPageBreak/>
              <w:drawing>
                <wp:inline distT="0" distB="0" distL="0" distR="0" wp14:anchorId="381EC0AF" wp14:editId="0ED2C45B">
                  <wp:extent cx="5943600" cy="3720465"/>
                  <wp:effectExtent l="0" t="0" r="0" b="0"/>
                  <wp:docPr id="21" name="Imagen 21" descr="F:\ESIME\Sistemas de Información II\Estandares\CyTA Archivo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ESIME\Sistemas de Información II\Estandares\CyTA Archivos\image0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inline>
              </w:drawing>
            </w:r>
          </w:p>
          <w:p w:rsidR="00280EA6" w:rsidRPr="00280EA6" w:rsidRDefault="006B74A9" w:rsidP="006B74A9">
            <w:pPr>
              <w:pStyle w:val="Epgrafe"/>
              <w:jc w:val="center"/>
              <w:rPr>
                <w:rFonts w:ascii="Arial" w:hAnsi="Arial" w:cs="Arial"/>
                <w:color w:val="000000"/>
                <w:sz w:val="20"/>
                <w:szCs w:val="20"/>
                <w:lang w:eastAsia="es-MX"/>
              </w:rPr>
            </w:pPr>
            <w:r w:rsidRPr="00C2181A">
              <w:rPr>
                <w:rFonts w:ascii="Arial" w:hAnsi="Arial" w:cs="Arial"/>
              </w:rPr>
              <w:t xml:space="preserve">Figura </w:t>
            </w:r>
            <w:r w:rsidR="000542C8">
              <w:rPr>
                <w:rFonts w:ascii="Arial" w:hAnsi="Arial" w:cs="Arial"/>
              </w:rPr>
              <w:fldChar w:fldCharType="begin"/>
            </w:r>
            <w:r w:rsidR="000542C8">
              <w:rPr>
                <w:rFonts w:ascii="Arial" w:hAnsi="Arial" w:cs="Arial"/>
              </w:rPr>
              <w:instrText xml:space="preserve"> STYLEREF 1 \s </w:instrText>
            </w:r>
            <w:r w:rsidR="000542C8">
              <w:rPr>
                <w:rFonts w:ascii="Arial" w:hAnsi="Arial" w:cs="Arial"/>
              </w:rPr>
              <w:fldChar w:fldCharType="separate"/>
            </w:r>
            <w:r w:rsidR="00CB6236">
              <w:rPr>
                <w:rFonts w:ascii="Arial" w:hAnsi="Arial" w:cs="Arial"/>
                <w:noProof/>
              </w:rPr>
              <w:t>0</w:t>
            </w:r>
            <w:r w:rsidR="000542C8">
              <w:rPr>
                <w:rFonts w:ascii="Arial" w:hAnsi="Arial" w:cs="Arial"/>
              </w:rPr>
              <w:fldChar w:fldCharType="end"/>
            </w:r>
            <w:r w:rsidR="000542C8">
              <w:rPr>
                <w:rFonts w:ascii="Arial" w:hAnsi="Arial" w:cs="Arial"/>
              </w:rPr>
              <w:t>.</w:t>
            </w:r>
            <w:r w:rsidR="000542C8">
              <w:rPr>
                <w:rFonts w:ascii="Arial" w:hAnsi="Arial" w:cs="Arial"/>
              </w:rPr>
              <w:fldChar w:fldCharType="begin"/>
            </w:r>
            <w:r w:rsidR="000542C8">
              <w:rPr>
                <w:rFonts w:ascii="Arial" w:hAnsi="Arial" w:cs="Arial"/>
              </w:rPr>
              <w:instrText xml:space="preserve"> SEQ Figura \* ARABIC \s 1 </w:instrText>
            </w:r>
            <w:r w:rsidR="000542C8">
              <w:rPr>
                <w:rFonts w:ascii="Arial" w:hAnsi="Arial" w:cs="Arial"/>
              </w:rPr>
              <w:fldChar w:fldCharType="separate"/>
            </w:r>
            <w:r w:rsidR="00CB6236">
              <w:rPr>
                <w:rFonts w:ascii="Arial" w:hAnsi="Arial" w:cs="Arial"/>
                <w:noProof/>
              </w:rPr>
              <w:t>1</w:t>
            </w:r>
            <w:r w:rsidR="000542C8">
              <w:rPr>
                <w:rFonts w:ascii="Arial" w:hAnsi="Arial" w:cs="Arial"/>
              </w:rPr>
              <w:fldChar w:fldCharType="end"/>
            </w:r>
            <w:r w:rsidRPr="00C2181A">
              <w:rPr>
                <w:rFonts w:ascii="Arial" w:hAnsi="Arial" w:cs="Arial"/>
              </w:rPr>
              <w:t xml:space="preserve"> Características de la Calidad según la ISO/IEC 9126-1 (Fuente: Portal ISO 25000).</w:t>
            </w:r>
          </w:p>
        </w:tc>
      </w:tr>
    </w:tbl>
    <w:p w:rsidR="00280EA6" w:rsidRPr="00C2181A" w:rsidRDefault="00280EA6" w:rsidP="006B74A9">
      <w:pPr>
        <w:rPr>
          <w:lang w:eastAsia="es-MX"/>
        </w:rPr>
      </w:pPr>
      <w:r w:rsidRPr="00C2181A">
        <w:rPr>
          <w:b/>
          <w:lang w:eastAsia="es-MX"/>
        </w:rPr>
        <w:t>Estándar ISO/IEC 25000:2005</w:t>
      </w:r>
    </w:p>
    <w:p w:rsidR="00280EA6" w:rsidRPr="00C2181A" w:rsidRDefault="00280EA6" w:rsidP="006B74A9">
      <w:pPr>
        <w:rPr>
          <w:color w:val="000000"/>
          <w:lang w:eastAsia="es-MX"/>
        </w:rPr>
      </w:pPr>
      <w:r w:rsidRPr="00C2181A">
        <w:rPr>
          <w:color w:val="000000"/>
          <w:lang w:eastAsia="es-MX"/>
        </w:rPr>
        <w:t xml:space="preserve">Los aspectos más importantes en el desarrollo de software son la </w:t>
      </w:r>
      <w:r w:rsidRPr="00C2181A">
        <w:rPr>
          <w:b/>
          <w:bCs/>
          <w:color w:val="000000"/>
          <w:lang w:eastAsia="es-MX"/>
        </w:rPr>
        <w:t xml:space="preserve">calidad del producto y </w:t>
      </w:r>
      <w:r w:rsidRPr="00C2181A">
        <w:rPr>
          <w:color w:val="000000"/>
          <w:lang w:eastAsia="es-MX"/>
        </w:rPr>
        <w:t xml:space="preserve">del proceso. </w:t>
      </w:r>
      <w:r w:rsidRPr="00C2181A">
        <w:rPr>
          <w:b/>
          <w:bCs/>
          <w:color w:val="000000"/>
          <w:lang w:eastAsia="es-MX"/>
        </w:rPr>
        <w:t xml:space="preserve">ISO/IEC 25000, proporciona </w:t>
      </w:r>
      <w:r w:rsidRPr="00C2181A">
        <w:rPr>
          <w:color w:val="000000"/>
          <w:lang w:eastAsia="es-MX"/>
        </w:rPr>
        <w:t>una guía para el uso de las nuevas series de estándares internacionales, llamados Requisitos y Evaluación de Calidad de Productos de Software (</w:t>
      </w:r>
      <w:proofErr w:type="spellStart"/>
      <w:r w:rsidRPr="00C2181A">
        <w:rPr>
          <w:color w:val="000000"/>
          <w:lang w:eastAsia="es-MX"/>
        </w:rPr>
        <w:t>SQuaRE</w:t>
      </w:r>
      <w:proofErr w:type="spellEnd"/>
      <w:r w:rsidRPr="00C2181A">
        <w:rPr>
          <w:color w:val="000000"/>
          <w:lang w:eastAsia="es-MX"/>
        </w:rPr>
        <w:t xml:space="preserve">). Constituyen una serie de </w:t>
      </w:r>
      <w:r w:rsidRPr="00C2181A">
        <w:rPr>
          <w:b/>
          <w:bCs/>
          <w:color w:val="000000"/>
          <w:lang w:eastAsia="es-MX"/>
        </w:rPr>
        <w:t>normas basadas en la ISO 9126 y en la ISO 14598</w:t>
      </w:r>
      <w:r w:rsidRPr="00C2181A">
        <w:rPr>
          <w:color w:val="000000"/>
          <w:lang w:eastAsia="es-MX"/>
        </w:rPr>
        <w:t xml:space="preserve">, y su objetivo principal es guiar el desarrollo de los productos de software con la especificación y evaluación de requisitos de calidad (Portal ISO 25000). </w:t>
      </w:r>
    </w:p>
    <w:p w:rsidR="00280EA6" w:rsidRPr="00C2181A" w:rsidRDefault="00280EA6" w:rsidP="006B74A9">
      <w:pPr>
        <w:rPr>
          <w:color w:val="000000"/>
          <w:lang w:eastAsia="es-MX"/>
        </w:rPr>
      </w:pPr>
      <w:r w:rsidRPr="00C2181A">
        <w:rPr>
          <w:color w:val="000000"/>
          <w:lang w:eastAsia="es-MX"/>
        </w:rPr>
        <w:t xml:space="preserve">La familia ISO 25000 está </w:t>
      </w:r>
      <w:r w:rsidRPr="00C2181A">
        <w:rPr>
          <w:b/>
          <w:bCs/>
          <w:color w:val="000000"/>
          <w:lang w:eastAsia="es-MX"/>
        </w:rPr>
        <w:t>orientada al producto software</w:t>
      </w:r>
      <w:r w:rsidRPr="00C2181A">
        <w:rPr>
          <w:color w:val="000000"/>
          <w:lang w:eastAsia="es-MX"/>
        </w:rPr>
        <w:t xml:space="preserve">, permitiendo definir el modelo de calidad y el proceso a seguir para </w:t>
      </w:r>
      <w:r w:rsidRPr="00C2181A">
        <w:rPr>
          <w:b/>
          <w:bCs/>
          <w:color w:val="000000"/>
          <w:lang w:eastAsia="es-MX"/>
        </w:rPr>
        <w:t>evaluar dicho producto.</w:t>
      </w:r>
    </w:p>
    <w:p w:rsidR="006F5AD3" w:rsidRPr="00C2181A" w:rsidRDefault="00280EA6" w:rsidP="006B74A9">
      <w:pPr>
        <w:rPr>
          <w:bCs/>
          <w:color w:val="000000"/>
          <w:lang w:eastAsia="es-MX"/>
        </w:rPr>
      </w:pPr>
      <w:r w:rsidRPr="00C2181A">
        <w:rPr>
          <w:bCs/>
          <w:color w:val="000000"/>
          <w:lang w:eastAsia="es-MX"/>
        </w:rPr>
        <w:t xml:space="preserve">La familia de normas </w:t>
      </w:r>
      <w:proofErr w:type="spellStart"/>
      <w:r w:rsidRPr="00C2181A">
        <w:rPr>
          <w:bCs/>
          <w:color w:val="000000"/>
          <w:lang w:eastAsia="es-MX"/>
        </w:rPr>
        <w:t>SQuaRE</w:t>
      </w:r>
      <w:proofErr w:type="spellEnd"/>
      <w:r w:rsidRPr="00C2181A">
        <w:rPr>
          <w:bCs/>
          <w:color w:val="000000"/>
          <w:lang w:eastAsia="es-MX"/>
        </w:rPr>
        <w:t xml:space="preserve"> está compuesta por 5 divisiones:</w:t>
      </w:r>
    </w:p>
    <w:p w:rsidR="006F5AD3" w:rsidRPr="00C2181A" w:rsidRDefault="00280EA6" w:rsidP="00384EEF">
      <w:pPr>
        <w:numPr>
          <w:ilvl w:val="0"/>
          <w:numId w:val="36"/>
        </w:numPr>
        <w:rPr>
          <w:bCs/>
          <w:color w:val="000000"/>
          <w:lang w:eastAsia="es-MX"/>
        </w:rPr>
      </w:pPr>
      <w:r w:rsidRPr="00C2181A">
        <w:rPr>
          <w:bCs/>
          <w:color w:val="000000"/>
          <w:lang w:eastAsia="es-MX"/>
        </w:rPr>
        <w:t>ISO 2500n: Gestión de la calidad,</w:t>
      </w:r>
    </w:p>
    <w:p w:rsidR="006F5AD3" w:rsidRPr="00C2181A" w:rsidRDefault="006F5AD3" w:rsidP="00384EEF">
      <w:pPr>
        <w:numPr>
          <w:ilvl w:val="0"/>
          <w:numId w:val="36"/>
        </w:numPr>
        <w:rPr>
          <w:bCs/>
          <w:color w:val="000000"/>
          <w:lang w:eastAsia="es-MX"/>
        </w:rPr>
      </w:pPr>
      <w:r w:rsidRPr="00C2181A">
        <w:rPr>
          <w:bCs/>
          <w:color w:val="000000"/>
          <w:lang w:eastAsia="es-MX"/>
        </w:rPr>
        <w:lastRenderedPageBreak/>
        <w:t>ISO 2501n: Modelo de calidad</w:t>
      </w:r>
    </w:p>
    <w:p w:rsidR="006F5AD3" w:rsidRPr="00C2181A" w:rsidRDefault="00280EA6" w:rsidP="00384EEF">
      <w:pPr>
        <w:numPr>
          <w:ilvl w:val="0"/>
          <w:numId w:val="36"/>
        </w:numPr>
        <w:rPr>
          <w:bCs/>
          <w:color w:val="000000"/>
          <w:lang w:eastAsia="es-MX"/>
        </w:rPr>
      </w:pPr>
      <w:r w:rsidRPr="00C2181A">
        <w:rPr>
          <w:bCs/>
          <w:color w:val="000000"/>
          <w:lang w:eastAsia="es-MX"/>
        </w:rPr>
        <w:t>I</w:t>
      </w:r>
      <w:r w:rsidR="006F5AD3" w:rsidRPr="00C2181A">
        <w:rPr>
          <w:bCs/>
          <w:color w:val="000000"/>
          <w:lang w:eastAsia="es-MX"/>
        </w:rPr>
        <w:t>SO 2502n: Medida de la calidad</w:t>
      </w:r>
    </w:p>
    <w:p w:rsidR="006F5AD3" w:rsidRPr="00C2181A" w:rsidRDefault="00280EA6" w:rsidP="00384EEF">
      <w:pPr>
        <w:numPr>
          <w:ilvl w:val="0"/>
          <w:numId w:val="36"/>
        </w:numPr>
        <w:rPr>
          <w:bCs/>
          <w:color w:val="000000"/>
          <w:lang w:eastAsia="es-MX"/>
        </w:rPr>
      </w:pPr>
      <w:r w:rsidRPr="00C2181A">
        <w:rPr>
          <w:bCs/>
          <w:color w:val="000000"/>
          <w:lang w:eastAsia="es-MX"/>
        </w:rPr>
        <w:t>IS</w:t>
      </w:r>
      <w:r w:rsidR="006F5AD3" w:rsidRPr="00C2181A">
        <w:rPr>
          <w:bCs/>
          <w:color w:val="000000"/>
          <w:lang w:eastAsia="es-MX"/>
        </w:rPr>
        <w:t>O 2503n: Requisitos de calidad</w:t>
      </w:r>
    </w:p>
    <w:p w:rsidR="00280EA6" w:rsidRPr="00C2181A" w:rsidRDefault="00280EA6" w:rsidP="00384EEF">
      <w:pPr>
        <w:numPr>
          <w:ilvl w:val="0"/>
          <w:numId w:val="36"/>
        </w:numPr>
        <w:rPr>
          <w:bCs/>
          <w:color w:val="000000"/>
          <w:lang w:eastAsia="es-MX"/>
        </w:rPr>
      </w:pPr>
      <w:r w:rsidRPr="00C2181A">
        <w:rPr>
          <w:bCs/>
          <w:color w:val="000000"/>
          <w:lang w:eastAsia="es-MX"/>
        </w:rPr>
        <w:t>ISO 2504n: Evaluación de la calidad.</w:t>
      </w:r>
    </w:p>
    <w:p w:rsidR="00280EA6" w:rsidRPr="00C2181A" w:rsidRDefault="00280EA6" w:rsidP="006B74A9">
      <w:pPr>
        <w:rPr>
          <w:color w:val="000000"/>
          <w:lang w:eastAsia="es-MX"/>
        </w:rPr>
      </w:pPr>
      <w:r w:rsidRPr="00C2181A">
        <w:rPr>
          <w:color w:val="000000"/>
          <w:lang w:eastAsia="es-MX"/>
        </w:rPr>
        <w:t>El estándar</w:t>
      </w:r>
      <w:r w:rsidRPr="00C2181A">
        <w:rPr>
          <w:b/>
          <w:bCs/>
          <w:color w:val="000000"/>
          <w:lang w:eastAsia="es-MX"/>
        </w:rPr>
        <w:t xml:space="preserve"> ISO/IEC 25000 (</w:t>
      </w:r>
      <w:r w:rsidRPr="00C2181A">
        <w:rPr>
          <w:color w:val="000000"/>
          <w:lang w:eastAsia="es-MX"/>
        </w:rPr>
        <w:t xml:space="preserve">2005), contiene una explicación sobre el proceso de transición entre el estándar ISO/IEC 9126, las series 14598 y </w:t>
      </w:r>
      <w:proofErr w:type="spellStart"/>
      <w:r w:rsidRPr="00C2181A">
        <w:rPr>
          <w:color w:val="000000"/>
          <w:lang w:eastAsia="es-MX"/>
        </w:rPr>
        <w:t>SQuaRE</w:t>
      </w:r>
      <w:proofErr w:type="spellEnd"/>
      <w:r w:rsidRPr="00C2181A">
        <w:rPr>
          <w:color w:val="000000"/>
          <w:lang w:eastAsia="es-MX"/>
        </w:rPr>
        <w:t>. También presenta información sobre cómo utilizar la norma ISO/IEC 9126 y la serie 14598 en su forma anterior. Ofrece términos y definiciones, modelos referencia, guía general, guías de división individual y los estándares para fines de especificación, planificación y gestión, medición y evaluación.</w:t>
      </w:r>
      <w:r w:rsidR="000F7867" w:rsidRPr="00C2181A">
        <w:rPr>
          <w:color w:val="000000"/>
          <w:lang w:eastAsia="es-MX"/>
        </w:rPr>
        <w:t xml:space="preserve"> [12]</w:t>
      </w:r>
    </w:p>
    <w:p w:rsidR="00AB679D" w:rsidRPr="00C2181A" w:rsidRDefault="00145892" w:rsidP="004F16A0">
      <w:pPr>
        <w:pStyle w:val="Ttulo1"/>
        <w:numPr>
          <w:ilvl w:val="0"/>
          <w:numId w:val="0"/>
        </w:numPr>
        <w:ind w:left="851"/>
      </w:pPr>
      <w:r>
        <w:br w:type="page"/>
      </w:r>
      <w:bookmarkStart w:id="138" w:name="_Toc382263413"/>
      <w:r w:rsidR="00AB679D" w:rsidRPr="00C2181A">
        <w:lastRenderedPageBreak/>
        <w:t>TABLA DE ESTANDARES DE CODIFICACION EN JAVA</w:t>
      </w:r>
      <w:bookmarkEnd w:id="1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35"/>
        <w:gridCol w:w="7102"/>
      </w:tblGrid>
      <w:tr w:rsidR="00AB679D" w:rsidRPr="00C2181A" w:rsidTr="00200541">
        <w:tc>
          <w:tcPr>
            <w:tcW w:w="1197" w:type="pct"/>
            <w:shd w:val="clear" w:color="auto" w:fill="FFFFFF"/>
            <w:tcMar>
              <w:top w:w="0" w:type="dxa"/>
              <w:left w:w="108" w:type="dxa"/>
              <w:bottom w:w="0" w:type="dxa"/>
              <w:right w:w="108" w:type="dxa"/>
            </w:tcMar>
            <w:vAlign w:val="center"/>
            <w:hideMark/>
          </w:tcPr>
          <w:p w:rsidR="00AB679D" w:rsidRPr="00C2181A" w:rsidRDefault="00AB679D" w:rsidP="00AB679D">
            <w:pPr>
              <w:spacing w:after="0" w:line="285" w:lineRule="atLeast"/>
              <w:jc w:val="center"/>
              <w:rPr>
                <w:color w:val="000000" w:themeColor="text1"/>
                <w:sz w:val="21"/>
                <w:szCs w:val="21"/>
                <w:lang w:eastAsia="es-MX"/>
              </w:rPr>
            </w:pPr>
            <w:r w:rsidRPr="00C2181A">
              <w:rPr>
                <w:color w:val="000000" w:themeColor="text1"/>
                <w:lang w:eastAsia="es-MX"/>
              </w:rPr>
              <w:t>Sentencias de importación</w:t>
            </w:r>
          </w:p>
        </w:tc>
        <w:tc>
          <w:tcPr>
            <w:tcW w:w="3803" w:type="pct"/>
            <w:shd w:val="clear" w:color="auto" w:fill="FFFFFF"/>
            <w:tcMar>
              <w:top w:w="0" w:type="dxa"/>
              <w:left w:w="108" w:type="dxa"/>
              <w:bottom w:w="0" w:type="dxa"/>
              <w:right w:w="108" w:type="dxa"/>
            </w:tcMar>
            <w:hideMark/>
          </w:tcPr>
          <w:p w:rsidR="00AB679D" w:rsidRPr="00C2181A" w:rsidRDefault="00AB679D" w:rsidP="00207169">
            <w:pPr>
              <w:spacing w:line="285" w:lineRule="atLeast"/>
              <w:rPr>
                <w:color w:val="000000" w:themeColor="text1"/>
                <w:sz w:val="21"/>
                <w:szCs w:val="21"/>
                <w:lang w:eastAsia="es-MX"/>
              </w:rPr>
            </w:pPr>
            <w:r w:rsidRPr="00C2181A">
              <w:rPr>
                <w:color w:val="000000" w:themeColor="text1"/>
                <w:sz w:val="21"/>
                <w:szCs w:val="21"/>
                <w:lang w:eastAsia="es-MX"/>
              </w:rPr>
              <w:t>Tras la declaración del paquete se incluirán las sentencias de importación de los paquetes necesarios. Esta importación de paquetes obligatorios seguirá el siguiente orden:</w:t>
            </w:r>
          </w:p>
          <w:p w:rsidR="00AB679D" w:rsidRPr="00C2181A" w:rsidRDefault="00AB679D" w:rsidP="00207169">
            <w:pPr>
              <w:spacing w:after="0" w:line="285" w:lineRule="atLeast"/>
              <w:rPr>
                <w:color w:val="000000" w:themeColor="text1"/>
                <w:sz w:val="21"/>
                <w:szCs w:val="21"/>
                <w:lang w:eastAsia="es-MX"/>
              </w:rPr>
            </w:pPr>
            <w:proofErr w:type="gramStart"/>
            <w:r w:rsidRPr="00C2181A">
              <w:rPr>
                <w:color w:val="000000" w:themeColor="text1"/>
                <w:sz w:val="21"/>
                <w:szCs w:val="21"/>
                <w:lang w:eastAsia="es-MX"/>
              </w:rPr>
              <w:t>1.Paquetes</w:t>
            </w:r>
            <w:proofErr w:type="gramEnd"/>
            <w:r w:rsidRPr="00C2181A">
              <w:rPr>
                <w:color w:val="000000" w:themeColor="text1"/>
                <w:sz w:val="21"/>
                <w:szCs w:val="21"/>
                <w:lang w:eastAsia="es-MX"/>
              </w:rPr>
              <w:t xml:space="preserve"> del JDK de java.</w:t>
            </w:r>
          </w:p>
          <w:p w:rsidR="00AB679D" w:rsidRPr="00C2181A" w:rsidRDefault="00207169" w:rsidP="00207169">
            <w:pPr>
              <w:spacing w:after="0" w:line="285" w:lineRule="atLeast"/>
              <w:rPr>
                <w:color w:val="000000" w:themeColor="text1"/>
                <w:sz w:val="21"/>
                <w:szCs w:val="21"/>
                <w:lang w:eastAsia="es-MX"/>
              </w:rPr>
            </w:pPr>
            <w:r>
              <w:rPr>
                <w:color w:val="000000" w:themeColor="text1"/>
                <w:sz w:val="21"/>
                <w:szCs w:val="21"/>
                <w:lang w:eastAsia="es-MX"/>
              </w:rPr>
              <w:t xml:space="preserve">2. </w:t>
            </w:r>
            <w:r w:rsidR="00AB679D" w:rsidRPr="00C2181A">
              <w:rPr>
                <w:color w:val="000000" w:themeColor="text1"/>
                <w:sz w:val="21"/>
                <w:szCs w:val="21"/>
                <w:lang w:eastAsia="es-MX"/>
              </w:rPr>
              <w:t>Paquetes de utilidades no pe</w:t>
            </w:r>
            <w:r>
              <w:rPr>
                <w:color w:val="000000" w:themeColor="text1"/>
                <w:sz w:val="21"/>
                <w:szCs w:val="21"/>
                <w:lang w:eastAsia="es-MX"/>
              </w:rPr>
              <w:t xml:space="preserve">rtenecientes al JDK de Java, de </w:t>
            </w:r>
            <w:proofErr w:type="spellStart"/>
            <w:r w:rsidR="00AB679D" w:rsidRPr="00C2181A">
              <w:rPr>
                <w:color w:val="000000" w:themeColor="text1"/>
                <w:sz w:val="21"/>
                <w:szCs w:val="21"/>
                <w:lang w:eastAsia="es-MX"/>
              </w:rPr>
              <w:t>fram</w:t>
            </w:r>
            <w:r>
              <w:rPr>
                <w:color w:val="000000" w:themeColor="text1"/>
                <w:sz w:val="21"/>
                <w:szCs w:val="21"/>
                <w:lang w:eastAsia="es-MX"/>
              </w:rPr>
              <w:t>eworks</w:t>
            </w:r>
            <w:proofErr w:type="spellEnd"/>
            <w:r>
              <w:rPr>
                <w:color w:val="000000" w:themeColor="text1"/>
                <w:sz w:val="21"/>
                <w:szCs w:val="21"/>
                <w:lang w:eastAsia="es-MX"/>
              </w:rPr>
              <w:t xml:space="preserve"> de </w:t>
            </w:r>
            <w:r w:rsidR="00AB679D" w:rsidRPr="00C2181A">
              <w:rPr>
                <w:color w:val="000000" w:themeColor="text1"/>
                <w:sz w:val="21"/>
                <w:szCs w:val="21"/>
                <w:lang w:eastAsia="es-MX"/>
              </w:rPr>
              <w:t xml:space="preserve">desarrollo o de proyectos </w:t>
            </w:r>
            <w:proofErr w:type="spellStart"/>
            <w:r w:rsidR="00AB679D" w:rsidRPr="00C2181A">
              <w:rPr>
                <w:color w:val="000000" w:themeColor="text1"/>
                <w:sz w:val="21"/>
                <w:szCs w:val="21"/>
                <w:lang w:eastAsia="es-MX"/>
              </w:rPr>
              <w:t>opensource</w:t>
            </w:r>
            <w:proofErr w:type="spellEnd"/>
            <w:r>
              <w:rPr>
                <w:color w:val="000000" w:themeColor="text1"/>
                <w:sz w:val="21"/>
                <w:szCs w:val="21"/>
                <w:lang w:eastAsia="es-MX"/>
              </w:rPr>
              <w:t xml:space="preserve"> tales como apache, </w:t>
            </w:r>
            <w:proofErr w:type="spellStart"/>
            <w:r>
              <w:rPr>
                <w:color w:val="000000" w:themeColor="text1"/>
                <w:sz w:val="21"/>
                <w:szCs w:val="21"/>
                <w:lang w:eastAsia="es-MX"/>
              </w:rPr>
              <w:t>hibernate</w:t>
            </w:r>
            <w:proofErr w:type="spellEnd"/>
            <w:r>
              <w:rPr>
                <w:color w:val="000000" w:themeColor="text1"/>
                <w:sz w:val="21"/>
                <w:szCs w:val="21"/>
                <w:lang w:eastAsia="es-MX"/>
              </w:rPr>
              <w:t xml:space="preserve">, </w:t>
            </w:r>
            <w:proofErr w:type="spellStart"/>
            <w:r w:rsidR="00AB679D" w:rsidRPr="00C2181A">
              <w:rPr>
                <w:color w:val="000000" w:themeColor="text1"/>
                <w:sz w:val="21"/>
                <w:szCs w:val="21"/>
                <w:lang w:eastAsia="es-MX"/>
              </w:rPr>
              <w:t>springframework</w:t>
            </w:r>
            <w:proofErr w:type="spellEnd"/>
            <w:r w:rsidR="00AB679D" w:rsidRPr="00C2181A">
              <w:rPr>
                <w:color w:val="000000" w:themeColor="text1"/>
                <w:sz w:val="21"/>
                <w:szCs w:val="21"/>
                <w:lang w:eastAsia="es-MX"/>
              </w:rPr>
              <w:t>, etc.</w:t>
            </w:r>
          </w:p>
          <w:p w:rsidR="00AB679D" w:rsidRPr="00C2181A" w:rsidRDefault="00AB679D" w:rsidP="00207169">
            <w:pPr>
              <w:spacing w:after="0" w:line="285" w:lineRule="atLeast"/>
              <w:rPr>
                <w:color w:val="000000" w:themeColor="text1"/>
                <w:sz w:val="21"/>
                <w:szCs w:val="21"/>
                <w:lang w:eastAsia="es-MX"/>
              </w:rPr>
            </w:pPr>
            <w:r w:rsidRPr="00C2181A">
              <w:rPr>
                <w:color w:val="000000" w:themeColor="text1"/>
                <w:sz w:val="21"/>
                <w:szCs w:val="21"/>
                <w:lang w:eastAsia="es-MX"/>
              </w:rPr>
              <w:t xml:space="preserve"> 3.</w:t>
            </w:r>
            <w:r w:rsidR="00207169">
              <w:rPr>
                <w:color w:val="000000" w:themeColor="text1"/>
                <w:sz w:val="21"/>
                <w:szCs w:val="21"/>
                <w:lang w:eastAsia="es-MX"/>
              </w:rPr>
              <w:t xml:space="preserve"> </w:t>
            </w:r>
            <w:r w:rsidRPr="00C2181A">
              <w:rPr>
                <w:color w:val="000000" w:themeColor="text1"/>
                <w:sz w:val="21"/>
                <w:szCs w:val="21"/>
                <w:lang w:eastAsia="es-MX"/>
              </w:rPr>
              <w:t>Paquetes de la aplicación.</w:t>
            </w:r>
          </w:p>
        </w:tc>
      </w:tr>
      <w:tr w:rsidR="00AB679D" w:rsidRPr="00C2181A" w:rsidTr="00200541">
        <w:tc>
          <w:tcPr>
            <w:tcW w:w="1197" w:type="pct"/>
            <w:shd w:val="clear" w:color="auto" w:fill="FFFFFF"/>
            <w:tcMar>
              <w:top w:w="0" w:type="dxa"/>
              <w:left w:w="108" w:type="dxa"/>
              <w:bottom w:w="0" w:type="dxa"/>
              <w:right w:w="108" w:type="dxa"/>
            </w:tcMar>
            <w:vAlign w:val="center"/>
            <w:hideMark/>
          </w:tcPr>
          <w:p w:rsidR="00AB679D" w:rsidRPr="00C2181A" w:rsidRDefault="00AB679D" w:rsidP="00AB679D">
            <w:pPr>
              <w:spacing w:after="0" w:line="285" w:lineRule="atLeast"/>
              <w:jc w:val="center"/>
              <w:rPr>
                <w:color w:val="000000" w:themeColor="text1"/>
                <w:sz w:val="21"/>
                <w:szCs w:val="21"/>
                <w:lang w:eastAsia="es-MX"/>
              </w:rPr>
            </w:pPr>
            <w:r w:rsidRPr="00C2181A">
              <w:rPr>
                <w:color w:val="000000" w:themeColor="text1"/>
                <w:lang w:eastAsia="es-MX"/>
              </w:rPr>
              <w:t>Declaraciones de clases e interfaces</w:t>
            </w:r>
          </w:p>
        </w:tc>
        <w:tc>
          <w:tcPr>
            <w:tcW w:w="3803" w:type="pct"/>
            <w:shd w:val="clear" w:color="auto" w:fill="FFFFFF"/>
            <w:tcMar>
              <w:top w:w="0" w:type="dxa"/>
              <w:left w:w="108" w:type="dxa"/>
              <w:bottom w:w="0" w:type="dxa"/>
              <w:right w:w="108" w:type="dxa"/>
            </w:tcMar>
            <w:hideMark/>
          </w:tcPr>
          <w:p w:rsidR="00AB679D" w:rsidRPr="00C2181A" w:rsidRDefault="00AB679D" w:rsidP="00207169">
            <w:pPr>
              <w:spacing w:line="285" w:lineRule="atLeast"/>
              <w:rPr>
                <w:color w:val="000000" w:themeColor="text1"/>
                <w:sz w:val="21"/>
                <w:szCs w:val="21"/>
                <w:lang w:eastAsia="es-MX"/>
              </w:rPr>
            </w:pPr>
            <w:r w:rsidRPr="00C2181A">
              <w:rPr>
                <w:b/>
                <w:bCs/>
                <w:color w:val="000000" w:themeColor="text1"/>
                <w:sz w:val="21"/>
                <w:szCs w:val="21"/>
                <w:lang w:eastAsia="es-MX"/>
              </w:rPr>
              <w:t>Comentario de documentación de la clase/interfaz /*</w:t>
            </w:r>
            <w:proofErr w:type="gramStart"/>
            <w:r w:rsidRPr="00C2181A">
              <w:rPr>
                <w:b/>
                <w:bCs/>
                <w:color w:val="000000" w:themeColor="text1"/>
                <w:sz w:val="21"/>
                <w:szCs w:val="21"/>
                <w:lang w:eastAsia="es-MX"/>
              </w:rPr>
              <w:t>* ...</w:t>
            </w:r>
            <w:proofErr w:type="gramEnd"/>
            <w:r w:rsidRPr="00C2181A">
              <w:rPr>
                <w:b/>
                <w:bCs/>
                <w:color w:val="000000" w:themeColor="text1"/>
                <w:sz w:val="21"/>
                <w:szCs w:val="21"/>
                <w:lang w:eastAsia="es-MX"/>
              </w:rPr>
              <w:t xml:space="preserve"> */</w:t>
            </w:r>
            <w:r w:rsidRPr="00C2181A">
              <w:rPr>
                <w:color w:val="000000" w:themeColor="text1"/>
                <w:sz w:val="21"/>
                <w:szCs w:val="21"/>
                <w:lang w:eastAsia="es-MX"/>
              </w:rPr>
              <w:t xml:space="preserve"> - Permite describir la clase/interfaz desarrollada. Necesario para generar la documentación de la api mediante </w:t>
            </w:r>
            <w:proofErr w:type="spellStart"/>
            <w:r w:rsidRPr="00C2181A">
              <w:rPr>
                <w:color w:val="000000" w:themeColor="text1"/>
                <w:sz w:val="21"/>
                <w:szCs w:val="21"/>
                <w:lang w:eastAsia="es-MX"/>
              </w:rPr>
              <w:t>javadoc</w:t>
            </w:r>
            <w:proofErr w:type="spellEnd"/>
            <w:r w:rsidRPr="00C2181A">
              <w:rPr>
                <w:color w:val="000000" w:themeColor="text1"/>
                <w:sz w:val="21"/>
                <w:szCs w:val="21"/>
                <w:lang w:eastAsia="es-MX"/>
              </w:rPr>
              <w:t>.</w:t>
            </w:r>
          </w:p>
          <w:p w:rsidR="00207169" w:rsidRDefault="00AB679D" w:rsidP="00207169">
            <w:pPr>
              <w:spacing w:line="285" w:lineRule="atLeast"/>
              <w:rPr>
                <w:color w:val="000000" w:themeColor="text1"/>
                <w:sz w:val="21"/>
                <w:szCs w:val="21"/>
                <w:lang w:eastAsia="es-MX"/>
              </w:rPr>
            </w:pPr>
            <w:r w:rsidRPr="00C2181A">
              <w:rPr>
                <w:b/>
                <w:bCs/>
                <w:color w:val="000000" w:themeColor="text1"/>
                <w:sz w:val="21"/>
                <w:szCs w:val="21"/>
                <w:lang w:eastAsia="es-MX"/>
              </w:rPr>
              <w:t>Comentario de implementación de la clase/interfaz, si es necesario /</w:t>
            </w:r>
            <w:proofErr w:type="gramStart"/>
            <w:r w:rsidRPr="00C2181A">
              <w:rPr>
                <w:b/>
                <w:bCs/>
                <w:color w:val="000000" w:themeColor="text1"/>
                <w:sz w:val="21"/>
                <w:szCs w:val="21"/>
                <w:lang w:eastAsia="es-MX"/>
              </w:rPr>
              <w:t>* ...</w:t>
            </w:r>
            <w:proofErr w:type="gramEnd"/>
            <w:r w:rsidRPr="00C2181A">
              <w:rPr>
                <w:b/>
                <w:bCs/>
                <w:color w:val="000000" w:themeColor="text1"/>
                <w:sz w:val="21"/>
                <w:szCs w:val="21"/>
                <w:lang w:eastAsia="es-MX"/>
              </w:rPr>
              <w:t xml:space="preserve"> */ -</w:t>
            </w:r>
            <w:r w:rsidRPr="00C2181A">
              <w:rPr>
                <w:color w:val="000000" w:themeColor="text1"/>
                <w:sz w:val="21"/>
                <w:szCs w:val="21"/>
                <w:lang w:eastAsia="es-MX"/>
              </w:rPr>
              <w:t> Este comentario incluye cualquier información que no pueda incluirse en el comentario de documentación de la clase/interfaz.</w:t>
            </w:r>
          </w:p>
          <w:p w:rsidR="00AB679D" w:rsidRPr="00C2181A" w:rsidRDefault="00AB679D" w:rsidP="00207169">
            <w:pPr>
              <w:spacing w:line="285" w:lineRule="atLeast"/>
              <w:rPr>
                <w:color w:val="000000" w:themeColor="text1"/>
                <w:sz w:val="21"/>
                <w:szCs w:val="21"/>
                <w:lang w:eastAsia="es-MX"/>
              </w:rPr>
            </w:pPr>
            <w:r w:rsidRPr="00C2181A">
              <w:rPr>
                <w:b/>
                <w:bCs/>
                <w:color w:val="000000" w:themeColor="text1"/>
                <w:sz w:val="21"/>
                <w:szCs w:val="21"/>
                <w:lang w:eastAsia="es-MX"/>
              </w:rPr>
              <w:t>Variables de clase (estáticas) -</w:t>
            </w:r>
            <w:r w:rsidR="00207169">
              <w:rPr>
                <w:b/>
                <w:bCs/>
                <w:color w:val="000000" w:themeColor="text1"/>
                <w:sz w:val="21"/>
                <w:szCs w:val="21"/>
                <w:lang w:eastAsia="es-MX"/>
              </w:rPr>
              <w:t xml:space="preserve"> </w:t>
            </w:r>
            <w:r w:rsidRPr="00C2181A">
              <w:rPr>
                <w:color w:val="000000" w:themeColor="text1"/>
                <w:sz w:val="21"/>
                <w:szCs w:val="21"/>
                <w:lang w:eastAsia="es-MX"/>
              </w:rPr>
              <w:t>En primer lugar las variables de clase públicas (</w:t>
            </w:r>
            <w:proofErr w:type="spellStart"/>
            <w:r w:rsidRPr="00C2181A">
              <w:rPr>
                <w:color w:val="000000" w:themeColor="text1"/>
                <w:sz w:val="21"/>
                <w:szCs w:val="21"/>
                <w:lang w:eastAsia="es-MX"/>
              </w:rPr>
              <w:t>public</w:t>
            </w:r>
            <w:proofErr w:type="spellEnd"/>
            <w:r w:rsidRPr="00C2181A">
              <w:rPr>
                <w:color w:val="000000" w:themeColor="text1"/>
                <w:sz w:val="21"/>
                <w:szCs w:val="21"/>
                <w:lang w:eastAsia="es-MX"/>
              </w:rPr>
              <w:t>), después las protegidas (</w:t>
            </w:r>
            <w:proofErr w:type="spellStart"/>
            <w:r w:rsidRPr="00C2181A">
              <w:rPr>
                <w:color w:val="000000" w:themeColor="text1"/>
                <w:sz w:val="21"/>
                <w:szCs w:val="21"/>
                <w:lang w:eastAsia="es-MX"/>
              </w:rPr>
              <w:t>protected</w:t>
            </w:r>
            <w:proofErr w:type="spellEnd"/>
            <w:r w:rsidRPr="00C2181A">
              <w:rPr>
                <w:color w:val="000000" w:themeColor="text1"/>
                <w:sz w:val="21"/>
                <w:szCs w:val="21"/>
                <w:lang w:eastAsia="es-MX"/>
              </w:rPr>
              <w:t>), posteriormente las de nivel de paquete (sin modificador), y por último las privadas (</w:t>
            </w:r>
            <w:proofErr w:type="spellStart"/>
            <w:r w:rsidRPr="00C2181A">
              <w:rPr>
                <w:color w:val="000000" w:themeColor="text1"/>
                <w:sz w:val="21"/>
                <w:szCs w:val="21"/>
                <w:lang w:eastAsia="es-MX"/>
              </w:rPr>
              <w:t>private</w:t>
            </w:r>
            <w:proofErr w:type="spellEnd"/>
            <w:r w:rsidRPr="00C2181A">
              <w:rPr>
                <w:color w:val="000000" w:themeColor="text1"/>
                <w:sz w:val="21"/>
                <w:szCs w:val="21"/>
                <w:lang w:eastAsia="es-MX"/>
              </w:rPr>
              <w:t>).</w:t>
            </w:r>
          </w:p>
          <w:p w:rsidR="00AB679D" w:rsidRPr="00C2181A" w:rsidRDefault="00AB679D" w:rsidP="00207169">
            <w:pPr>
              <w:spacing w:line="285" w:lineRule="atLeast"/>
              <w:rPr>
                <w:color w:val="000000" w:themeColor="text1"/>
                <w:sz w:val="21"/>
                <w:szCs w:val="21"/>
                <w:lang w:eastAsia="es-MX"/>
              </w:rPr>
            </w:pPr>
            <w:r w:rsidRPr="00C2181A">
              <w:rPr>
                <w:b/>
                <w:bCs/>
                <w:color w:val="000000" w:themeColor="text1"/>
                <w:sz w:val="21"/>
                <w:szCs w:val="21"/>
                <w:lang w:eastAsia="es-MX"/>
              </w:rPr>
              <w:t>Variables de instancia -</w:t>
            </w:r>
            <w:r w:rsidR="00207169">
              <w:rPr>
                <w:b/>
                <w:bCs/>
                <w:color w:val="000000" w:themeColor="text1"/>
                <w:sz w:val="21"/>
                <w:szCs w:val="21"/>
                <w:lang w:eastAsia="es-MX"/>
              </w:rPr>
              <w:t xml:space="preserve"> </w:t>
            </w:r>
            <w:r w:rsidRPr="00C2181A">
              <w:rPr>
                <w:color w:val="000000" w:themeColor="text1"/>
                <w:sz w:val="21"/>
                <w:szCs w:val="21"/>
                <w:lang w:eastAsia="es-MX"/>
              </w:rPr>
              <w:t>Primero las públicas (</w:t>
            </w:r>
            <w:proofErr w:type="spellStart"/>
            <w:r w:rsidRPr="00C2181A">
              <w:rPr>
                <w:color w:val="000000" w:themeColor="text1"/>
                <w:sz w:val="21"/>
                <w:szCs w:val="21"/>
                <w:lang w:eastAsia="es-MX"/>
              </w:rPr>
              <w:t>public</w:t>
            </w:r>
            <w:proofErr w:type="spellEnd"/>
            <w:r w:rsidRPr="00C2181A">
              <w:rPr>
                <w:color w:val="000000" w:themeColor="text1"/>
                <w:sz w:val="21"/>
                <w:szCs w:val="21"/>
                <w:lang w:eastAsia="es-MX"/>
              </w:rPr>
              <w:t>), después las protegidas (</w:t>
            </w:r>
            <w:proofErr w:type="spellStart"/>
            <w:r w:rsidRPr="00C2181A">
              <w:rPr>
                <w:color w:val="000000" w:themeColor="text1"/>
                <w:sz w:val="21"/>
                <w:szCs w:val="21"/>
                <w:lang w:eastAsia="es-MX"/>
              </w:rPr>
              <w:t>protected</w:t>
            </w:r>
            <w:proofErr w:type="spellEnd"/>
            <w:r w:rsidRPr="00C2181A">
              <w:rPr>
                <w:color w:val="000000" w:themeColor="text1"/>
                <w:sz w:val="21"/>
                <w:szCs w:val="21"/>
                <w:lang w:eastAsia="es-MX"/>
              </w:rPr>
              <w:t>), luego las de nivel de paquete (sin modificador), y finalmente las privadas (</w:t>
            </w:r>
            <w:proofErr w:type="spellStart"/>
            <w:r w:rsidRPr="00C2181A">
              <w:rPr>
                <w:color w:val="000000" w:themeColor="text1"/>
                <w:sz w:val="21"/>
                <w:szCs w:val="21"/>
                <w:lang w:eastAsia="es-MX"/>
              </w:rPr>
              <w:t>private</w:t>
            </w:r>
            <w:proofErr w:type="spellEnd"/>
            <w:r w:rsidRPr="00C2181A">
              <w:rPr>
                <w:color w:val="000000" w:themeColor="text1"/>
                <w:sz w:val="21"/>
                <w:szCs w:val="21"/>
                <w:lang w:eastAsia="es-MX"/>
              </w:rPr>
              <w:t>).</w:t>
            </w:r>
          </w:p>
          <w:p w:rsidR="00AB679D" w:rsidRPr="00C2181A" w:rsidRDefault="00AB679D" w:rsidP="00207169">
            <w:pPr>
              <w:spacing w:line="285" w:lineRule="atLeast"/>
              <w:rPr>
                <w:color w:val="000000" w:themeColor="text1"/>
                <w:sz w:val="21"/>
                <w:szCs w:val="21"/>
                <w:lang w:eastAsia="es-MX"/>
              </w:rPr>
            </w:pPr>
            <w:r w:rsidRPr="00C2181A">
              <w:rPr>
                <w:b/>
                <w:bCs/>
                <w:color w:val="000000" w:themeColor="text1"/>
                <w:sz w:val="21"/>
                <w:szCs w:val="21"/>
                <w:lang w:eastAsia="es-MX"/>
              </w:rPr>
              <w:t>Métodos -</w:t>
            </w:r>
            <w:r w:rsidRPr="00C2181A">
              <w:rPr>
                <w:color w:val="000000" w:themeColor="text1"/>
                <w:sz w:val="21"/>
                <w:szCs w:val="21"/>
                <w:lang w:eastAsia="es-MX"/>
              </w:rPr>
              <w:t> Deben agruparse por funcionalidad en lugar de agruparse por ámbito o accesibilidad. Por ejemplo, un método privado puede estar situado entre dos métodos públicos. El objetivo es desarrollar código fácil de leer y comprender.</w:t>
            </w:r>
          </w:p>
        </w:tc>
      </w:tr>
      <w:tr w:rsidR="00AB679D" w:rsidRPr="00C2181A" w:rsidTr="00087854">
        <w:tc>
          <w:tcPr>
            <w:tcW w:w="1197" w:type="pct"/>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Sangría</w:t>
            </w:r>
          </w:p>
        </w:tc>
        <w:tc>
          <w:tcPr>
            <w:tcW w:w="3803" w:type="pct"/>
            <w:shd w:val="clear" w:color="auto" w:fill="FFFFFF"/>
            <w:tcMar>
              <w:top w:w="0" w:type="dxa"/>
              <w:left w:w="108" w:type="dxa"/>
              <w:bottom w:w="0" w:type="dxa"/>
              <w:right w:w="108" w:type="dxa"/>
            </w:tcMar>
            <w:hideMark/>
          </w:tcPr>
          <w:p w:rsidR="00AB679D" w:rsidRPr="00C2181A" w:rsidRDefault="00AB679D" w:rsidP="00207169">
            <w:pPr>
              <w:spacing w:line="285" w:lineRule="atLeast"/>
              <w:rPr>
                <w:color w:val="000000" w:themeColor="text1"/>
                <w:sz w:val="21"/>
                <w:szCs w:val="21"/>
                <w:lang w:eastAsia="es-MX"/>
              </w:rPr>
            </w:pPr>
            <w:r w:rsidRPr="00C2181A">
              <w:rPr>
                <w:color w:val="000000" w:themeColor="text1"/>
                <w:sz w:val="21"/>
                <w:szCs w:val="21"/>
                <w:lang w:eastAsia="es-MX"/>
              </w:rPr>
              <w:t xml:space="preserve">Como norma general se establecen 4 caracteres como unidad de sangría. Los entornos de desarrollo integrado (IDE) más populares, tales como Eclipse o </w:t>
            </w:r>
            <w:proofErr w:type="spellStart"/>
            <w:r w:rsidRPr="00C2181A">
              <w:rPr>
                <w:color w:val="000000" w:themeColor="text1"/>
                <w:sz w:val="21"/>
                <w:szCs w:val="21"/>
                <w:lang w:eastAsia="es-MX"/>
              </w:rPr>
              <w:t>NetBeans</w:t>
            </w:r>
            <w:proofErr w:type="spellEnd"/>
            <w:r w:rsidRPr="00C2181A">
              <w:rPr>
                <w:color w:val="000000" w:themeColor="text1"/>
                <w:sz w:val="21"/>
                <w:szCs w:val="21"/>
                <w:lang w:eastAsia="es-MX"/>
              </w:rPr>
              <w:t>, incluyen facilidades para formatear código Java.</w:t>
            </w:r>
          </w:p>
        </w:tc>
      </w:tr>
      <w:tr w:rsidR="00AB679D" w:rsidRPr="00C2181A" w:rsidTr="00087854">
        <w:tc>
          <w:tcPr>
            <w:tcW w:w="1197" w:type="pct"/>
            <w:tcBorders>
              <w:bottom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Longitud de línea</w:t>
            </w:r>
          </w:p>
        </w:tc>
        <w:tc>
          <w:tcPr>
            <w:tcW w:w="3803" w:type="pct"/>
            <w:tcBorders>
              <w:bottom w:val="single" w:sz="4" w:space="0" w:color="auto"/>
            </w:tcBorders>
            <w:shd w:val="clear" w:color="auto" w:fill="FFFFFF"/>
            <w:tcMar>
              <w:top w:w="0" w:type="dxa"/>
              <w:left w:w="108" w:type="dxa"/>
              <w:bottom w:w="0" w:type="dxa"/>
              <w:right w:w="108" w:type="dxa"/>
            </w:tcMar>
            <w:hideMark/>
          </w:tcPr>
          <w:p w:rsidR="00AB679D" w:rsidRPr="00C2181A" w:rsidRDefault="00AB679D" w:rsidP="00207169">
            <w:pPr>
              <w:spacing w:line="285" w:lineRule="atLeast"/>
              <w:rPr>
                <w:color w:val="000000" w:themeColor="text1"/>
                <w:sz w:val="21"/>
                <w:szCs w:val="21"/>
                <w:lang w:eastAsia="es-MX"/>
              </w:rPr>
            </w:pPr>
            <w:r w:rsidRPr="00C2181A">
              <w:rPr>
                <w:color w:val="000000" w:themeColor="text1"/>
                <w:sz w:val="21"/>
                <w:szCs w:val="21"/>
                <w:lang w:eastAsia="es-MX"/>
              </w:rPr>
              <w:t>La longitud de línea no debe superar los 80 caracteres por motivos de visualización e impresión</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rPr>
                <w:sz w:val="21"/>
                <w:szCs w:val="21"/>
                <w:lang w:eastAsia="es-MX"/>
              </w:rPr>
            </w:pPr>
            <w:r w:rsidRPr="00C2181A">
              <w:rPr>
                <w:lang w:eastAsia="es-MX"/>
              </w:rPr>
              <w:t>División de líneas</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207169">
            <w:pPr>
              <w:spacing w:line="285" w:lineRule="atLeast"/>
              <w:rPr>
                <w:color w:val="000000" w:themeColor="text1"/>
                <w:sz w:val="21"/>
                <w:szCs w:val="21"/>
                <w:lang w:eastAsia="es-MX"/>
              </w:rPr>
            </w:pPr>
            <w:r w:rsidRPr="00C2181A">
              <w:rPr>
                <w:color w:val="000000" w:themeColor="text1"/>
                <w:sz w:val="21"/>
                <w:szCs w:val="21"/>
                <w:lang w:eastAsia="es-MX"/>
              </w:rPr>
              <w:t>Cuando una expresión ocupe más de una línea, esta se podrá romper o dividir en función de los siguientes criterios:</w:t>
            </w:r>
          </w:p>
          <w:p w:rsidR="00AB679D" w:rsidRPr="00C2181A" w:rsidRDefault="00AB679D" w:rsidP="00384EEF">
            <w:pPr>
              <w:pStyle w:val="Prrafodelista"/>
              <w:numPr>
                <w:ilvl w:val="0"/>
                <w:numId w:val="29"/>
              </w:numPr>
              <w:spacing w:before="0" w:after="200" w:line="285" w:lineRule="atLeast"/>
              <w:contextualSpacing/>
              <w:jc w:val="left"/>
              <w:rPr>
                <w:color w:val="000000" w:themeColor="text1"/>
                <w:sz w:val="21"/>
                <w:szCs w:val="21"/>
                <w:lang w:eastAsia="es-MX"/>
              </w:rPr>
            </w:pPr>
            <w:r w:rsidRPr="00C2181A">
              <w:rPr>
                <w:color w:val="000000" w:themeColor="text1"/>
                <w:sz w:val="21"/>
                <w:szCs w:val="21"/>
                <w:lang w:eastAsia="es-MX"/>
              </w:rPr>
              <w:t>Tras una coma.</w:t>
            </w:r>
          </w:p>
          <w:p w:rsidR="00AB679D" w:rsidRPr="00C2181A" w:rsidRDefault="00AB679D" w:rsidP="00384EEF">
            <w:pPr>
              <w:pStyle w:val="Prrafodelista"/>
              <w:numPr>
                <w:ilvl w:val="0"/>
                <w:numId w:val="29"/>
              </w:numPr>
              <w:spacing w:before="0" w:after="200" w:line="285" w:lineRule="atLeast"/>
              <w:contextualSpacing/>
              <w:jc w:val="left"/>
              <w:rPr>
                <w:color w:val="000000" w:themeColor="text1"/>
                <w:sz w:val="21"/>
                <w:szCs w:val="21"/>
                <w:lang w:eastAsia="es-MX"/>
              </w:rPr>
            </w:pPr>
            <w:r w:rsidRPr="00C2181A">
              <w:rPr>
                <w:color w:val="000000" w:themeColor="text1"/>
                <w:sz w:val="21"/>
                <w:szCs w:val="21"/>
                <w:lang w:eastAsia="es-MX"/>
              </w:rPr>
              <w:lastRenderedPageBreak/>
              <w:t>Antes de un operador.</w:t>
            </w:r>
          </w:p>
          <w:p w:rsidR="00AB679D" w:rsidRPr="00C2181A" w:rsidRDefault="00AB679D" w:rsidP="00384EEF">
            <w:pPr>
              <w:pStyle w:val="Prrafodelista"/>
              <w:numPr>
                <w:ilvl w:val="0"/>
                <w:numId w:val="29"/>
              </w:numPr>
              <w:spacing w:before="0" w:after="200" w:line="285" w:lineRule="atLeast"/>
              <w:contextualSpacing/>
              <w:jc w:val="left"/>
              <w:rPr>
                <w:color w:val="000000" w:themeColor="text1"/>
                <w:sz w:val="21"/>
                <w:szCs w:val="21"/>
                <w:lang w:eastAsia="es-MX"/>
              </w:rPr>
            </w:pPr>
            <w:r w:rsidRPr="00C2181A">
              <w:rPr>
                <w:color w:val="000000" w:themeColor="text1"/>
                <w:sz w:val="21"/>
                <w:szCs w:val="21"/>
                <w:lang w:eastAsia="es-MX"/>
              </w:rPr>
              <w:t>Se recomienda las rupturas de nivel superior a las de nivel inferior.</w:t>
            </w:r>
          </w:p>
          <w:p w:rsidR="00AB679D" w:rsidRPr="00C2181A" w:rsidRDefault="00AB679D" w:rsidP="00384EEF">
            <w:pPr>
              <w:pStyle w:val="Prrafodelista"/>
              <w:numPr>
                <w:ilvl w:val="0"/>
                <w:numId w:val="29"/>
              </w:numPr>
              <w:spacing w:before="0" w:after="200" w:line="285" w:lineRule="atLeast"/>
              <w:contextualSpacing/>
              <w:jc w:val="left"/>
              <w:rPr>
                <w:color w:val="000000" w:themeColor="text1"/>
                <w:sz w:val="21"/>
                <w:szCs w:val="21"/>
                <w:lang w:eastAsia="es-MX"/>
              </w:rPr>
            </w:pPr>
            <w:r w:rsidRPr="00C2181A">
              <w:rPr>
                <w:color w:val="000000" w:themeColor="text1"/>
                <w:sz w:val="21"/>
                <w:szCs w:val="21"/>
                <w:lang w:eastAsia="es-MX"/>
              </w:rPr>
              <w:t>Alinear la nueva línea con el inicio de la expresi</w:t>
            </w:r>
            <w:r w:rsidR="00207169">
              <w:rPr>
                <w:color w:val="000000" w:themeColor="text1"/>
                <w:sz w:val="21"/>
                <w:szCs w:val="21"/>
                <w:lang w:eastAsia="es-MX"/>
              </w:rPr>
              <w:t xml:space="preserve">ón al mismo nivel que la línea </w:t>
            </w:r>
            <w:r w:rsidRPr="00C2181A">
              <w:rPr>
                <w:color w:val="000000" w:themeColor="text1"/>
                <w:sz w:val="21"/>
                <w:szCs w:val="21"/>
                <w:lang w:eastAsia="es-MX"/>
              </w:rPr>
              <w:t>anterior.</w:t>
            </w:r>
          </w:p>
          <w:p w:rsidR="00AB679D" w:rsidRPr="00C2181A" w:rsidRDefault="00AB679D" w:rsidP="00384EEF">
            <w:pPr>
              <w:pStyle w:val="Prrafodelista"/>
              <w:numPr>
                <w:ilvl w:val="0"/>
                <w:numId w:val="29"/>
              </w:numPr>
              <w:spacing w:before="0" w:after="200" w:line="285" w:lineRule="atLeast"/>
              <w:contextualSpacing/>
              <w:jc w:val="left"/>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Si las reglas anteriores generan código poco comprensible, entonces estableceremos tabulaciones de 8 espacios.</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Ejemplos:</w:t>
            </w:r>
          </w:p>
          <w:p w:rsidR="00AB679D" w:rsidRPr="00C2181A" w:rsidRDefault="00AB679D" w:rsidP="00207169">
            <w:pPr>
              <w:spacing w:after="0" w:line="285" w:lineRule="atLeast"/>
              <w:jc w:val="left"/>
              <w:rPr>
                <w:color w:val="000000" w:themeColor="text1"/>
                <w:sz w:val="21"/>
                <w:szCs w:val="21"/>
                <w:lang w:eastAsia="es-MX"/>
              </w:rPr>
            </w:pPr>
            <w:proofErr w:type="spellStart"/>
            <w:r w:rsidRPr="00C2181A">
              <w:rPr>
                <w:color w:val="000000" w:themeColor="text1"/>
                <w:sz w:val="21"/>
                <w:szCs w:val="21"/>
                <w:lang w:eastAsia="es-MX"/>
              </w:rPr>
              <w:t>unMetodo</w:t>
            </w:r>
            <w:proofErr w:type="spellEnd"/>
            <w:r w:rsidRPr="00C2181A">
              <w:rPr>
                <w:color w:val="000000" w:themeColor="text1"/>
                <w:sz w:val="21"/>
                <w:szCs w:val="21"/>
                <w:lang w:eastAsia="es-MX"/>
              </w:rPr>
              <w:t xml:space="preserve">(expresionLarga1, </w:t>
            </w:r>
            <w:proofErr w:type="spellStart"/>
            <w:r w:rsidRPr="00C2181A">
              <w:rPr>
                <w:color w:val="000000" w:themeColor="text1"/>
                <w:sz w:val="21"/>
                <w:szCs w:val="21"/>
                <w:lang w:eastAsia="es-MX"/>
              </w:rPr>
              <w:t>expresionLarga</w:t>
            </w:r>
            <w:proofErr w:type="spellEnd"/>
            <w:r w:rsidRPr="00C2181A">
              <w:rPr>
                <w:color w:val="000000" w:themeColor="text1"/>
                <w:sz w:val="21"/>
                <w:szCs w:val="21"/>
                <w:lang w:eastAsia="es-MX"/>
              </w:rPr>
              <w:t xml:space="preserve"> 2, </w:t>
            </w:r>
            <w:proofErr w:type="spellStart"/>
            <w:r w:rsidRPr="00C2181A">
              <w:rPr>
                <w:color w:val="000000" w:themeColor="text1"/>
                <w:sz w:val="21"/>
                <w:szCs w:val="21"/>
                <w:lang w:eastAsia="es-MX"/>
              </w:rPr>
              <w:t>expresionLarga</w:t>
            </w:r>
            <w:proofErr w:type="spellEnd"/>
            <w:r w:rsidRPr="00C2181A">
              <w:rPr>
                <w:color w:val="000000" w:themeColor="text1"/>
                <w:sz w:val="21"/>
                <w:szCs w:val="21"/>
                <w:lang w:eastAsia="es-MX"/>
              </w:rPr>
              <w:t xml:space="preserve"> 3, </w:t>
            </w:r>
            <w:proofErr w:type="spellStart"/>
            <w:r w:rsidRPr="00C2181A">
              <w:rPr>
                <w:color w:val="000000" w:themeColor="text1"/>
                <w:sz w:val="21"/>
                <w:szCs w:val="21"/>
                <w:lang w:eastAsia="es-MX"/>
              </w:rPr>
              <w:t>expresionLarga</w:t>
            </w:r>
            <w:proofErr w:type="spellEnd"/>
            <w:r w:rsidRPr="00C2181A">
              <w:rPr>
                <w:color w:val="000000" w:themeColor="text1"/>
                <w:sz w:val="21"/>
                <w:szCs w:val="21"/>
                <w:lang w:eastAsia="es-MX"/>
              </w:rPr>
              <w:t xml:space="preserve"> 4, </w:t>
            </w:r>
            <w:proofErr w:type="spellStart"/>
            <w:r w:rsidRPr="00C2181A">
              <w:rPr>
                <w:color w:val="000000" w:themeColor="text1"/>
                <w:sz w:val="21"/>
                <w:szCs w:val="21"/>
                <w:lang w:eastAsia="es-MX"/>
              </w:rPr>
              <w:t>expresionLarga</w:t>
            </w:r>
            <w:proofErr w:type="spellEnd"/>
            <w:r w:rsidRPr="00C2181A">
              <w:rPr>
                <w:color w:val="000000" w:themeColor="text1"/>
                <w:sz w:val="21"/>
                <w:szCs w:val="21"/>
                <w:lang w:eastAsia="es-MX"/>
              </w:rPr>
              <w:t xml:space="preserve"> 5);</w:t>
            </w:r>
            <w:r w:rsidRPr="00C2181A">
              <w:rPr>
                <w:color w:val="000000" w:themeColor="text1"/>
                <w:sz w:val="20"/>
                <w:szCs w:val="20"/>
                <w:lang w:eastAsia="es-MX"/>
              </w:rPr>
              <w:br/>
            </w:r>
            <w:r w:rsidRPr="00C2181A">
              <w:rPr>
                <w:color w:val="000000" w:themeColor="text1"/>
                <w:sz w:val="20"/>
                <w:szCs w:val="20"/>
                <w:lang w:eastAsia="es-MX"/>
              </w:rPr>
              <w:br/>
            </w:r>
            <w:proofErr w:type="spellStart"/>
            <w:r w:rsidRPr="00C2181A">
              <w:rPr>
                <w:color w:val="000000" w:themeColor="text1"/>
                <w:sz w:val="21"/>
                <w:szCs w:val="21"/>
                <w:lang w:eastAsia="es-MX"/>
              </w:rPr>
              <w:t>if</w:t>
            </w:r>
            <w:proofErr w:type="spellEnd"/>
            <w:r w:rsidRPr="00C2181A">
              <w:rPr>
                <w:color w:val="000000" w:themeColor="text1"/>
                <w:sz w:val="21"/>
                <w:szCs w:val="21"/>
                <w:lang w:eastAsia="es-MX"/>
              </w:rPr>
              <w:t xml:space="preserve"> ((condicion1 &amp;&amp; condicion2)</w:t>
            </w:r>
            <w:r w:rsidRPr="00C2181A">
              <w:rPr>
                <w:color w:val="000000" w:themeColor="text1"/>
                <w:sz w:val="21"/>
                <w:szCs w:val="21"/>
                <w:lang w:eastAsia="es-MX"/>
              </w:rPr>
              <w:br/>
            </w:r>
            <w:r w:rsidRPr="00C2181A">
              <w:rPr>
                <w:color w:val="000000" w:themeColor="text1"/>
                <w:sz w:val="20"/>
                <w:szCs w:val="20"/>
                <w:lang w:eastAsia="es-MX"/>
              </w:rPr>
              <w:t>        </w:t>
            </w:r>
            <w:r w:rsidRPr="00C2181A">
              <w:rPr>
                <w:color w:val="000000" w:themeColor="text1"/>
                <w:sz w:val="21"/>
                <w:szCs w:val="21"/>
                <w:lang w:eastAsia="es-MX"/>
              </w:rPr>
              <w:t>|| (condicion3 &amp;&amp; condicion4)</w:t>
            </w:r>
            <w:r w:rsidRPr="00C2181A">
              <w:rPr>
                <w:color w:val="000000" w:themeColor="text1"/>
                <w:sz w:val="21"/>
                <w:szCs w:val="21"/>
                <w:lang w:eastAsia="es-MX"/>
              </w:rPr>
              <w:br/>
              <w:t>                ||!(condicion5 &amp;&amp; condicion6)) {</w:t>
            </w:r>
            <w:r w:rsidRPr="00C2181A">
              <w:rPr>
                <w:color w:val="000000" w:themeColor="text1"/>
                <w:sz w:val="21"/>
                <w:szCs w:val="21"/>
                <w:lang w:eastAsia="es-MX"/>
              </w:rPr>
              <w:br/>
              <w:t>                </w:t>
            </w:r>
            <w:proofErr w:type="spellStart"/>
            <w:r w:rsidRPr="00C2181A">
              <w:rPr>
                <w:color w:val="000000" w:themeColor="text1"/>
                <w:sz w:val="21"/>
                <w:szCs w:val="21"/>
                <w:lang w:eastAsia="es-MX"/>
              </w:rPr>
              <w:t>unMetodo</w:t>
            </w:r>
            <w:proofErr w:type="spellEnd"/>
            <w:r w:rsidRPr="00C2181A">
              <w:rPr>
                <w:color w:val="000000" w:themeColor="text1"/>
                <w:sz w:val="21"/>
                <w:szCs w:val="21"/>
                <w:lang w:eastAsia="es-MX"/>
              </w:rPr>
              <w:t>();</w:t>
            </w:r>
            <w:r w:rsidRPr="00C2181A">
              <w:rPr>
                <w:color w:val="000000" w:themeColor="text1"/>
                <w:sz w:val="20"/>
                <w:szCs w:val="20"/>
                <w:lang w:eastAsia="es-MX"/>
              </w:rPr>
              <w:br/>
            </w:r>
            <w:r w:rsidRPr="00C2181A">
              <w:rPr>
                <w:color w:val="000000" w:themeColor="text1"/>
                <w:sz w:val="21"/>
                <w:szCs w:val="21"/>
                <w:lang w:eastAsia="es-MX"/>
              </w:rPr>
              <w:t>}</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rPr>
                <w:sz w:val="21"/>
                <w:szCs w:val="21"/>
                <w:lang w:eastAsia="es-MX"/>
              </w:rPr>
            </w:pPr>
            <w:r w:rsidRPr="00C2181A">
              <w:rPr>
                <w:lang w:eastAsia="es-MX"/>
              </w:rPr>
              <w:lastRenderedPageBreak/>
              <w:t>Comentarios de implementación</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207169">
            <w:pPr>
              <w:spacing w:after="0" w:line="285" w:lineRule="atLeast"/>
              <w:rPr>
                <w:color w:val="000000" w:themeColor="text1"/>
                <w:sz w:val="21"/>
                <w:szCs w:val="21"/>
                <w:lang w:eastAsia="es-MX"/>
              </w:rPr>
            </w:pPr>
            <w:r w:rsidRPr="00C2181A">
              <w:rPr>
                <w:color w:val="000000" w:themeColor="text1"/>
                <w:sz w:val="21"/>
                <w:szCs w:val="21"/>
                <w:lang w:eastAsia="es-MX"/>
              </w:rPr>
              <w:t>Estos comentarios se utilizan para describir el código ("el cómo"), y en ellos se incluye información relacionada con la implementación, tales como descripción de la función de variables locales, fases lógicas de ejecución de un método, captura de excepciones, etc.</w:t>
            </w:r>
            <w:r w:rsidR="0090279A" w:rsidRPr="00C2181A">
              <w:rPr>
                <w:color w:val="000000" w:themeColor="text1"/>
                <w:sz w:val="21"/>
                <w:szCs w:val="21"/>
                <w:lang w:eastAsia="es-MX"/>
              </w:rPr>
              <w:t xml:space="preserve"> </w:t>
            </w:r>
            <w:r w:rsidRPr="00C2181A">
              <w:rPr>
                <w:color w:val="000000" w:themeColor="text1"/>
                <w:sz w:val="21"/>
                <w:szCs w:val="21"/>
                <w:lang w:eastAsia="es-MX"/>
              </w:rPr>
              <w:t>Distinguimos tres tipos de comentarios de implementación:</w:t>
            </w:r>
          </w:p>
          <w:p w:rsidR="00AB679D" w:rsidRPr="00C2181A" w:rsidRDefault="00AB679D" w:rsidP="00384EEF">
            <w:pPr>
              <w:pStyle w:val="Prrafodelista"/>
              <w:numPr>
                <w:ilvl w:val="0"/>
                <w:numId w:val="30"/>
              </w:numPr>
              <w:spacing w:before="0" w:after="200" w:line="285" w:lineRule="atLeast"/>
              <w:contextualSpacing/>
              <w:jc w:val="left"/>
              <w:rPr>
                <w:color w:val="000000" w:themeColor="text1"/>
                <w:sz w:val="21"/>
                <w:szCs w:val="21"/>
                <w:lang w:eastAsia="es-MX"/>
              </w:rPr>
            </w:pPr>
            <w:r w:rsidRPr="00C2181A">
              <w:rPr>
                <w:b/>
                <w:bCs/>
                <w:color w:val="000000" w:themeColor="text1"/>
                <w:sz w:val="21"/>
                <w:szCs w:val="21"/>
                <w:lang w:eastAsia="es-MX"/>
              </w:rPr>
              <w:t>Comentarios de bloque:</w:t>
            </w:r>
            <w:r w:rsidR="00207169">
              <w:rPr>
                <w:color w:val="000000" w:themeColor="text1"/>
                <w:sz w:val="21"/>
                <w:szCs w:val="21"/>
                <w:lang w:eastAsia="es-MX"/>
              </w:rPr>
              <w:t xml:space="preserve"> </w:t>
            </w:r>
            <w:r w:rsidRPr="00C2181A">
              <w:rPr>
                <w:color w:val="000000" w:themeColor="text1"/>
                <w:sz w:val="21"/>
                <w:szCs w:val="21"/>
                <w:lang w:eastAsia="es-MX"/>
              </w:rPr>
              <w:t>Permiten la descripción de ficheros, clases, bloques, estructuras de datos y algoritmos.</w:t>
            </w:r>
          </w:p>
          <w:p w:rsidR="00AB679D" w:rsidRPr="00C2181A" w:rsidRDefault="00AB679D" w:rsidP="00AB679D">
            <w:pPr>
              <w:pStyle w:val="Prrafodelista"/>
              <w:spacing w:line="285" w:lineRule="atLeast"/>
              <w:ind w:left="390"/>
              <w:jc w:val="left"/>
              <w:rPr>
                <w:b/>
                <w:color w:val="000000" w:themeColor="text1"/>
                <w:sz w:val="21"/>
                <w:szCs w:val="21"/>
                <w:lang w:eastAsia="es-MX"/>
              </w:rPr>
            </w:pPr>
            <w:r w:rsidRPr="00C2181A">
              <w:rPr>
                <w:b/>
                <w:color w:val="000000" w:themeColor="text1"/>
                <w:sz w:val="21"/>
                <w:szCs w:val="21"/>
                <w:lang w:eastAsia="es-MX"/>
              </w:rPr>
              <w:t>/*</w:t>
            </w:r>
            <w:r w:rsidRPr="00C2181A">
              <w:rPr>
                <w:b/>
                <w:color w:val="000000" w:themeColor="text1"/>
                <w:sz w:val="21"/>
                <w:szCs w:val="21"/>
                <w:lang w:eastAsia="es-MX"/>
              </w:rPr>
              <w:br/>
              <w:t> * Esto es un comentario</w:t>
            </w:r>
            <w:r w:rsidRPr="00C2181A">
              <w:rPr>
                <w:b/>
                <w:color w:val="000000" w:themeColor="text1"/>
                <w:sz w:val="21"/>
                <w:szCs w:val="21"/>
                <w:lang w:eastAsia="es-MX"/>
              </w:rPr>
              <w:br/>
              <w:t> * de bloque</w:t>
            </w:r>
            <w:r w:rsidRPr="00C2181A">
              <w:rPr>
                <w:b/>
                <w:color w:val="000000" w:themeColor="text1"/>
                <w:sz w:val="21"/>
                <w:szCs w:val="21"/>
                <w:lang w:eastAsia="es-MX"/>
              </w:rPr>
              <w:br/>
              <w:t> */</w:t>
            </w:r>
          </w:p>
          <w:p w:rsidR="00AB679D" w:rsidRPr="00C2181A" w:rsidRDefault="00AB679D" w:rsidP="00384EEF">
            <w:pPr>
              <w:pStyle w:val="Prrafodelista"/>
              <w:numPr>
                <w:ilvl w:val="0"/>
                <w:numId w:val="30"/>
              </w:numPr>
              <w:spacing w:before="0" w:after="200" w:line="285" w:lineRule="atLeast"/>
              <w:contextualSpacing/>
              <w:jc w:val="left"/>
              <w:rPr>
                <w:color w:val="000000" w:themeColor="text1"/>
                <w:sz w:val="20"/>
                <w:szCs w:val="20"/>
                <w:lang w:eastAsia="es-MX"/>
              </w:rPr>
            </w:pPr>
            <w:r w:rsidRPr="00C2181A">
              <w:rPr>
                <w:b/>
                <w:bCs/>
                <w:color w:val="000000" w:themeColor="text1"/>
                <w:sz w:val="20"/>
                <w:szCs w:val="20"/>
                <w:lang w:eastAsia="es-MX"/>
              </w:rPr>
              <w:t>C</w:t>
            </w:r>
            <w:r w:rsidRPr="00C2181A">
              <w:rPr>
                <w:b/>
                <w:bCs/>
                <w:color w:val="000000" w:themeColor="text1"/>
                <w:sz w:val="21"/>
                <w:szCs w:val="21"/>
                <w:lang w:eastAsia="es-MX"/>
              </w:rPr>
              <w:t>omentarios de línea:</w:t>
            </w:r>
            <w:r w:rsidR="00207169">
              <w:rPr>
                <w:color w:val="000000" w:themeColor="text1"/>
                <w:sz w:val="21"/>
                <w:szCs w:val="21"/>
                <w:lang w:eastAsia="es-MX"/>
              </w:rPr>
              <w:t xml:space="preserve"> </w:t>
            </w:r>
            <w:r w:rsidRPr="00C2181A">
              <w:rPr>
                <w:color w:val="000000" w:themeColor="text1"/>
                <w:sz w:val="21"/>
                <w:szCs w:val="21"/>
                <w:lang w:eastAsia="es-MX"/>
              </w:rPr>
              <w:t>Son comentarios cortos localizados en una sola línea y tabulados al mismo nivel que el código que describen. Si ocupa más de una línea se utilizará un comentario de bloque. Deben estar precedidos por una línea en blanco.</w:t>
            </w:r>
          </w:p>
          <w:p w:rsidR="00AB679D" w:rsidRPr="00C2181A" w:rsidRDefault="00AB679D" w:rsidP="00AB679D">
            <w:pPr>
              <w:pStyle w:val="Prrafodelista"/>
              <w:spacing w:line="285" w:lineRule="atLeast"/>
              <w:ind w:left="390"/>
              <w:jc w:val="left"/>
              <w:rPr>
                <w:color w:val="000000" w:themeColor="text1"/>
                <w:sz w:val="21"/>
                <w:szCs w:val="21"/>
                <w:lang w:eastAsia="es-MX"/>
              </w:rPr>
            </w:pPr>
            <w:r w:rsidRPr="00C2181A">
              <w:rPr>
                <w:b/>
                <w:color w:val="000000" w:themeColor="text1"/>
                <w:sz w:val="21"/>
                <w:szCs w:val="21"/>
                <w:lang w:eastAsia="es-MX"/>
              </w:rPr>
              <w:t>/* Esto es un comentario de línea */</w:t>
            </w:r>
            <w:r w:rsidRPr="00C2181A">
              <w:rPr>
                <w:b/>
                <w:color w:val="000000" w:themeColor="text1"/>
                <w:sz w:val="21"/>
                <w:szCs w:val="21"/>
                <w:lang w:eastAsia="es-MX"/>
              </w:rPr>
              <w:br/>
              <w:t>// Esto es otro comentario de línea</w:t>
            </w:r>
          </w:p>
          <w:p w:rsidR="00AB679D" w:rsidRPr="00207169" w:rsidRDefault="00207169" w:rsidP="00384EEF">
            <w:pPr>
              <w:pStyle w:val="Prrafodelista"/>
              <w:numPr>
                <w:ilvl w:val="0"/>
                <w:numId w:val="30"/>
              </w:numPr>
              <w:spacing w:line="285" w:lineRule="atLeast"/>
              <w:rPr>
                <w:color w:val="000000" w:themeColor="text1"/>
                <w:sz w:val="21"/>
                <w:szCs w:val="21"/>
                <w:lang w:eastAsia="es-MX"/>
              </w:rPr>
            </w:pPr>
            <w:r w:rsidRPr="00207169">
              <w:rPr>
                <w:b/>
                <w:bCs/>
                <w:color w:val="000000" w:themeColor="text1"/>
                <w:sz w:val="21"/>
                <w:szCs w:val="21"/>
                <w:lang w:eastAsia="es-MX"/>
              </w:rPr>
              <w:t xml:space="preserve"> </w:t>
            </w:r>
            <w:r w:rsidR="00AB679D" w:rsidRPr="00207169">
              <w:rPr>
                <w:b/>
                <w:bCs/>
                <w:color w:val="000000" w:themeColor="text1"/>
                <w:sz w:val="21"/>
                <w:szCs w:val="21"/>
                <w:lang w:eastAsia="es-MX"/>
              </w:rPr>
              <w:t>Comentario a final de línea:</w:t>
            </w:r>
            <w:r w:rsidR="00AB679D" w:rsidRPr="00207169">
              <w:rPr>
                <w:color w:val="000000" w:themeColor="text1"/>
                <w:sz w:val="21"/>
                <w:szCs w:val="21"/>
                <w:lang w:eastAsia="es-MX"/>
              </w:rPr>
              <w:t> Comentario situado al final de una sentencia de código y en la misma línea.</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rPr>
                <w:sz w:val="21"/>
                <w:szCs w:val="21"/>
                <w:lang w:eastAsia="es-MX"/>
              </w:rPr>
            </w:pPr>
            <w:r w:rsidRPr="00C2181A">
              <w:rPr>
                <w:lang w:eastAsia="es-MX"/>
              </w:rPr>
              <w:t>Declaraciones</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207169">
            <w:pPr>
              <w:spacing w:line="285" w:lineRule="atLeast"/>
              <w:rPr>
                <w:color w:val="000000" w:themeColor="text1"/>
                <w:sz w:val="21"/>
                <w:szCs w:val="21"/>
                <w:lang w:eastAsia="es-MX"/>
              </w:rPr>
            </w:pPr>
            <w:r w:rsidRPr="00C2181A">
              <w:rPr>
                <w:b/>
                <w:bCs/>
                <w:color w:val="000000" w:themeColor="text1"/>
                <w:sz w:val="21"/>
                <w:szCs w:val="21"/>
                <w:lang w:eastAsia="es-MX"/>
              </w:rPr>
              <w:t>Una d</w:t>
            </w:r>
            <w:r w:rsidR="00207169">
              <w:rPr>
                <w:b/>
                <w:bCs/>
                <w:color w:val="000000" w:themeColor="text1"/>
                <w:sz w:val="21"/>
                <w:szCs w:val="21"/>
                <w:lang w:eastAsia="es-MX"/>
              </w:rPr>
              <w:t xml:space="preserve">eclaración por línea: </w:t>
            </w:r>
            <w:r w:rsidRPr="00C2181A">
              <w:rPr>
                <w:color w:val="000000" w:themeColor="text1"/>
                <w:sz w:val="21"/>
                <w:szCs w:val="21"/>
                <w:lang w:eastAsia="es-MX"/>
              </w:rPr>
              <w:t>Se recomienda el uso de una declaración por línea, promoviendo así el uso de comentarios.</w:t>
            </w:r>
          </w:p>
          <w:p w:rsidR="00AB679D" w:rsidRPr="00C2181A" w:rsidRDefault="00AB679D" w:rsidP="00207169">
            <w:pPr>
              <w:spacing w:line="285" w:lineRule="atLeast"/>
              <w:rPr>
                <w:color w:val="000000" w:themeColor="text1"/>
                <w:sz w:val="21"/>
                <w:szCs w:val="21"/>
                <w:lang w:eastAsia="es-MX"/>
              </w:rPr>
            </w:pPr>
            <w:r w:rsidRPr="00C2181A">
              <w:rPr>
                <w:b/>
                <w:bCs/>
                <w:color w:val="000000" w:themeColor="text1"/>
                <w:sz w:val="21"/>
                <w:szCs w:val="21"/>
                <w:lang w:eastAsia="es-MX"/>
              </w:rPr>
              <w:t>Inicialización:</w:t>
            </w:r>
            <w:r w:rsidR="00207169">
              <w:rPr>
                <w:color w:val="000000" w:themeColor="text1"/>
                <w:sz w:val="21"/>
                <w:szCs w:val="21"/>
                <w:lang w:eastAsia="es-MX"/>
              </w:rPr>
              <w:t xml:space="preserve"> </w:t>
            </w:r>
            <w:r w:rsidRPr="00C2181A">
              <w:rPr>
                <w:color w:val="000000" w:themeColor="text1"/>
                <w:sz w:val="21"/>
                <w:szCs w:val="21"/>
                <w:lang w:eastAsia="es-MX"/>
              </w:rPr>
              <w:t>Toda variable local tendrá que ser inicializada en el momento de su declaración, salvo que su valor inicial dependa de algún valor que tenga que ser calculado previamente.</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lastRenderedPageBreak/>
              <w:t>           </w:t>
            </w:r>
            <w:r w:rsidRPr="00C2181A">
              <w:rPr>
                <w:b/>
                <w:bCs/>
                <w:color w:val="000000" w:themeColor="text1"/>
                <w:sz w:val="21"/>
                <w:szCs w:val="21"/>
                <w:lang w:eastAsia="es-MX"/>
              </w:rPr>
              <w:t>Localización:</w:t>
            </w:r>
            <w:r w:rsidRPr="00C2181A">
              <w:rPr>
                <w:b/>
                <w:bCs/>
                <w:color w:val="000000" w:themeColor="text1"/>
                <w:sz w:val="20"/>
                <w:szCs w:val="20"/>
                <w:lang w:eastAsia="es-MX"/>
              </w:rPr>
              <w:t> </w:t>
            </w:r>
            <w:r w:rsidRPr="00C2181A">
              <w:rPr>
                <w:color w:val="000000" w:themeColor="text1"/>
                <w:sz w:val="21"/>
                <w:szCs w:val="21"/>
                <w:lang w:eastAsia="es-MX"/>
              </w:rPr>
              <w:t>Las declaraciones deben situarse al principio de cada bloque principal en el que se utilicen, y nunca en el momento de su uso.</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La única excepción a esta regla son los índices de los bucles "</w:t>
            </w:r>
            <w:proofErr w:type="spellStart"/>
            <w:r w:rsidRPr="00C2181A">
              <w:rPr>
                <w:color w:val="000000" w:themeColor="text1"/>
                <w:sz w:val="21"/>
                <w:szCs w:val="21"/>
                <w:lang w:eastAsia="es-MX"/>
              </w:rPr>
              <w:t>for</w:t>
            </w:r>
            <w:proofErr w:type="spellEnd"/>
            <w:r w:rsidRPr="00C2181A">
              <w:rPr>
                <w:color w:val="000000" w:themeColor="text1"/>
                <w:sz w:val="21"/>
                <w:szCs w:val="21"/>
                <w:lang w:eastAsia="es-MX"/>
              </w:rPr>
              <w:t>", ya que, en Java, pueden incluirse dentro de la propia sentencia "</w:t>
            </w:r>
            <w:proofErr w:type="spellStart"/>
            <w:r w:rsidRPr="00C2181A">
              <w:rPr>
                <w:color w:val="000000" w:themeColor="text1"/>
                <w:sz w:val="21"/>
                <w:szCs w:val="21"/>
                <w:lang w:eastAsia="es-MX"/>
              </w:rPr>
              <w:t>for</w:t>
            </w:r>
            <w:proofErr w:type="spellEnd"/>
            <w:r w:rsidRPr="00C2181A">
              <w:rPr>
                <w:color w:val="000000" w:themeColor="text1"/>
                <w:sz w:val="21"/>
                <w:szCs w:val="21"/>
                <w:lang w:eastAsia="es-MX"/>
              </w:rPr>
              <w:t>".</w:t>
            </w:r>
          </w:p>
          <w:p w:rsidR="00AB679D" w:rsidRPr="00C2181A" w:rsidRDefault="00AB679D" w:rsidP="00AB679D">
            <w:pPr>
              <w:spacing w:after="0" w:line="285" w:lineRule="atLeast"/>
              <w:jc w:val="left"/>
              <w:rPr>
                <w:b/>
                <w:color w:val="000000" w:themeColor="text1"/>
                <w:sz w:val="21"/>
                <w:szCs w:val="21"/>
                <w:lang w:val="en-US" w:eastAsia="es-MX"/>
              </w:rPr>
            </w:pPr>
            <w:r w:rsidRPr="00323533">
              <w:rPr>
                <w:color w:val="000000" w:themeColor="text1"/>
                <w:sz w:val="21"/>
                <w:szCs w:val="21"/>
                <w:lang w:val="en-US" w:eastAsia="es-MX"/>
              </w:rPr>
              <w:br/>
            </w:r>
            <w:r w:rsidRPr="00C2181A">
              <w:rPr>
                <w:b/>
                <w:color w:val="000000" w:themeColor="text1"/>
                <w:sz w:val="21"/>
                <w:szCs w:val="21"/>
                <w:lang w:val="en-US" w:eastAsia="es-MX"/>
              </w:rPr>
              <w:t>for (</w:t>
            </w:r>
            <w:proofErr w:type="spellStart"/>
            <w:r w:rsidRPr="00C2181A">
              <w:rPr>
                <w:b/>
                <w:color w:val="000000" w:themeColor="text1"/>
                <w:sz w:val="21"/>
                <w:szCs w:val="21"/>
                <w:lang w:val="en-US" w:eastAsia="es-MX"/>
              </w:rPr>
              <w:t>int</w:t>
            </w:r>
            <w:proofErr w:type="spellEnd"/>
            <w:r w:rsidRPr="00C2181A">
              <w:rPr>
                <w:b/>
                <w:color w:val="000000" w:themeColor="text1"/>
                <w:sz w:val="21"/>
                <w:szCs w:val="21"/>
                <w:lang w:val="en-US" w:eastAsia="es-MX"/>
              </w:rPr>
              <w:t xml:space="preserve"> i=0; </w:t>
            </w:r>
            <w:proofErr w:type="spellStart"/>
            <w:r w:rsidRPr="00C2181A">
              <w:rPr>
                <w:b/>
                <w:color w:val="000000" w:themeColor="text1"/>
                <w:sz w:val="21"/>
                <w:szCs w:val="21"/>
                <w:lang w:val="en-US" w:eastAsia="es-MX"/>
              </w:rPr>
              <w:t>contador</w:t>
            </w:r>
            <w:proofErr w:type="spellEnd"/>
            <w:r w:rsidRPr="00C2181A">
              <w:rPr>
                <w:b/>
                <w:color w:val="000000" w:themeColor="text1"/>
                <w:sz w:val="21"/>
                <w:szCs w:val="21"/>
                <w:lang w:val="en-US" w:eastAsia="es-MX"/>
              </w:rPr>
              <w:t>&lt;10; i++) {</w:t>
            </w:r>
            <w:r w:rsidRPr="00C2181A">
              <w:rPr>
                <w:b/>
                <w:color w:val="000000" w:themeColor="text1"/>
                <w:sz w:val="21"/>
                <w:szCs w:val="21"/>
                <w:lang w:val="en-US" w:eastAsia="es-MX"/>
              </w:rPr>
              <w:br/>
              <w:t> ...</w:t>
            </w:r>
            <w:r w:rsidRPr="00C2181A">
              <w:rPr>
                <w:b/>
                <w:color w:val="000000" w:themeColor="text1"/>
                <w:sz w:val="21"/>
                <w:szCs w:val="21"/>
                <w:lang w:val="en-US" w:eastAsia="es-MX"/>
              </w:rPr>
              <w:br/>
              <w:t>}</w:t>
            </w:r>
          </w:p>
          <w:p w:rsidR="00AB679D" w:rsidRPr="00C2181A" w:rsidRDefault="00AB679D" w:rsidP="00970633">
            <w:pPr>
              <w:spacing w:after="0" w:line="285" w:lineRule="atLeast"/>
              <w:rPr>
                <w:color w:val="000000" w:themeColor="text1"/>
                <w:sz w:val="21"/>
                <w:szCs w:val="21"/>
                <w:lang w:eastAsia="es-MX"/>
              </w:rPr>
            </w:pPr>
            <w:r w:rsidRPr="00323533">
              <w:rPr>
                <w:color w:val="000000" w:themeColor="text1"/>
                <w:sz w:val="20"/>
                <w:szCs w:val="20"/>
                <w:lang w:eastAsia="es-MX"/>
              </w:rPr>
              <w:br/>
            </w:r>
            <w:r w:rsidRPr="00C2181A">
              <w:rPr>
                <w:color w:val="000000" w:themeColor="text1"/>
                <w:sz w:val="21"/>
                <w:szCs w:val="21"/>
                <w:lang w:eastAsia="es-MX"/>
              </w:rPr>
              <w:t>Se debe evitar el uso de declaraciones que oculten a otras declaraciones de ámbito superior.</w:t>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0"/>
                <w:szCs w:val="20"/>
                <w:lang w:eastAsia="es-MX"/>
              </w:rPr>
              <w:br/>
            </w:r>
            <w:r w:rsidRPr="00C2181A">
              <w:rPr>
                <w:color w:val="000000" w:themeColor="text1"/>
                <w:sz w:val="21"/>
                <w:szCs w:val="21"/>
                <w:lang w:eastAsia="es-MX"/>
              </w:rPr>
              <w:t>int contador = 0;  // Inicio del método</w:t>
            </w:r>
            <w:r w:rsidRPr="00C2181A">
              <w:rPr>
                <w:color w:val="000000" w:themeColor="text1"/>
                <w:sz w:val="21"/>
                <w:szCs w:val="21"/>
                <w:lang w:eastAsia="es-MX"/>
              </w:rPr>
              <w:br/>
            </w:r>
            <w:r w:rsidRPr="00C2181A">
              <w:rPr>
                <w:color w:val="000000" w:themeColor="text1"/>
                <w:sz w:val="21"/>
                <w:szCs w:val="21"/>
                <w:lang w:eastAsia="es-MX"/>
              </w:rPr>
              <w:br/>
              <w:t>public void unMetodo() {</w:t>
            </w:r>
            <w:r w:rsidRPr="00C2181A">
              <w:rPr>
                <w:color w:val="000000" w:themeColor="text1"/>
                <w:sz w:val="21"/>
                <w:szCs w:val="21"/>
                <w:lang w:eastAsia="es-MX"/>
              </w:rPr>
              <w:br/>
            </w:r>
            <w:r w:rsidRPr="00C2181A">
              <w:rPr>
                <w:color w:val="000000" w:themeColor="text1"/>
                <w:sz w:val="21"/>
                <w:szCs w:val="21"/>
                <w:lang w:eastAsia="es-MX"/>
              </w:rPr>
              <w:br/>
              <w:t> if (condicion) {</w:t>
            </w:r>
            <w:r w:rsidRPr="00C2181A">
              <w:rPr>
                <w:color w:val="000000" w:themeColor="text1"/>
                <w:sz w:val="21"/>
                <w:szCs w:val="21"/>
                <w:lang w:eastAsia="es-MX"/>
              </w:rPr>
              <w:br/>
              <w:t>  int contador = 2;  // ¡¡ EVITAR !!</w:t>
            </w:r>
            <w:r w:rsidRPr="00C2181A">
              <w:rPr>
                <w:color w:val="000000" w:themeColor="text1"/>
                <w:sz w:val="21"/>
                <w:szCs w:val="21"/>
                <w:lang w:eastAsia="es-MX"/>
              </w:rPr>
              <w:br/>
              <w:t>  ...</w:t>
            </w:r>
            <w:r w:rsidRPr="00C2181A">
              <w:rPr>
                <w:color w:val="000000" w:themeColor="text1"/>
                <w:sz w:val="21"/>
                <w:szCs w:val="21"/>
                <w:lang w:eastAsia="es-MX"/>
              </w:rPr>
              <w:br/>
              <w:t> }</w:t>
            </w:r>
            <w:r w:rsidRPr="00C2181A">
              <w:rPr>
                <w:color w:val="000000" w:themeColor="text1"/>
                <w:sz w:val="21"/>
                <w:szCs w:val="21"/>
                <w:lang w:eastAsia="es-MX"/>
              </w:rPr>
              <w:br/>
              <w:t> ...</w:t>
            </w:r>
            <w:r w:rsidRPr="00C2181A">
              <w:rPr>
                <w:color w:val="000000" w:themeColor="text1"/>
                <w:sz w:val="21"/>
                <w:szCs w:val="21"/>
                <w:lang w:eastAsia="es-MX"/>
              </w:rPr>
              <w:br/>
              <w:t>}</w:t>
            </w:r>
            <w:r w:rsidRPr="00C2181A">
              <w:rPr>
                <w:color w:val="000000" w:themeColor="text1"/>
                <w:sz w:val="14"/>
                <w:szCs w:val="14"/>
                <w:lang w:eastAsia="es-MX"/>
              </w:rPr>
              <w:t xml:space="preserve">  </w:t>
            </w:r>
            <w:r w:rsidRPr="00C2181A">
              <w:rPr>
                <w:color w:val="000000" w:themeColor="text1"/>
                <w:sz w:val="21"/>
                <w:szCs w:val="21"/>
                <w:lang w:eastAsia="es-MX"/>
              </w:rPr>
              <w:t> </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b/>
                <w:bCs/>
                <w:color w:val="000000" w:themeColor="text1"/>
                <w:sz w:val="21"/>
                <w:szCs w:val="21"/>
                <w:lang w:eastAsia="es-MX"/>
              </w:rPr>
              <w:t>Declaración de clases / interfaces</w:t>
            </w:r>
            <w:r w:rsidRPr="00C2181A">
              <w:rPr>
                <w:color w:val="000000" w:themeColor="text1"/>
                <w:sz w:val="21"/>
                <w:szCs w:val="21"/>
                <w:lang w:eastAsia="es-MX"/>
              </w:rPr>
              <w:t>: Durante el desarrollo de clases / interfaces se deben seguir las siguientes reglas de formateo:</w:t>
            </w:r>
            <w:r w:rsidRPr="00C2181A">
              <w:rPr>
                <w:color w:val="000000" w:themeColor="text1"/>
                <w:sz w:val="14"/>
                <w:szCs w:val="14"/>
                <w:lang w:eastAsia="es-MX"/>
              </w:rPr>
              <w:t>           </w:t>
            </w:r>
            <w:r w:rsidRPr="00C2181A">
              <w:rPr>
                <w:color w:val="000000" w:themeColor="text1"/>
                <w:sz w:val="21"/>
                <w:szCs w:val="21"/>
                <w:lang w:eastAsia="es-MX"/>
              </w:rPr>
              <w:t> </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No incluir ningún espacio entre el nombre del método y el paréntesis inicial del listado de parámetros.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El carácter inicio de bloque ("{") debe aparecer al final de la línea que contiene la sentencia de declaración.</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1.</w:t>
            </w:r>
            <w:r w:rsidRPr="00C2181A">
              <w:rPr>
                <w:color w:val="000000" w:themeColor="text1"/>
                <w:sz w:val="14"/>
                <w:szCs w:val="14"/>
                <w:lang w:eastAsia="es-MX"/>
              </w:rPr>
              <w:t>  </w:t>
            </w:r>
            <w:r w:rsidRPr="00C2181A">
              <w:rPr>
                <w:color w:val="000000" w:themeColor="text1"/>
                <w:sz w:val="21"/>
                <w:szCs w:val="21"/>
                <w:lang w:eastAsia="es-MX"/>
              </w:rPr>
              <w:t>El carácter fin de bloque ("}") se sitúa en una nueva línea tabulada al mismo nivel que su correspondiente sentencia de inicio de bloque, excepto cuando la sentencia sea nula, en tal caso se situará detrás de "{".</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4"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B679D" w:rsidRPr="00C2181A" w:rsidRDefault="00AB679D" w:rsidP="00087854">
            <w:pPr>
              <w:rPr>
                <w:sz w:val="21"/>
                <w:szCs w:val="21"/>
                <w:lang w:eastAsia="es-MX"/>
              </w:rPr>
            </w:pPr>
            <w:r w:rsidRPr="00C2181A">
              <w:rPr>
                <w:lang w:eastAsia="es-MX"/>
              </w:rPr>
              <w:lastRenderedPageBreak/>
              <w:t>Sentencias</w:t>
            </w:r>
          </w:p>
        </w:tc>
        <w:tc>
          <w:tcPr>
            <w:tcW w:w="3803" w:type="pct"/>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426"/>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Cada línea debe contener como máximo una sentencia. Ejemplo,</w:t>
            </w:r>
          </w:p>
          <w:p w:rsidR="00AB679D" w:rsidRPr="00C2181A" w:rsidRDefault="00AB679D" w:rsidP="00970633">
            <w:pPr>
              <w:spacing w:line="285" w:lineRule="atLeast"/>
              <w:ind w:hanging="426"/>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Las sentencias pertenecientes a un bloque de código estarán tabuladas un nivel más a la derecha con respecto a la sentencia que las contiene. El carácter inicio de bloque "{" debe situarse al final de la línea que inicia el bloque. El carácter final de bloque "}" debe situarse en una nueva línea tras la última línea del bloque y alineada con respecto al primer carácter de dicho bloque.</w:t>
            </w:r>
            <w:r w:rsidRPr="00C2181A">
              <w:rPr>
                <w:color w:val="000000" w:themeColor="text1"/>
                <w:sz w:val="20"/>
                <w:szCs w:val="20"/>
                <w:lang w:eastAsia="es-MX"/>
              </w:rPr>
              <w:t> </w:t>
            </w:r>
          </w:p>
          <w:p w:rsidR="00AB679D" w:rsidRPr="00C2181A" w:rsidRDefault="00AB679D" w:rsidP="00970633">
            <w:pPr>
              <w:spacing w:line="285" w:lineRule="atLeast"/>
              <w:ind w:hanging="426"/>
              <w:rPr>
                <w:color w:val="000000" w:themeColor="text1"/>
                <w:sz w:val="21"/>
                <w:szCs w:val="21"/>
                <w:lang w:eastAsia="es-MX"/>
              </w:rPr>
            </w:pPr>
            <w:r w:rsidRPr="00C2181A">
              <w:rPr>
                <w:color w:val="000000" w:themeColor="text1"/>
                <w:sz w:val="14"/>
                <w:szCs w:val="14"/>
                <w:lang w:eastAsia="es-MX"/>
              </w:rPr>
              <w:lastRenderedPageBreak/>
              <w:t>             </w:t>
            </w:r>
            <w:r w:rsidRPr="00C2181A">
              <w:rPr>
                <w:color w:val="000000" w:themeColor="text1"/>
                <w:sz w:val="21"/>
                <w:szCs w:val="21"/>
                <w:lang w:eastAsia="es-MX"/>
              </w:rPr>
              <w:t xml:space="preserve">Todas la sentencias de un bloque deben encerrarse entre llaves "{ ... }", aunque el bloque conste de una única sentencia. Esta práctica permite añadir código sin cometer errores accidentalmente al olvidar añadir las llaves. </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La sentencia "try/catch" siempre debe tener el formato siguiente,</w:t>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1"/>
                <w:szCs w:val="21"/>
                <w:lang w:eastAsia="es-MX"/>
              </w:rPr>
              <w:br/>
              <w:t>try {</w:t>
            </w:r>
            <w:r w:rsidRPr="00C2181A">
              <w:rPr>
                <w:color w:val="000000" w:themeColor="text1"/>
                <w:sz w:val="21"/>
                <w:szCs w:val="21"/>
                <w:lang w:eastAsia="es-MX"/>
              </w:rPr>
              <w:br/>
              <w:t>    sentencias;</w:t>
            </w:r>
            <w:r w:rsidRPr="00C2181A">
              <w:rPr>
                <w:color w:val="000000" w:themeColor="text1"/>
                <w:sz w:val="21"/>
                <w:szCs w:val="21"/>
                <w:lang w:eastAsia="es-MX"/>
              </w:rPr>
              <w:br/>
              <w:t>} catch (ClaseException e) {</w:t>
            </w:r>
            <w:r w:rsidRPr="00C2181A">
              <w:rPr>
                <w:color w:val="000000" w:themeColor="text1"/>
                <w:sz w:val="21"/>
                <w:szCs w:val="21"/>
                <w:lang w:eastAsia="es-MX"/>
              </w:rPr>
              <w:br/>
              <w:t>    sentencias;</w:t>
            </w:r>
            <w:r w:rsidRPr="00C2181A">
              <w:rPr>
                <w:color w:val="000000" w:themeColor="text1"/>
                <w:sz w:val="21"/>
                <w:szCs w:val="21"/>
                <w:lang w:eastAsia="es-MX"/>
              </w:rPr>
              <w:br/>
              <w:t>}</w:t>
            </w:r>
          </w:p>
          <w:p w:rsidR="00AB679D" w:rsidRPr="00C2181A" w:rsidRDefault="00AB679D" w:rsidP="00970633">
            <w:pPr>
              <w:spacing w:after="0" w:line="285" w:lineRule="atLeast"/>
              <w:rPr>
                <w:color w:val="000000" w:themeColor="text1"/>
                <w:sz w:val="21"/>
                <w:szCs w:val="21"/>
                <w:lang w:eastAsia="es-MX"/>
              </w:rPr>
            </w:pP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En el bloque "catch" siempre se imprimirá una traza de error indicando el tipo de excepción generada y posteriormente se elevará dicha excepción al código invocante, salvo que la lógica de ejecución de la aplicación no lo requiera.</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Siempre se utilizará el bloque "finally" para liberar recursos y para imprimir trazas de monitorización de fin de ejecución.</w:t>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0"/>
                <w:szCs w:val="20"/>
                <w:lang w:eastAsia="es-MX"/>
              </w:rPr>
              <w:br/>
            </w:r>
            <w:r w:rsidRPr="00C2181A">
              <w:rPr>
                <w:color w:val="000000" w:themeColor="text1"/>
                <w:sz w:val="21"/>
                <w:szCs w:val="21"/>
                <w:lang w:eastAsia="es-MX"/>
              </w:rPr>
              <w:t>try {</w:t>
            </w:r>
            <w:r w:rsidRPr="00C2181A">
              <w:rPr>
                <w:color w:val="000000" w:themeColor="text1"/>
                <w:sz w:val="21"/>
                <w:szCs w:val="21"/>
                <w:lang w:eastAsia="es-MX"/>
              </w:rPr>
              <w:br/>
              <w:t>    sentencias;</w:t>
            </w:r>
            <w:r w:rsidRPr="00C2181A">
              <w:rPr>
                <w:color w:val="000000" w:themeColor="text1"/>
                <w:sz w:val="21"/>
                <w:szCs w:val="21"/>
                <w:lang w:eastAsia="es-MX"/>
              </w:rPr>
              <w:br/>
              <w:t>} catch (ClaseException e) {</w:t>
            </w:r>
            <w:r w:rsidRPr="00C2181A">
              <w:rPr>
                <w:color w:val="000000" w:themeColor="text1"/>
                <w:sz w:val="21"/>
                <w:szCs w:val="21"/>
                <w:lang w:eastAsia="es-MX"/>
              </w:rPr>
              <w:br/>
              <w:t>    sentencias;</w:t>
            </w:r>
            <w:r w:rsidRPr="00C2181A">
              <w:rPr>
                <w:color w:val="000000" w:themeColor="text1"/>
                <w:sz w:val="21"/>
                <w:szCs w:val="21"/>
                <w:lang w:eastAsia="es-MX"/>
              </w:rPr>
              <w:br/>
              <w:t>} finally {</w:t>
            </w:r>
            <w:r w:rsidRPr="00C2181A">
              <w:rPr>
                <w:color w:val="000000" w:themeColor="text1"/>
                <w:sz w:val="21"/>
                <w:szCs w:val="21"/>
                <w:lang w:eastAsia="es-MX"/>
              </w:rPr>
              <w:br/>
              <w:t>    sentencias;</w:t>
            </w:r>
            <w:r w:rsidRPr="00C2181A">
              <w:rPr>
                <w:color w:val="000000" w:themeColor="text1"/>
                <w:sz w:val="21"/>
                <w:szCs w:val="21"/>
                <w:lang w:eastAsia="es-MX"/>
              </w:rPr>
              <w:br/>
              <w:t>}</w:t>
            </w:r>
          </w:p>
          <w:p w:rsidR="00AB679D" w:rsidRPr="00C2181A" w:rsidRDefault="00AB679D" w:rsidP="00970633">
            <w:pPr>
              <w:spacing w:after="0" w:line="285" w:lineRule="atLeast"/>
              <w:rPr>
                <w:color w:val="000000" w:themeColor="text1"/>
                <w:sz w:val="21"/>
                <w:szCs w:val="21"/>
                <w:lang w:eastAsia="es-MX"/>
              </w:rPr>
            </w:pP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lastRenderedPageBreak/>
              <w:t>Espacios en blanco</w:t>
            </w:r>
          </w:p>
        </w:tc>
        <w:tc>
          <w:tcPr>
            <w:tcW w:w="3803" w:type="pct"/>
            <w:tcBorders>
              <w:top w:val="nil"/>
              <w:left w:val="nil"/>
              <w:bottom w:val="single" w:sz="4" w:space="0" w:color="auto"/>
              <w:right w:val="single" w:sz="8"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426"/>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Las líneas y espacios en blanco mejoran la legibilidad del código permitiendo identificar las secciones de código relacionadas lógicamente. Se utilizarán espacios en blanco en los siguientes casos:</w:t>
            </w:r>
          </w:p>
          <w:p w:rsidR="00AB679D" w:rsidRPr="00C2181A" w:rsidRDefault="00AB679D" w:rsidP="00AB679D">
            <w:pPr>
              <w:spacing w:line="285" w:lineRule="atLeast"/>
              <w:ind w:hanging="360"/>
              <w:rPr>
                <w:color w:val="000000" w:themeColor="text1"/>
                <w:sz w:val="21"/>
                <w:szCs w:val="21"/>
                <w:lang w:eastAsia="es-MX"/>
              </w:rPr>
            </w:pPr>
            <w:r w:rsidRPr="00C2181A">
              <w:rPr>
                <w:color w:val="000000" w:themeColor="text1"/>
                <w:sz w:val="21"/>
                <w:szCs w:val="21"/>
                <w:lang w:eastAsia="es-MX"/>
              </w:rPr>
              <w:t>      1.</w:t>
            </w:r>
            <w:r w:rsidRPr="00C2181A">
              <w:rPr>
                <w:color w:val="000000" w:themeColor="text1"/>
                <w:sz w:val="14"/>
                <w:szCs w:val="14"/>
                <w:lang w:eastAsia="es-MX"/>
              </w:rPr>
              <w:t>      </w:t>
            </w:r>
            <w:r w:rsidRPr="00C2181A">
              <w:rPr>
                <w:color w:val="000000" w:themeColor="text1"/>
                <w:sz w:val="21"/>
                <w:szCs w:val="21"/>
                <w:lang w:eastAsia="es-MX"/>
              </w:rPr>
              <w:t>Entre una palabra clave y un paréntesis. Esto permite que se distingan las llamadas a métodos de las palabras clave.</w:t>
            </w:r>
          </w:p>
          <w:p w:rsidR="00AB679D" w:rsidRPr="00C2181A" w:rsidRDefault="00AB679D" w:rsidP="00AB679D">
            <w:pPr>
              <w:spacing w:line="285" w:lineRule="atLeast"/>
              <w:ind w:hanging="360"/>
              <w:rPr>
                <w:color w:val="000000" w:themeColor="text1"/>
                <w:sz w:val="21"/>
                <w:szCs w:val="21"/>
                <w:lang w:eastAsia="es-MX"/>
              </w:rPr>
            </w:pPr>
            <w:r w:rsidRPr="00C2181A">
              <w:rPr>
                <w:color w:val="000000" w:themeColor="text1"/>
                <w:sz w:val="20"/>
                <w:szCs w:val="20"/>
                <w:lang w:eastAsia="es-MX"/>
              </w:rPr>
              <w:t>      2.</w:t>
            </w:r>
            <w:r w:rsidRPr="00C2181A">
              <w:rPr>
                <w:color w:val="000000" w:themeColor="text1"/>
                <w:sz w:val="14"/>
                <w:szCs w:val="14"/>
                <w:lang w:eastAsia="es-MX"/>
              </w:rPr>
              <w:t>     </w:t>
            </w:r>
            <w:r w:rsidRPr="00C2181A">
              <w:rPr>
                <w:color w:val="000000" w:themeColor="text1"/>
                <w:sz w:val="21"/>
                <w:szCs w:val="21"/>
                <w:lang w:eastAsia="es-MX"/>
              </w:rPr>
              <w:t>Tras cada coma en un listado de argumentos. Por ejemplo:</w:t>
            </w:r>
            <w:r w:rsidRPr="00C2181A">
              <w:rPr>
                <w:color w:val="000000" w:themeColor="text1"/>
                <w:sz w:val="20"/>
                <w:szCs w:val="20"/>
                <w:lang w:eastAsia="es-MX"/>
              </w:rPr>
              <w:br/>
            </w:r>
            <w:r w:rsidRPr="00C2181A">
              <w:rPr>
                <w:color w:val="000000" w:themeColor="text1"/>
                <w:sz w:val="21"/>
                <w:szCs w:val="21"/>
                <w:lang w:eastAsia="es-MX"/>
              </w:rPr>
              <w:t>objeto.unMetodo(a, b, c);</w:t>
            </w:r>
          </w:p>
          <w:p w:rsidR="00AB679D" w:rsidRPr="00C2181A" w:rsidRDefault="00AB679D" w:rsidP="00970633">
            <w:pPr>
              <w:spacing w:line="285" w:lineRule="atLeast"/>
              <w:rPr>
                <w:color w:val="000000" w:themeColor="text1"/>
                <w:sz w:val="21"/>
                <w:szCs w:val="21"/>
                <w:lang w:eastAsia="es-MX"/>
              </w:rPr>
            </w:pP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3.</w:t>
            </w:r>
            <w:r w:rsidRPr="00C2181A">
              <w:rPr>
                <w:color w:val="000000" w:themeColor="text1"/>
                <w:sz w:val="14"/>
                <w:szCs w:val="14"/>
                <w:lang w:eastAsia="es-MX"/>
              </w:rPr>
              <w:t>      </w:t>
            </w:r>
            <w:r w:rsidRPr="00C2181A">
              <w:rPr>
                <w:color w:val="000000" w:themeColor="text1"/>
                <w:sz w:val="21"/>
                <w:szCs w:val="21"/>
                <w:lang w:eastAsia="es-MX"/>
              </w:rPr>
              <w:t xml:space="preserve">Para separar un operador binario de sus operandos, excepto en el caso del operador ("."). Nunca se utilizarán espacios entre los operadores </w:t>
            </w:r>
            <w:r w:rsidRPr="00C2181A">
              <w:rPr>
                <w:color w:val="000000" w:themeColor="text1"/>
                <w:sz w:val="21"/>
                <w:szCs w:val="21"/>
                <w:lang w:eastAsia="es-MX"/>
              </w:rPr>
              <w:lastRenderedPageBreak/>
              <w:t>unarios ("++" o "--") y sus operandos</w:t>
            </w:r>
          </w:p>
          <w:p w:rsidR="00AB679D" w:rsidRPr="00C2181A" w:rsidRDefault="00AB679D" w:rsidP="00AB679D">
            <w:pPr>
              <w:spacing w:line="285" w:lineRule="atLeast"/>
              <w:ind w:hanging="360"/>
              <w:rPr>
                <w:color w:val="000000" w:themeColor="text1"/>
                <w:sz w:val="21"/>
                <w:szCs w:val="21"/>
                <w:lang w:eastAsia="es-MX"/>
              </w:rPr>
            </w:pPr>
            <w:r w:rsidRPr="00C2181A">
              <w:rPr>
                <w:color w:val="000000" w:themeColor="text1"/>
                <w:sz w:val="21"/>
                <w:szCs w:val="21"/>
                <w:lang w:eastAsia="es-MX"/>
              </w:rPr>
              <w:t>      4.</w:t>
            </w:r>
            <w:r w:rsidRPr="00C2181A">
              <w:rPr>
                <w:color w:val="000000" w:themeColor="text1"/>
                <w:sz w:val="14"/>
                <w:szCs w:val="14"/>
                <w:lang w:eastAsia="es-MX"/>
              </w:rPr>
              <w:t>      </w:t>
            </w:r>
            <w:r w:rsidRPr="00C2181A">
              <w:rPr>
                <w:color w:val="000000" w:themeColor="text1"/>
                <w:sz w:val="21"/>
                <w:szCs w:val="21"/>
                <w:lang w:eastAsia="es-MX"/>
              </w:rPr>
              <w:t>Para separar las expresiones incluidas en la sentencia "for". Por ejemplo:.</w:t>
            </w:r>
            <w:r w:rsidRPr="00C2181A">
              <w:rPr>
                <w:color w:val="000000" w:themeColor="text1"/>
                <w:sz w:val="20"/>
                <w:szCs w:val="20"/>
                <w:lang w:eastAsia="es-MX"/>
              </w:rPr>
              <w:br/>
            </w:r>
            <w:r w:rsidRPr="00C2181A">
              <w:rPr>
                <w:color w:val="000000" w:themeColor="text1"/>
                <w:sz w:val="21"/>
                <w:szCs w:val="21"/>
                <w:lang w:eastAsia="es-MX"/>
              </w:rPr>
              <w:t>for (expresion1; expresion2; expresion3)</w:t>
            </w:r>
          </w:p>
          <w:p w:rsidR="00AB679D" w:rsidRPr="00C2181A" w:rsidRDefault="00AB679D" w:rsidP="00970633">
            <w:pPr>
              <w:spacing w:line="285" w:lineRule="atLeast"/>
              <w:rPr>
                <w:color w:val="000000" w:themeColor="text1"/>
                <w:sz w:val="21"/>
                <w:szCs w:val="21"/>
                <w:lang w:eastAsia="es-MX"/>
              </w:rPr>
            </w:pPr>
          </w:p>
          <w:p w:rsidR="00AB679D" w:rsidRPr="00C2181A" w:rsidRDefault="00AB679D" w:rsidP="00AB679D">
            <w:pPr>
              <w:spacing w:line="285" w:lineRule="atLeast"/>
              <w:ind w:hanging="360"/>
              <w:rPr>
                <w:color w:val="000000" w:themeColor="text1"/>
                <w:sz w:val="21"/>
                <w:szCs w:val="21"/>
                <w:lang w:eastAsia="es-MX"/>
              </w:rPr>
            </w:pPr>
            <w:r w:rsidRPr="00C2181A">
              <w:rPr>
                <w:color w:val="000000" w:themeColor="text1"/>
                <w:sz w:val="21"/>
                <w:szCs w:val="21"/>
                <w:lang w:eastAsia="es-MX"/>
              </w:rPr>
              <w:t>      5.</w:t>
            </w:r>
            <w:r w:rsidRPr="00C2181A">
              <w:rPr>
                <w:color w:val="000000" w:themeColor="text1"/>
                <w:sz w:val="14"/>
                <w:szCs w:val="14"/>
                <w:lang w:eastAsia="es-MX"/>
              </w:rPr>
              <w:t>      </w:t>
            </w:r>
            <w:r w:rsidRPr="00C2181A">
              <w:rPr>
                <w:color w:val="000000" w:themeColor="text1"/>
                <w:sz w:val="21"/>
                <w:szCs w:val="21"/>
                <w:lang w:eastAsia="es-MX"/>
              </w:rPr>
              <w:t>Al realizar el moldeo o "casting" de clases. Ejemplo:</w:t>
            </w:r>
            <w:r w:rsidRPr="00C2181A">
              <w:rPr>
                <w:color w:val="000000" w:themeColor="text1"/>
                <w:sz w:val="21"/>
                <w:szCs w:val="21"/>
                <w:lang w:eastAsia="es-MX"/>
              </w:rPr>
              <w:br/>
              <w:t>Unidad unidad = (Unidad) objeto;</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lastRenderedPageBreak/>
              <w:t>Paquetes</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Se escribirán siempre en letras minúsculas para evitar que entren en conflicto con los nombres de clases o interfaces.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El prefijo del paquete siempre corresponderá a un nombre de dominio de primer nivel, tal como: es, eu, org, com, net, etc.</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El resto de componentes del paquete se nombrarán de acuerdo a las normas internas de organización de la empresa: departamento, proyecto, máquina, sección, organismo, área, etc.</w:t>
            </w:r>
          </w:p>
          <w:p w:rsidR="00AB679D" w:rsidRPr="00C2181A" w:rsidRDefault="00AB679D" w:rsidP="00970633">
            <w:pPr>
              <w:spacing w:line="285" w:lineRule="atLeast"/>
              <w:rPr>
                <w:color w:val="000000" w:themeColor="text1"/>
                <w:sz w:val="21"/>
                <w:szCs w:val="21"/>
                <w:lang w:eastAsia="es-MX"/>
              </w:rPr>
            </w:pPr>
            <w:r w:rsidRPr="00C2181A">
              <w:rPr>
                <w:color w:val="000000" w:themeColor="text1"/>
                <w:sz w:val="21"/>
                <w:szCs w:val="21"/>
                <w:lang w:eastAsia="es-MX"/>
              </w:rPr>
              <w:t>. </w:t>
            </w:r>
            <w:r w:rsidRPr="00C2181A">
              <w:rPr>
                <w:color w:val="000000" w:themeColor="text1"/>
                <w:sz w:val="21"/>
                <w:szCs w:val="21"/>
                <w:lang w:eastAsia="es-MX"/>
              </w:rPr>
              <w:br/>
              <w:t>Ejemplos:</w:t>
            </w:r>
          </w:p>
          <w:p w:rsidR="00AB679D" w:rsidRPr="00C2181A" w:rsidRDefault="00AB679D" w:rsidP="00970633">
            <w:pPr>
              <w:spacing w:line="285" w:lineRule="atLeast"/>
              <w:rPr>
                <w:color w:val="000000" w:themeColor="text1"/>
                <w:sz w:val="21"/>
                <w:szCs w:val="21"/>
                <w:lang w:eastAsia="es-MX"/>
              </w:rPr>
            </w:pPr>
            <w:r w:rsidRPr="00C2181A">
              <w:rPr>
                <w:color w:val="000000" w:themeColor="text1"/>
                <w:sz w:val="21"/>
                <w:szCs w:val="21"/>
                <w:lang w:eastAsia="es-MX"/>
              </w:rPr>
              <w:br/>
              <w:t>es.provincia.organismo1.festivaldecine</w:t>
            </w:r>
            <w:r w:rsidRPr="00C2181A">
              <w:rPr>
                <w:color w:val="000000" w:themeColor="text1"/>
                <w:sz w:val="21"/>
                <w:szCs w:val="21"/>
                <w:lang w:eastAsia="es-MX"/>
              </w:rPr>
              <w:br/>
              <w:t>es.provincia.organismo2.vivienda</w:t>
            </w:r>
            <w:r w:rsidRPr="00C2181A">
              <w:rPr>
                <w:color w:val="000000" w:themeColor="text1"/>
                <w:sz w:val="21"/>
                <w:szCs w:val="21"/>
                <w:lang w:eastAsia="es-MX"/>
              </w:rPr>
              <w:br/>
            </w:r>
            <w:r w:rsidRPr="00C2181A">
              <w:rPr>
                <w:color w:val="000000" w:themeColor="text1"/>
                <w:sz w:val="21"/>
                <w:szCs w:val="21"/>
                <w:lang w:eastAsia="es-MX"/>
              </w:rPr>
              <w:br/>
              <w:t>java.util.ArrayList</w:t>
            </w:r>
            <w:r w:rsidRPr="00C2181A">
              <w:rPr>
                <w:color w:val="000000" w:themeColor="text1"/>
                <w:sz w:val="21"/>
                <w:szCs w:val="21"/>
                <w:lang w:eastAsia="es-MX"/>
              </w:rPr>
              <w:br/>
              <w:t>java.util.Date</w:t>
            </w:r>
            <w:r w:rsidRPr="00C2181A">
              <w:rPr>
                <w:color w:val="000000" w:themeColor="text1"/>
                <w:sz w:val="21"/>
                <w:szCs w:val="21"/>
                <w:lang w:eastAsia="es-MX"/>
              </w:rPr>
              <w:br/>
            </w:r>
            <w:r w:rsidRPr="00C2181A">
              <w:rPr>
                <w:color w:val="000000" w:themeColor="text1"/>
                <w:sz w:val="21"/>
                <w:szCs w:val="21"/>
                <w:lang w:eastAsia="es-MX"/>
              </w:rPr>
              <w:br/>
              <w:t>javax.servlet.http.HttpServletRequest</w:t>
            </w:r>
            <w:r w:rsidRPr="00C2181A">
              <w:rPr>
                <w:color w:val="000000" w:themeColor="text1"/>
                <w:sz w:val="21"/>
                <w:szCs w:val="21"/>
                <w:lang w:eastAsia="es-MX"/>
              </w:rPr>
              <w:br/>
              <w:t>javax.servlet.http.HttpServletResponse</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Clases e interfaces</w:t>
            </w:r>
          </w:p>
        </w:tc>
        <w:tc>
          <w:tcPr>
            <w:tcW w:w="3803" w:type="pct"/>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Los nombres de clases deben ser sustantivos y deben tener la primera letra en mayúsculas. Si el nombre es compuesto, cada palabra componente deberá comenzar con mayúsculas.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Los nombres serán simples y descriptivos.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Debe evitarse el uso de acrónimos o abreviaturas.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Las interfaces se nombrarán siguiendo los mismos criterios que los indicados para las clases. Como norma general toda interfaz se nombrará con el prefijo "I" para diferenciarla de la clase que la implementa (que tendrá el mismo nombre sin el prefijo "I").</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 xml:space="preserve">Ejemplo:  </w:t>
            </w:r>
            <w:r w:rsidRPr="00C2181A">
              <w:rPr>
                <w:color w:val="000000" w:themeColor="text1"/>
                <w:sz w:val="21"/>
                <w:szCs w:val="21"/>
                <w:lang w:val="en-US" w:eastAsia="es-MX"/>
              </w:rPr>
              <w:t>class Ciudadano</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lastRenderedPageBreak/>
              <w:t>Métodos</w:t>
            </w:r>
          </w:p>
        </w:tc>
        <w:tc>
          <w:tcPr>
            <w:tcW w:w="380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Los métodos deben ser verbos escritos en minúsculas. Cuando el método esté compuesto por varias palabras cada una de ellas tendrá la primera letra en mayúsculas.</w:t>
            </w:r>
          </w:p>
          <w:p w:rsidR="00AB679D" w:rsidRPr="00C2181A" w:rsidRDefault="00AB679D" w:rsidP="00970633">
            <w:pPr>
              <w:spacing w:line="285" w:lineRule="atLeast"/>
              <w:rPr>
                <w:color w:val="000000" w:themeColor="text1"/>
                <w:sz w:val="21"/>
                <w:szCs w:val="21"/>
                <w:lang w:eastAsia="es-MX"/>
              </w:rPr>
            </w:pPr>
            <w:r w:rsidRPr="00C2181A">
              <w:rPr>
                <w:color w:val="000000" w:themeColor="text1"/>
                <w:sz w:val="21"/>
                <w:szCs w:val="21"/>
                <w:lang w:eastAsia="es-MX"/>
              </w:rPr>
              <w:t>Ejemplo:     public void insertaUnidad(Unidad unidad);</w:t>
            </w:r>
            <w:r w:rsidRPr="00C2181A">
              <w:rPr>
                <w:color w:val="000000" w:themeColor="text1"/>
                <w:sz w:val="21"/>
                <w:szCs w:val="21"/>
                <w:lang w:eastAsia="es-MX"/>
              </w:rPr>
              <w:br/>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Variables</w:t>
            </w:r>
          </w:p>
        </w:tc>
        <w:tc>
          <w:tcPr>
            <w:tcW w:w="3803" w:type="pct"/>
            <w:tcBorders>
              <w:top w:val="nil"/>
              <w:left w:val="nil"/>
              <w:bottom w:val="single" w:sz="4" w:space="0" w:color="auto"/>
              <w:right w:val="single" w:sz="8"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Las variables se escribirán siempre en minúsculas. Las variables compuestas tendrán la primera letra de cada palabra componente en mayúsculas.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Las variables nunca podrán comenzar con el carácter "_" o "$". Los nombres de variables deben ser cortos y sus significados tienen que expresar con suficiente claridad la función que desempeñan en el código. Debe evitarse el uso de nombres de variables con un sólo carácter, excepto para variables temporales.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xml:space="preserve">      Ejemplo:  Unidad unidad;</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Constantes</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w:t>
            </w:r>
            <w:r w:rsidRPr="00C2181A">
              <w:rPr>
                <w:color w:val="000000" w:themeColor="text1"/>
                <w:sz w:val="14"/>
                <w:szCs w:val="14"/>
                <w:lang w:eastAsia="es-MX"/>
              </w:rPr>
              <w:t>        </w:t>
            </w:r>
            <w:r w:rsidRPr="00C2181A">
              <w:rPr>
                <w:color w:val="000000" w:themeColor="text1"/>
                <w:sz w:val="21"/>
                <w:szCs w:val="21"/>
                <w:lang w:eastAsia="es-MX"/>
              </w:rPr>
              <w:t>Todos los nombres de constantes tendrán que escribirse en mayúsculas. Cuando los nombres de constantes sean compuestos las palabras se separarán entre sí mediante el carácter de subrayado "_".</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Ejemplos:</w:t>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0"/>
                <w:szCs w:val="20"/>
                <w:lang w:eastAsia="es-MX"/>
              </w:rPr>
              <w:br/>
            </w:r>
            <w:r w:rsidRPr="00C2181A">
              <w:rPr>
                <w:color w:val="000000" w:themeColor="text1"/>
                <w:sz w:val="21"/>
                <w:szCs w:val="21"/>
                <w:lang w:eastAsia="es-MX"/>
              </w:rPr>
              <w:t>int LONGITUD_MAXIMA;</w:t>
            </w:r>
            <w:r w:rsidRPr="00C2181A">
              <w:rPr>
                <w:color w:val="000000" w:themeColor="text1"/>
                <w:sz w:val="21"/>
                <w:szCs w:val="21"/>
                <w:lang w:eastAsia="es-MX"/>
              </w:rPr>
              <w:br/>
              <w:t>int LONGITUD_MINIMA;</w:t>
            </w:r>
          </w:p>
          <w:p w:rsidR="00AB679D" w:rsidRPr="00C2181A" w:rsidRDefault="00AB679D" w:rsidP="00970633">
            <w:pPr>
              <w:spacing w:after="0" w:line="285" w:lineRule="atLeast"/>
              <w:rPr>
                <w:color w:val="000000" w:themeColor="text1"/>
                <w:sz w:val="21"/>
                <w:szCs w:val="21"/>
                <w:lang w:eastAsia="es-MX"/>
              </w:rPr>
            </w:pP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Los valores constantes (literales) nunca aparecerán directamente en el código. Para designar dichos valores se utilizarán constantes escritas en mayúsculas y se declararán, según su ámbito de uso, o bien en una Clase de constantes creada para tal efecto, o bien en la clase donde sean utilizadas.</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Ejemplos:</w:t>
            </w:r>
          </w:p>
          <w:p w:rsidR="00AB679D" w:rsidRPr="00C2181A" w:rsidRDefault="00AB679D" w:rsidP="00AB679D">
            <w:pPr>
              <w:spacing w:after="0" w:line="285" w:lineRule="atLeast"/>
              <w:jc w:val="left"/>
              <w:rPr>
                <w:color w:val="000000" w:themeColor="text1"/>
                <w:sz w:val="20"/>
                <w:szCs w:val="20"/>
                <w:lang w:eastAsia="es-MX"/>
              </w:rPr>
            </w:pPr>
            <w:r w:rsidRPr="00C2181A">
              <w:rPr>
                <w:color w:val="000000" w:themeColor="text1"/>
                <w:sz w:val="20"/>
                <w:szCs w:val="20"/>
                <w:lang w:eastAsia="es-MX"/>
              </w:rPr>
              <w:br/>
            </w:r>
            <w:r w:rsidRPr="00C2181A">
              <w:rPr>
                <w:color w:val="000000" w:themeColor="text1"/>
                <w:sz w:val="21"/>
                <w:szCs w:val="21"/>
                <w:lang w:eastAsia="es-MX"/>
              </w:rPr>
              <w:t>// Uso incorrecto</w:t>
            </w:r>
            <w:r w:rsidRPr="00C2181A">
              <w:rPr>
                <w:color w:val="000000" w:themeColor="text1"/>
                <w:sz w:val="21"/>
                <w:szCs w:val="21"/>
                <w:lang w:eastAsia="es-MX"/>
              </w:rPr>
              <w:br/>
              <w:t>codigoErrorUsuarioEncontrado = 1;</w:t>
            </w:r>
            <w:r w:rsidRPr="00C2181A">
              <w:rPr>
                <w:color w:val="000000" w:themeColor="text1"/>
                <w:sz w:val="21"/>
                <w:szCs w:val="21"/>
                <w:lang w:eastAsia="es-MX"/>
              </w:rPr>
              <w:br/>
              <w:t>...</w:t>
            </w:r>
            <w:r w:rsidRPr="00C2181A">
              <w:rPr>
                <w:color w:val="000000" w:themeColor="text1"/>
                <w:sz w:val="21"/>
                <w:szCs w:val="21"/>
                <w:lang w:eastAsia="es-MX"/>
              </w:rPr>
              <w:br/>
              <w:t>switch (error) {</w:t>
            </w:r>
            <w:r w:rsidRPr="00C2181A">
              <w:rPr>
                <w:color w:val="000000" w:themeColor="text1"/>
                <w:sz w:val="21"/>
                <w:szCs w:val="21"/>
                <w:lang w:eastAsia="es-MX"/>
              </w:rPr>
              <w:br/>
              <w:t>  case codigoErrorUsuarioEncontrado:</w:t>
            </w:r>
            <w:r w:rsidRPr="00C2181A">
              <w:rPr>
                <w:color w:val="000000" w:themeColor="text1"/>
                <w:sz w:val="21"/>
                <w:szCs w:val="21"/>
                <w:lang w:eastAsia="es-MX"/>
              </w:rPr>
              <w:br/>
              <w:t>   ...</w:t>
            </w:r>
            <w:r w:rsidRPr="00C2181A">
              <w:rPr>
                <w:color w:val="000000" w:themeColor="text1"/>
                <w:sz w:val="21"/>
                <w:szCs w:val="21"/>
                <w:lang w:eastAsia="es-MX"/>
              </w:rPr>
              <w:br/>
              <w:t>}</w:t>
            </w:r>
            <w:r w:rsidRPr="00C2181A">
              <w:rPr>
                <w:color w:val="000000" w:themeColor="text1"/>
                <w:sz w:val="20"/>
                <w:szCs w:val="20"/>
                <w:lang w:eastAsia="es-MX"/>
              </w:rPr>
              <w:br/>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0"/>
                <w:szCs w:val="20"/>
                <w:lang w:eastAsia="es-MX"/>
              </w:rPr>
              <w:lastRenderedPageBreak/>
              <w:br/>
            </w:r>
            <w:r w:rsidRPr="00C2181A">
              <w:rPr>
                <w:color w:val="000000" w:themeColor="text1"/>
                <w:sz w:val="21"/>
                <w:szCs w:val="21"/>
                <w:lang w:eastAsia="es-MX"/>
              </w:rPr>
              <w:t>// Uso correcto</w:t>
            </w:r>
            <w:r w:rsidRPr="00C2181A">
              <w:rPr>
                <w:color w:val="000000" w:themeColor="text1"/>
                <w:sz w:val="21"/>
                <w:szCs w:val="21"/>
                <w:lang w:eastAsia="es-MX"/>
              </w:rPr>
              <w:br/>
              <w:t>public final int CODIGOERROR_USUARIOENCONTRADO = 1;</w:t>
            </w:r>
            <w:r w:rsidRPr="00C2181A">
              <w:rPr>
                <w:color w:val="000000" w:themeColor="text1"/>
                <w:sz w:val="21"/>
                <w:szCs w:val="21"/>
                <w:lang w:eastAsia="es-MX"/>
              </w:rPr>
              <w:br/>
              <w:t>...</w:t>
            </w:r>
            <w:r w:rsidRPr="00C2181A">
              <w:rPr>
                <w:color w:val="000000" w:themeColor="text1"/>
                <w:sz w:val="21"/>
                <w:szCs w:val="21"/>
                <w:lang w:eastAsia="es-MX"/>
              </w:rPr>
              <w:br/>
              <w:t>switch (error) {</w:t>
            </w:r>
            <w:r w:rsidRPr="00C2181A">
              <w:rPr>
                <w:color w:val="000000" w:themeColor="text1"/>
                <w:sz w:val="21"/>
                <w:szCs w:val="21"/>
                <w:lang w:eastAsia="es-MX"/>
              </w:rPr>
              <w:br/>
              <w:t>  case CODIGOERROR_USUARIOENCONTRADO:</w:t>
            </w:r>
            <w:r w:rsidRPr="00C2181A">
              <w:rPr>
                <w:color w:val="000000" w:themeColor="text1"/>
                <w:sz w:val="21"/>
                <w:szCs w:val="21"/>
                <w:lang w:eastAsia="es-MX"/>
              </w:rPr>
              <w:br/>
              <w:t>   ...</w:t>
            </w:r>
            <w:r w:rsidRPr="00C2181A">
              <w:rPr>
                <w:color w:val="000000" w:themeColor="text1"/>
                <w:sz w:val="21"/>
                <w:szCs w:val="21"/>
                <w:lang w:eastAsia="es-MX"/>
              </w:rPr>
              <w:br/>
              <w:t>}</w:t>
            </w:r>
          </w:p>
          <w:p w:rsidR="00AB679D" w:rsidRPr="00C2181A" w:rsidRDefault="00AB679D" w:rsidP="00970633">
            <w:pPr>
              <w:spacing w:after="0" w:line="285" w:lineRule="atLeast"/>
              <w:rPr>
                <w:color w:val="000000" w:themeColor="text1"/>
                <w:sz w:val="21"/>
                <w:szCs w:val="21"/>
                <w:lang w:eastAsia="es-MX"/>
              </w:rPr>
            </w:pP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lastRenderedPageBreak/>
              <w:t>Visibilidad de atributos de instancia y de clase</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Los atributos de instancia y de clase serán siempre privados, excepto cuando tengan que ser visibles en subclases herederas, en tales casos serán declarados como protegidos.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El acceso a los atributos de una clase se realizará por medio de los métodos "get" y "set" correspondientes, incluso cuando el acceso a dichos atributos se realice en los métodos miembros de la clase.</w:t>
            </w:r>
          </w:p>
          <w:p w:rsidR="00AB679D" w:rsidRPr="00C2181A" w:rsidRDefault="00AB679D" w:rsidP="00970633">
            <w:pPr>
              <w:spacing w:after="0" w:line="285" w:lineRule="atLeast"/>
              <w:rPr>
                <w:color w:val="000000" w:themeColor="text1"/>
                <w:sz w:val="21"/>
                <w:szCs w:val="21"/>
                <w:lang w:val="en-US" w:eastAsia="es-MX"/>
              </w:rPr>
            </w:pPr>
            <w:r w:rsidRPr="00C2181A">
              <w:rPr>
                <w:color w:val="000000" w:themeColor="text1"/>
                <w:sz w:val="21"/>
                <w:szCs w:val="21"/>
                <w:lang w:val="en-US" w:eastAsia="es-MX"/>
              </w:rPr>
              <w:t>Ejemplo:</w:t>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1"/>
                <w:szCs w:val="21"/>
                <w:lang w:val="en-US" w:eastAsia="es-MX"/>
              </w:rPr>
              <w:br/>
              <w:t>public class Unidad {</w:t>
            </w:r>
            <w:r w:rsidRPr="00C2181A">
              <w:rPr>
                <w:color w:val="000000" w:themeColor="text1"/>
                <w:sz w:val="21"/>
                <w:szCs w:val="21"/>
                <w:lang w:val="en-US" w:eastAsia="es-MX"/>
              </w:rPr>
              <w:br/>
            </w:r>
            <w:r w:rsidRPr="00C2181A">
              <w:rPr>
                <w:color w:val="000000" w:themeColor="text1"/>
                <w:sz w:val="21"/>
                <w:szCs w:val="21"/>
                <w:lang w:val="en-US" w:eastAsia="es-MX"/>
              </w:rPr>
              <w:br/>
              <w:t> private int id;</w:t>
            </w:r>
            <w:r w:rsidRPr="00C2181A">
              <w:rPr>
                <w:color w:val="000000" w:themeColor="text1"/>
                <w:sz w:val="21"/>
                <w:szCs w:val="21"/>
                <w:lang w:val="en-US" w:eastAsia="es-MX"/>
              </w:rPr>
              <w:br/>
              <w:t> private String nombre;</w:t>
            </w:r>
            <w:r w:rsidRPr="00C2181A">
              <w:rPr>
                <w:color w:val="000000" w:themeColor="text1"/>
                <w:sz w:val="21"/>
                <w:szCs w:val="21"/>
                <w:lang w:val="en-US" w:eastAsia="es-MX"/>
              </w:rPr>
              <w:br/>
              <w:t> ...</w:t>
            </w:r>
            <w:r w:rsidRPr="00C2181A">
              <w:rPr>
                <w:color w:val="000000" w:themeColor="text1"/>
                <w:sz w:val="21"/>
                <w:szCs w:val="21"/>
                <w:lang w:val="en-US" w:eastAsia="es-MX"/>
              </w:rPr>
              <w:br/>
            </w:r>
            <w:r w:rsidRPr="00C2181A">
              <w:rPr>
                <w:color w:val="000000" w:themeColor="text1"/>
                <w:sz w:val="21"/>
                <w:szCs w:val="21"/>
                <w:lang w:val="en-US" w:eastAsia="es-MX"/>
              </w:rPr>
              <w:br/>
              <w:t> </w:t>
            </w:r>
            <w:r w:rsidRPr="00C2181A">
              <w:rPr>
                <w:color w:val="000000" w:themeColor="text1"/>
                <w:sz w:val="21"/>
                <w:szCs w:val="21"/>
                <w:lang w:eastAsia="es-MX"/>
              </w:rPr>
              <w:t>public void actualizaUnidad(Unidad unidad) {</w:t>
            </w:r>
            <w:r w:rsidRPr="00C2181A">
              <w:rPr>
                <w:color w:val="000000" w:themeColor="text1"/>
                <w:sz w:val="21"/>
                <w:szCs w:val="21"/>
                <w:lang w:eastAsia="es-MX"/>
              </w:rPr>
              <w:br/>
              <w:t>  this.setId(unidad.getId());</w:t>
            </w:r>
            <w:r w:rsidRPr="00C2181A">
              <w:rPr>
                <w:color w:val="000000" w:themeColor="text1"/>
                <w:sz w:val="21"/>
                <w:szCs w:val="21"/>
                <w:lang w:eastAsia="es-MX"/>
              </w:rPr>
              <w:br/>
              <w:t>  this.setNombre(unidad.getNombre());</w:t>
            </w:r>
            <w:r w:rsidRPr="00C2181A">
              <w:rPr>
                <w:color w:val="000000" w:themeColor="text1"/>
                <w:sz w:val="21"/>
                <w:szCs w:val="21"/>
                <w:lang w:eastAsia="es-MX"/>
              </w:rPr>
              <w:br/>
              <w:t> }</w:t>
            </w:r>
            <w:r w:rsidRPr="00C2181A">
              <w:rPr>
                <w:color w:val="000000" w:themeColor="text1"/>
                <w:sz w:val="21"/>
                <w:szCs w:val="21"/>
                <w:lang w:eastAsia="es-MX"/>
              </w:rPr>
              <w:br/>
              <w:t> ...</w:t>
            </w:r>
            <w:r w:rsidRPr="00C2181A">
              <w:rPr>
                <w:color w:val="000000" w:themeColor="text1"/>
                <w:sz w:val="21"/>
                <w:szCs w:val="21"/>
                <w:lang w:eastAsia="es-MX"/>
              </w:rPr>
              <w:br/>
              <w:t>}</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B679D" w:rsidRPr="00C2181A" w:rsidRDefault="00AB679D" w:rsidP="00087854">
            <w:pPr>
              <w:jc w:val="center"/>
              <w:rPr>
                <w:lang w:eastAsia="es-MX"/>
              </w:rPr>
            </w:pPr>
            <w:r w:rsidRPr="00C2181A">
              <w:rPr>
                <w:lang w:eastAsia="es-MX"/>
              </w:rPr>
              <w:t>Referencias a miembros de una clase</w:t>
            </w:r>
          </w:p>
        </w:tc>
        <w:tc>
          <w:tcPr>
            <w:tcW w:w="3803" w:type="pct"/>
            <w:tcBorders>
              <w:top w:val="single" w:sz="4" w:space="0" w:color="auto"/>
              <w:left w:val="nil"/>
              <w:bottom w:val="single" w:sz="8" w:space="0" w:color="auto"/>
              <w:right w:val="single" w:sz="8" w:space="0" w:color="auto"/>
            </w:tcBorders>
            <w:tcMar>
              <w:top w:w="0" w:type="dxa"/>
              <w:left w:w="108" w:type="dxa"/>
              <w:bottom w:w="0" w:type="dxa"/>
              <w:right w:w="108" w:type="dxa"/>
            </w:tcMar>
            <w:hideMark/>
          </w:tcPr>
          <w:p w:rsidR="00AB679D" w:rsidRPr="008801BB" w:rsidRDefault="00AB679D" w:rsidP="00970633">
            <w:pPr>
              <w:spacing w:line="240" w:lineRule="auto"/>
              <w:ind w:hanging="360"/>
              <w:rPr>
                <w:color w:val="000000" w:themeColor="text1"/>
                <w:sz w:val="21"/>
                <w:szCs w:val="21"/>
                <w:lang w:eastAsia="es-MX"/>
              </w:rPr>
            </w:pPr>
            <w:r w:rsidRPr="008801BB">
              <w:rPr>
                <w:color w:val="000000" w:themeColor="text1"/>
                <w:sz w:val="21"/>
                <w:szCs w:val="21"/>
                <w:lang w:eastAsia="es-MX"/>
              </w:rPr>
              <w:t>           Evitar el uso de objetos para acceder a los miembros de una clase (atributos y métodos estáticos). Utilizaremos en su lugar el nombre de la clase. Por ejemplo</w:t>
            </w:r>
          </w:p>
          <w:p w:rsidR="00AB679D" w:rsidRPr="008801BB" w:rsidRDefault="00AB679D" w:rsidP="00970633">
            <w:pPr>
              <w:spacing w:line="240" w:lineRule="auto"/>
              <w:rPr>
                <w:color w:val="000000" w:themeColor="text1"/>
                <w:sz w:val="21"/>
                <w:szCs w:val="21"/>
                <w:lang w:eastAsia="es-MX"/>
              </w:rPr>
            </w:pPr>
            <w:r w:rsidRPr="008801BB">
              <w:rPr>
                <w:color w:val="000000" w:themeColor="text1"/>
                <w:sz w:val="21"/>
                <w:szCs w:val="21"/>
                <w:lang w:eastAsia="es-MX"/>
              </w:rPr>
              <w:br/>
              <w:t>metodoUtilidad();    // Acceso desde la propia clase estática</w:t>
            </w:r>
            <w:r w:rsidRPr="008801BB">
              <w:rPr>
                <w:color w:val="000000" w:themeColor="text1"/>
                <w:sz w:val="21"/>
                <w:szCs w:val="21"/>
                <w:lang w:eastAsia="es-MX"/>
              </w:rPr>
              <w:br/>
              <w:t>ClaseUtilidad.metodoUtilidad(); // Acceso común desde cualquier clase</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hideMark/>
          </w:tcPr>
          <w:p w:rsidR="00AB679D" w:rsidRPr="00C2181A" w:rsidRDefault="00AB679D" w:rsidP="00087854">
            <w:pPr>
              <w:jc w:val="center"/>
              <w:rPr>
                <w:lang w:eastAsia="es-MX"/>
              </w:rPr>
            </w:pPr>
            <w:r w:rsidRPr="00C2181A">
              <w:rPr>
                <w:lang w:eastAsia="es-MX"/>
              </w:rPr>
              <w:t>Asignación sobre variables</w:t>
            </w:r>
          </w:p>
        </w:tc>
        <w:tc>
          <w:tcPr>
            <w:tcW w:w="3803" w:type="pct"/>
            <w:tcBorders>
              <w:top w:val="nil"/>
              <w:left w:val="nil"/>
              <w:bottom w:val="single" w:sz="4" w:space="0" w:color="auto"/>
              <w:right w:val="single" w:sz="8" w:space="0" w:color="auto"/>
            </w:tcBorders>
            <w:tcMar>
              <w:top w:w="0" w:type="dxa"/>
              <w:left w:w="108" w:type="dxa"/>
              <w:bottom w:w="0" w:type="dxa"/>
              <w:right w:w="108" w:type="dxa"/>
            </w:tcMar>
            <w:hideMark/>
          </w:tcPr>
          <w:p w:rsidR="00AB679D" w:rsidRPr="008801BB" w:rsidRDefault="00AB679D" w:rsidP="00970633">
            <w:pPr>
              <w:spacing w:line="240" w:lineRule="auto"/>
              <w:ind w:hanging="360"/>
              <w:rPr>
                <w:color w:val="000000" w:themeColor="text1"/>
                <w:sz w:val="21"/>
                <w:szCs w:val="21"/>
                <w:lang w:eastAsia="es-MX"/>
              </w:rPr>
            </w:pPr>
            <w:r w:rsidRPr="008801BB">
              <w:rPr>
                <w:color w:val="000000" w:themeColor="text1"/>
                <w:sz w:val="21"/>
                <w:szCs w:val="21"/>
                <w:lang w:eastAsia="es-MX"/>
              </w:rPr>
              <w:t>           Se deben evitar las asignaciones de un mismo valor sobre múltiples variables en una misma sentencia, ya que dichas sentencias suelen ser difíciles de leer.</w:t>
            </w:r>
          </w:p>
          <w:p w:rsidR="00AB679D" w:rsidRPr="008801BB" w:rsidRDefault="00AB679D" w:rsidP="00970633">
            <w:pPr>
              <w:spacing w:line="240" w:lineRule="auto"/>
              <w:ind w:hanging="360"/>
              <w:rPr>
                <w:color w:val="000000" w:themeColor="text1"/>
                <w:sz w:val="21"/>
                <w:szCs w:val="21"/>
                <w:lang w:eastAsia="es-MX"/>
              </w:rPr>
            </w:pPr>
            <w:r w:rsidRPr="008801BB">
              <w:rPr>
                <w:color w:val="000000" w:themeColor="text1"/>
                <w:sz w:val="21"/>
                <w:szCs w:val="21"/>
                <w:lang w:eastAsia="es-MX"/>
              </w:rPr>
              <w:br/>
            </w:r>
            <w:r w:rsidRPr="008801BB">
              <w:rPr>
                <w:color w:val="000000" w:themeColor="text1"/>
                <w:sz w:val="21"/>
                <w:szCs w:val="21"/>
                <w:lang w:eastAsia="es-MX"/>
              </w:rPr>
              <w:lastRenderedPageBreak/>
              <w:t>int a = b = c = 2;  //</w:t>
            </w:r>
            <w:r w:rsidRPr="008801BB">
              <w:rPr>
                <w:b/>
                <w:color w:val="000000" w:themeColor="text1"/>
                <w:sz w:val="21"/>
                <w:szCs w:val="21"/>
                <w:lang w:eastAsia="es-MX"/>
              </w:rPr>
              <w:t xml:space="preserve"> Evitar</w:t>
            </w:r>
          </w:p>
          <w:p w:rsidR="00AB679D" w:rsidRPr="008801BB" w:rsidRDefault="00AB679D" w:rsidP="00970633">
            <w:pPr>
              <w:spacing w:line="240" w:lineRule="auto"/>
              <w:ind w:hanging="360"/>
              <w:rPr>
                <w:color w:val="000000" w:themeColor="text1"/>
                <w:sz w:val="21"/>
                <w:szCs w:val="21"/>
                <w:lang w:eastAsia="es-MX"/>
              </w:rPr>
            </w:pPr>
            <w:r w:rsidRPr="008801BB">
              <w:rPr>
                <w:color w:val="000000" w:themeColor="text1"/>
                <w:sz w:val="21"/>
                <w:szCs w:val="21"/>
                <w:lang w:eastAsia="es-MX"/>
              </w:rPr>
              <w:t>           No utilizar el operador de asignación en aquellos lugares donde sea susceptible de confusión con el operador de igualdad. Por ejemplo:</w:t>
            </w:r>
          </w:p>
          <w:p w:rsidR="00AB679D" w:rsidRPr="008801BB" w:rsidRDefault="00AB679D" w:rsidP="00AB679D">
            <w:pPr>
              <w:spacing w:after="0" w:line="240" w:lineRule="auto"/>
              <w:jc w:val="left"/>
              <w:rPr>
                <w:color w:val="000000" w:themeColor="text1"/>
                <w:sz w:val="21"/>
                <w:szCs w:val="21"/>
                <w:lang w:eastAsia="es-MX"/>
              </w:rPr>
            </w:pPr>
            <w:r w:rsidRPr="008801BB">
              <w:rPr>
                <w:color w:val="000000" w:themeColor="text1"/>
                <w:sz w:val="21"/>
                <w:szCs w:val="21"/>
                <w:lang w:eastAsia="es-MX"/>
              </w:rPr>
              <w:br/>
              <w:t>// INCORRECTO</w:t>
            </w:r>
            <w:r w:rsidRPr="008801BB">
              <w:rPr>
                <w:color w:val="000000" w:themeColor="text1"/>
                <w:sz w:val="21"/>
                <w:szCs w:val="21"/>
                <w:lang w:eastAsia="es-MX"/>
              </w:rPr>
              <w:br/>
              <w:t>if ((c = d++) == 0) { }</w:t>
            </w:r>
            <w:r w:rsidRPr="008801BB">
              <w:rPr>
                <w:color w:val="000000" w:themeColor="text1"/>
                <w:sz w:val="21"/>
                <w:szCs w:val="21"/>
                <w:lang w:eastAsia="es-MX"/>
              </w:rPr>
              <w:br/>
            </w:r>
            <w:r w:rsidRPr="008801BB">
              <w:rPr>
                <w:color w:val="000000" w:themeColor="text1"/>
                <w:sz w:val="21"/>
                <w:szCs w:val="21"/>
                <w:lang w:eastAsia="es-MX"/>
              </w:rPr>
              <w:br/>
              <w:t>// CORRECTO</w:t>
            </w:r>
            <w:r w:rsidRPr="008801BB">
              <w:rPr>
                <w:color w:val="000000" w:themeColor="text1"/>
                <w:sz w:val="21"/>
                <w:szCs w:val="21"/>
                <w:lang w:eastAsia="es-MX"/>
              </w:rPr>
              <w:br/>
              <w:t>c = d++;</w:t>
            </w:r>
            <w:r w:rsidRPr="008801BB">
              <w:rPr>
                <w:color w:val="000000" w:themeColor="text1"/>
                <w:sz w:val="21"/>
                <w:szCs w:val="21"/>
                <w:lang w:eastAsia="es-MX"/>
              </w:rPr>
              <w:br/>
              <w:t>if (c == 0) { }</w:t>
            </w:r>
          </w:p>
          <w:p w:rsidR="00AB679D" w:rsidRPr="008801BB" w:rsidRDefault="00AB679D" w:rsidP="00970633">
            <w:pPr>
              <w:spacing w:after="0" w:line="240" w:lineRule="auto"/>
              <w:rPr>
                <w:color w:val="000000" w:themeColor="text1"/>
                <w:sz w:val="21"/>
                <w:szCs w:val="21"/>
                <w:lang w:eastAsia="es-MX"/>
              </w:rPr>
            </w:pPr>
          </w:p>
          <w:p w:rsidR="00AB679D" w:rsidRPr="008801BB" w:rsidRDefault="00AB679D" w:rsidP="00970633">
            <w:pPr>
              <w:spacing w:line="240" w:lineRule="auto"/>
              <w:ind w:hanging="360"/>
              <w:rPr>
                <w:color w:val="000000" w:themeColor="text1"/>
                <w:sz w:val="21"/>
                <w:szCs w:val="21"/>
                <w:lang w:eastAsia="es-MX"/>
              </w:rPr>
            </w:pPr>
            <w:r w:rsidRPr="008801BB">
              <w:rPr>
                <w:color w:val="000000" w:themeColor="text1"/>
                <w:sz w:val="21"/>
                <w:szCs w:val="21"/>
                <w:lang w:eastAsia="es-MX"/>
              </w:rPr>
              <w:t>           No utilizar asignaciones embebidas o anidadas. Ejemplo:</w:t>
            </w:r>
          </w:p>
          <w:p w:rsidR="00AB679D" w:rsidRPr="008801BB" w:rsidRDefault="00AB679D" w:rsidP="00AB679D">
            <w:pPr>
              <w:spacing w:line="240" w:lineRule="auto"/>
              <w:jc w:val="left"/>
              <w:rPr>
                <w:color w:val="000000" w:themeColor="text1"/>
                <w:sz w:val="21"/>
                <w:szCs w:val="21"/>
                <w:lang w:eastAsia="es-MX"/>
              </w:rPr>
            </w:pPr>
            <w:r w:rsidRPr="008801BB">
              <w:rPr>
                <w:color w:val="000000" w:themeColor="text1"/>
                <w:sz w:val="21"/>
                <w:szCs w:val="21"/>
                <w:lang w:eastAsia="es-MX"/>
              </w:rPr>
              <w:t xml:space="preserve">c = (c = 3) + 4 + d;  </w:t>
            </w:r>
            <w:r w:rsidRPr="008801BB">
              <w:rPr>
                <w:b/>
                <w:color w:val="000000" w:themeColor="text1"/>
                <w:sz w:val="21"/>
                <w:szCs w:val="21"/>
                <w:lang w:eastAsia="es-MX"/>
              </w:rPr>
              <w:t>// Evitar</w:t>
            </w:r>
          </w:p>
          <w:p w:rsidR="00AB679D" w:rsidRPr="008801BB" w:rsidRDefault="00AB679D" w:rsidP="00AB679D">
            <w:pPr>
              <w:spacing w:line="240" w:lineRule="auto"/>
              <w:jc w:val="left"/>
              <w:rPr>
                <w:color w:val="000000" w:themeColor="text1"/>
                <w:sz w:val="21"/>
                <w:szCs w:val="21"/>
                <w:lang w:eastAsia="es-MX"/>
              </w:rPr>
            </w:pPr>
            <w:r w:rsidRPr="008801BB">
              <w:rPr>
                <w:color w:val="000000" w:themeColor="text1"/>
                <w:sz w:val="21"/>
                <w:szCs w:val="21"/>
                <w:lang w:eastAsia="es-MX"/>
              </w:rPr>
              <w:t>debería escribirse:</w:t>
            </w:r>
            <w:r w:rsidRPr="008801BB">
              <w:rPr>
                <w:color w:val="000000" w:themeColor="text1"/>
                <w:sz w:val="21"/>
                <w:szCs w:val="21"/>
                <w:lang w:eastAsia="es-MX"/>
              </w:rPr>
              <w:br/>
              <w:t>c = 3;</w:t>
            </w:r>
            <w:r w:rsidRPr="008801BB">
              <w:rPr>
                <w:color w:val="000000" w:themeColor="text1"/>
                <w:sz w:val="21"/>
                <w:szCs w:val="21"/>
                <w:lang w:eastAsia="es-MX"/>
              </w:rPr>
              <w:br/>
              <w:t>c = c + 4 + d;</w:t>
            </w:r>
          </w:p>
        </w:tc>
      </w:tr>
      <w:tr w:rsidR="00AB679D" w:rsidRPr="00C2181A" w:rsidTr="000C088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AB679D" w:rsidRPr="00C2181A" w:rsidRDefault="00AB679D" w:rsidP="00970633">
            <w:pPr>
              <w:spacing w:after="0" w:line="240" w:lineRule="auto"/>
              <w:rPr>
                <w:color w:val="000000" w:themeColor="text1"/>
                <w:lang w:eastAsia="es-MX"/>
              </w:rPr>
            </w:pPr>
            <w:r w:rsidRPr="00C2181A">
              <w:rPr>
                <w:color w:val="000000" w:themeColor="text1"/>
                <w:lang w:eastAsia="es-MX"/>
              </w:rPr>
              <w:lastRenderedPageBreak/>
              <w:t>Paréntesis</w:t>
            </w:r>
          </w:p>
        </w:tc>
        <w:tc>
          <w:tcPr>
            <w:tcW w:w="380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AB679D" w:rsidRPr="008801BB" w:rsidRDefault="00AB679D" w:rsidP="00970633">
            <w:pPr>
              <w:spacing w:line="240" w:lineRule="auto"/>
              <w:ind w:hanging="360"/>
              <w:rPr>
                <w:color w:val="000000" w:themeColor="text1"/>
                <w:sz w:val="21"/>
                <w:szCs w:val="21"/>
                <w:lang w:eastAsia="es-MX"/>
              </w:rPr>
            </w:pPr>
            <w:r w:rsidRPr="008801BB">
              <w:rPr>
                <w:color w:val="000000" w:themeColor="text1"/>
                <w:sz w:val="21"/>
                <w:szCs w:val="21"/>
                <w:lang w:eastAsia="es-MX"/>
              </w:rPr>
              <w:t>           Es una buena práctica el uso de paréntesis en expresiones que incluyan distintos tipos de operadores para evitar problemas de precedencia de operadores. Aunque la precedencia de operadores nos pueda parecer clara, debemos asumir que otros programadores no tengan un conocimiento exhaustivo sobre las reglas de precedencia.</w:t>
            </w:r>
          </w:p>
          <w:p w:rsidR="00AB679D" w:rsidRPr="008801BB" w:rsidRDefault="00AB679D" w:rsidP="00AB679D">
            <w:pPr>
              <w:spacing w:line="315" w:lineRule="atLeast"/>
              <w:jc w:val="left"/>
              <w:rPr>
                <w:color w:val="000000" w:themeColor="text1"/>
                <w:sz w:val="21"/>
                <w:szCs w:val="21"/>
                <w:lang w:eastAsia="es-MX"/>
              </w:rPr>
            </w:pPr>
            <w:r w:rsidRPr="008801BB">
              <w:rPr>
                <w:color w:val="000000" w:themeColor="text1"/>
                <w:sz w:val="21"/>
                <w:szCs w:val="21"/>
                <w:lang w:eastAsia="es-MX"/>
              </w:rPr>
              <w:t>Ejemplo: </w:t>
            </w:r>
            <w:r w:rsidRPr="008801BB">
              <w:rPr>
                <w:color w:val="000000" w:themeColor="text1"/>
                <w:sz w:val="21"/>
                <w:szCs w:val="21"/>
                <w:lang w:eastAsia="es-MX"/>
              </w:rPr>
              <w:br/>
              <w:t>if (w == x &amp;&amp; y == z)      // INCORRECTO</w:t>
            </w:r>
            <w:r w:rsidRPr="008801BB">
              <w:rPr>
                <w:color w:val="000000" w:themeColor="text1"/>
                <w:sz w:val="21"/>
                <w:szCs w:val="21"/>
                <w:lang w:eastAsia="es-MX"/>
              </w:rPr>
              <w:br/>
              <w:t>if ((w == x) &amp;&amp; (y == z)) // CORRECTO</w:t>
            </w:r>
          </w:p>
        </w:tc>
      </w:tr>
      <w:tr w:rsidR="00AB679D" w:rsidRPr="00C2181A" w:rsidTr="000C088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B679D" w:rsidRPr="00C2181A" w:rsidRDefault="00AB679D" w:rsidP="00970633">
            <w:pPr>
              <w:spacing w:after="0" w:line="240" w:lineRule="auto"/>
              <w:rPr>
                <w:color w:val="000000" w:themeColor="text1"/>
                <w:lang w:eastAsia="es-MX"/>
              </w:rPr>
            </w:pPr>
            <w:r w:rsidRPr="00C2181A">
              <w:rPr>
                <w:color w:val="000000" w:themeColor="text1"/>
                <w:lang w:eastAsia="es-MX"/>
              </w:rPr>
              <w:t>Valores de retorno</w:t>
            </w:r>
          </w:p>
        </w:tc>
        <w:tc>
          <w:tcPr>
            <w:tcW w:w="3803" w:type="pct"/>
            <w:tcBorders>
              <w:top w:val="single" w:sz="4" w:space="0" w:color="auto"/>
              <w:left w:val="nil"/>
              <w:bottom w:val="single" w:sz="8" w:space="0" w:color="auto"/>
              <w:right w:val="single" w:sz="8" w:space="0" w:color="auto"/>
            </w:tcBorders>
            <w:tcMar>
              <w:top w:w="0" w:type="dxa"/>
              <w:left w:w="108" w:type="dxa"/>
              <w:bottom w:w="0" w:type="dxa"/>
              <w:right w:w="108" w:type="dxa"/>
            </w:tcMar>
            <w:hideMark/>
          </w:tcPr>
          <w:p w:rsidR="00AB679D" w:rsidRPr="008801BB" w:rsidRDefault="00AB679D" w:rsidP="00970633">
            <w:pPr>
              <w:spacing w:line="240" w:lineRule="auto"/>
              <w:ind w:hanging="360"/>
              <w:rPr>
                <w:color w:val="000000" w:themeColor="text1"/>
                <w:sz w:val="21"/>
                <w:szCs w:val="21"/>
                <w:lang w:eastAsia="es-MX"/>
              </w:rPr>
            </w:pPr>
            <w:r w:rsidRPr="008801BB">
              <w:rPr>
                <w:color w:val="000000" w:themeColor="text1"/>
                <w:sz w:val="21"/>
                <w:szCs w:val="21"/>
                <w:lang w:eastAsia="es-MX"/>
              </w:rPr>
              <w:t>         Los valores de retorno tendrán que ser simples y comprensibles, de acuerdo al propósito y comportamiento del objeto en el que se utilicen.</w:t>
            </w:r>
          </w:p>
          <w:p w:rsidR="00AB679D" w:rsidRPr="008801BB" w:rsidRDefault="00AB679D" w:rsidP="00AB679D">
            <w:pPr>
              <w:spacing w:line="240" w:lineRule="auto"/>
              <w:jc w:val="left"/>
              <w:rPr>
                <w:color w:val="000000" w:themeColor="text1"/>
                <w:sz w:val="21"/>
                <w:szCs w:val="21"/>
                <w:lang w:eastAsia="es-MX"/>
              </w:rPr>
            </w:pPr>
            <w:r w:rsidRPr="008801BB">
              <w:rPr>
                <w:color w:val="000000" w:themeColor="text1"/>
                <w:sz w:val="21"/>
                <w:szCs w:val="21"/>
                <w:lang w:eastAsia="es-MX"/>
              </w:rPr>
              <w:br/>
              <w:t>// INCORRECTO</w:t>
            </w:r>
            <w:r w:rsidRPr="008801BB">
              <w:rPr>
                <w:color w:val="000000" w:themeColor="text1"/>
                <w:sz w:val="21"/>
                <w:szCs w:val="21"/>
                <w:lang w:eastAsia="es-MX"/>
              </w:rPr>
              <w:br/>
              <w:t>public boolean esProgramador(Empleado emp) {</w:t>
            </w:r>
            <w:r w:rsidRPr="008801BB">
              <w:rPr>
                <w:color w:val="000000" w:themeColor="text1"/>
                <w:sz w:val="21"/>
                <w:szCs w:val="21"/>
                <w:lang w:eastAsia="es-MX"/>
              </w:rPr>
              <w:br/>
            </w:r>
            <w:r w:rsidRPr="008801BB">
              <w:rPr>
                <w:color w:val="000000" w:themeColor="text1"/>
                <w:sz w:val="21"/>
                <w:szCs w:val="21"/>
                <w:lang w:eastAsia="es-MX"/>
              </w:rPr>
              <w:br/>
              <w:t> if (emp.getRol().equals(ROL_PROGRAMADOR)) {</w:t>
            </w:r>
            <w:r w:rsidRPr="008801BB">
              <w:rPr>
                <w:color w:val="000000" w:themeColor="text1"/>
                <w:sz w:val="21"/>
                <w:szCs w:val="21"/>
                <w:lang w:eastAsia="es-MX"/>
              </w:rPr>
              <w:br/>
              <w:t>  return true;</w:t>
            </w:r>
            <w:r w:rsidRPr="008801BB">
              <w:rPr>
                <w:color w:val="000000" w:themeColor="text1"/>
                <w:sz w:val="21"/>
                <w:szCs w:val="21"/>
                <w:lang w:eastAsia="es-MX"/>
              </w:rPr>
              <w:br/>
              <w:t> } else {</w:t>
            </w:r>
            <w:r w:rsidRPr="008801BB">
              <w:rPr>
                <w:color w:val="000000" w:themeColor="text1"/>
                <w:sz w:val="21"/>
                <w:szCs w:val="21"/>
                <w:lang w:eastAsia="es-MX"/>
              </w:rPr>
              <w:br/>
              <w:t>  return false;</w:t>
            </w:r>
            <w:r w:rsidRPr="008801BB">
              <w:rPr>
                <w:color w:val="000000" w:themeColor="text1"/>
                <w:sz w:val="21"/>
                <w:szCs w:val="21"/>
                <w:lang w:eastAsia="es-MX"/>
              </w:rPr>
              <w:br/>
              <w:t> }</w:t>
            </w:r>
            <w:r w:rsidRPr="008801BB">
              <w:rPr>
                <w:color w:val="000000" w:themeColor="text1"/>
                <w:sz w:val="21"/>
                <w:szCs w:val="21"/>
                <w:lang w:eastAsia="es-MX"/>
              </w:rPr>
              <w:br/>
              <w:t>}</w:t>
            </w:r>
            <w:r w:rsidRPr="008801BB">
              <w:rPr>
                <w:color w:val="000000" w:themeColor="text1"/>
                <w:sz w:val="21"/>
                <w:szCs w:val="21"/>
                <w:lang w:eastAsia="es-MX"/>
              </w:rPr>
              <w:br/>
            </w:r>
            <w:r w:rsidRPr="008801BB">
              <w:rPr>
                <w:color w:val="000000" w:themeColor="text1"/>
                <w:sz w:val="21"/>
                <w:szCs w:val="21"/>
                <w:lang w:eastAsia="es-MX"/>
              </w:rPr>
              <w:br/>
              <w:t>// CORRECTO</w:t>
            </w:r>
            <w:r w:rsidRPr="008801BB">
              <w:rPr>
                <w:color w:val="000000" w:themeColor="text1"/>
                <w:sz w:val="21"/>
                <w:szCs w:val="21"/>
                <w:lang w:eastAsia="es-MX"/>
              </w:rPr>
              <w:br/>
              <w:t>public boolean esProgramador(Empleado emp) {</w:t>
            </w:r>
            <w:r w:rsidRPr="008801BB">
              <w:rPr>
                <w:color w:val="000000" w:themeColor="text1"/>
                <w:sz w:val="21"/>
                <w:szCs w:val="21"/>
                <w:lang w:eastAsia="es-MX"/>
              </w:rPr>
              <w:br/>
            </w:r>
            <w:r w:rsidRPr="008801BB">
              <w:rPr>
                <w:color w:val="000000" w:themeColor="text1"/>
                <w:sz w:val="21"/>
                <w:szCs w:val="21"/>
                <w:lang w:eastAsia="es-MX"/>
              </w:rPr>
              <w:br/>
              <w:t> boolean esUnProgramador = false;</w:t>
            </w:r>
            <w:r w:rsidRPr="008801BB">
              <w:rPr>
                <w:color w:val="000000" w:themeColor="text1"/>
                <w:sz w:val="21"/>
                <w:szCs w:val="21"/>
                <w:lang w:eastAsia="es-MX"/>
              </w:rPr>
              <w:br/>
            </w:r>
            <w:r w:rsidRPr="008801BB">
              <w:rPr>
                <w:color w:val="000000" w:themeColor="text1"/>
                <w:sz w:val="21"/>
                <w:szCs w:val="21"/>
                <w:lang w:eastAsia="es-MX"/>
              </w:rPr>
              <w:br/>
              <w:t> if (emp.getRol().equals(ROL_PROGRAMADOR)) {</w:t>
            </w:r>
            <w:r w:rsidRPr="008801BB">
              <w:rPr>
                <w:color w:val="000000" w:themeColor="text1"/>
                <w:sz w:val="21"/>
                <w:szCs w:val="21"/>
                <w:lang w:eastAsia="es-MX"/>
              </w:rPr>
              <w:br/>
              <w:t>  esUnProgramador = true;</w:t>
            </w:r>
            <w:r w:rsidRPr="008801BB">
              <w:rPr>
                <w:color w:val="000000" w:themeColor="text1"/>
                <w:sz w:val="21"/>
                <w:szCs w:val="21"/>
                <w:lang w:eastAsia="es-MX"/>
              </w:rPr>
              <w:br/>
            </w:r>
            <w:r w:rsidRPr="008801BB">
              <w:rPr>
                <w:color w:val="000000" w:themeColor="text1"/>
                <w:sz w:val="21"/>
                <w:szCs w:val="21"/>
                <w:lang w:eastAsia="es-MX"/>
              </w:rPr>
              <w:lastRenderedPageBreak/>
              <w:t> }</w:t>
            </w:r>
            <w:r w:rsidRPr="008801BB">
              <w:rPr>
                <w:color w:val="000000" w:themeColor="text1"/>
                <w:sz w:val="21"/>
                <w:szCs w:val="21"/>
                <w:lang w:eastAsia="es-MX"/>
              </w:rPr>
              <w:br/>
            </w:r>
            <w:r w:rsidRPr="008801BB">
              <w:rPr>
                <w:color w:val="000000" w:themeColor="text1"/>
                <w:sz w:val="21"/>
                <w:szCs w:val="21"/>
                <w:lang w:eastAsia="es-MX"/>
              </w:rPr>
              <w:br/>
              <w:t> return esUnProgramador;</w:t>
            </w:r>
            <w:r w:rsidRPr="008801BB">
              <w:rPr>
                <w:color w:val="000000" w:themeColor="text1"/>
                <w:sz w:val="21"/>
                <w:szCs w:val="21"/>
                <w:lang w:eastAsia="es-MX"/>
              </w:rPr>
              <w:br/>
              <w:t>}</w:t>
            </w:r>
          </w:p>
        </w:tc>
      </w:tr>
      <w:tr w:rsidR="00AB679D" w:rsidRPr="00C2181A" w:rsidTr="000C088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AB679D" w:rsidRPr="00C2181A" w:rsidRDefault="00AB679D" w:rsidP="00970633">
            <w:pPr>
              <w:spacing w:after="0" w:line="240" w:lineRule="auto"/>
              <w:rPr>
                <w:color w:val="000000" w:themeColor="text1"/>
                <w:lang w:eastAsia="es-MX"/>
              </w:rPr>
            </w:pPr>
            <w:r w:rsidRPr="00C2181A">
              <w:rPr>
                <w:color w:val="000000" w:themeColor="text1"/>
                <w:lang w:eastAsia="es-MX"/>
              </w:rPr>
              <w:lastRenderedPageBreak/>
              <w:t>Expresiones en el operador condicional ternario</w:t>
            </w:r>
          </w:p>
        </w:tc>
        <w:tc>
          <w:tcPr>
            <w:tcW w:w="3803" w:type="pct"/>
            <w:tcBorders>
              <w:top w:val="nil"/>
              <w:left w:val="nil"/>
              <w:bottom w:val="single" w:sz="4" w:space="0" w:color="auto"/>
              <w:right w:val="single" w:sz="8" w:space="0" w:color="auto"/>
            </w:tcBorders>
            <w:tcMar>
              <w:top w:w="0" w:type="dxa"/>
              <w:left w:w="108" w:type="dxa"/>
              <w:bottom w:w="0" w:type="dxa"/>
              <w:right w:w="108" w:type="dxa"/>
            </w:tcMar>
            <w:hideMark/>
          </w:tcPr>
          <w:p w:rsidR="00AB679D" w:rsidRPr="008801BB" w:rsidRDefault="00AB679D" w:rsidP="00970633">
            <w:pPr>
              <w:spacing w:line="240" w:lineRule="auto"/>
              <w:ind w:hanging="360"/>
              <w:rPr>
                <w:color w:val="000000" w:themeColor="text1"/>
                <w:sz w:val="21"/>
                <w:szCs w:val="21"/>
                <w:lang w:eastAsia="es-MX"/>
              </w:rPr>
            </w:pPr>
            <w:r w:rsidRPr="008801BB">
              <w:rPr>
                <w:color w:val="000000" w:themeColor="text1"/>
                <w:sz w:val="21"/>
                <w:szCs w:val="21"/>
                <w:lang w:eastAsia="es-MX"/>
              </w:rPr>
              <w:t>          Toda expresión compuesta, por uno o más operadores binarios, situada en la parte condicional del operador ternario deberá ir entre paréntesis.</w:t>
            </w:r>
          </w:p>
          <w:p w:rsidR="000C0889" w:rsidRPr="008801BB" w:rsidRDefault="00AB679D" w:rsidP="00970633">
            <w:pPr>
              <w:spacing w:line="240" w:lineRule="auto"/>
              <w:rPr>
                <w:color w:val="000000" w:themeColor="text1"/>
                <w:sz w:val="21"/>
                <w:szCs w:val="21"/>
                <w:lang w:eastAsia="es-MX"/>
              </w:rPr>
            </w:pPr>
            <w:r w:rsidRPr="008801BB">
              <w:rPr>
                <w:color w:val="000000" w:themeColor="text1"/>
                <w:sz w:val="21"/>
                <w:szCs w:val="21"/>
                <w:lang w:eastAsia="es-MX"/>
              </w:rPr>
              <w:t>Ejemplo:</w:t>
            </w:r>
          </w:p>
          <w:p w:rsidR="000C0889" w:rsidRPr="008801BB" w:rsidRDefault="00AB679D" w:rsidP="00970633">
            <w:pPr>
              <w:spacing w:line="240" w:lineRule="auto"/>
              <w:rPr>
                <w:color w:val="000000" w:themeColor="text1"/>
                <w:sz w:val="21"/>
                <w:szCs w:val="21"/>
                <w:lang w:eastAsia="es-MX"/>
              </w:rPr>
            </w:pPr>
            <w:r w:rsidRPr="008801BB">
              <w:rPr>
                <w:color w:val="000000" w:themeColor="text1"/>
                <w:sz w:val="21"/>
                <w:szCs w:val="21"/>
                <w:lang w:eastAsia="es-MX"/>
              </w:rPr>
              <w:t>(x &gt;= y) ? x : y;</w:t>
            </w:r>
          </w:p>
        </w:tc>
      </w:tr>
      <w:tr w:rsidR="00AB679D" w:rsidRPr="00C2181A" w:rsidTr="000C088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AB679D" w:rsidRPr="00C2181A" w:rsidRDefault="00AB679D" w:rsidP="00970633">
            <w:pPr>
              <w:spacing w:after="0" w:line="240" w:lineRule="auto"/>
              <w:rPr>
                <w:color w:val="000000" w:themeColor="text1"/>
                <w:lang w:eastAsia="es-MX"/>
              </w:rPr>
            </w:pPr>
            <w:r w:rsidRPr="00C2181A">
              <w:rPr>
                <w:color w:val="000000" w:themeColor="text1"/>
                <w:lang w:eastAsia="es-MX"/>
              </w:rPr>
              <w:t>Comentarios especiales (TODO, FIXME, XXX)</w:t>
            </w:r>
          </w:p>
        </w:tc>
        <w:tc>
          <w:tcPr>
            <w:tcW w:w="380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AB679D" w:rsidRPr="008801BB" w:rsidRDefault="00AB679D" w:rsidP="00970633">
            <w:pPr>
              <w:spacing w:line="240" w:lineRule="auto"/>
              <w:ind w:hanging="360"/>
              <w:rPr>
                <w:color w:val="000000" w:themeColor="text1"/>
                <w:sz w:val="21"/>
                <w:szCs w:val="21"/>
                <w:lang w:eastAsia="es-MX"/>
              </w:rPr>
            </w:pPr>
            <w:r w:rsidRPr="008801BB">
              <w:rPr>
                <w:color w:val="000000" w:themeColor="text1"/>
                <w:sz w:val="21"/>
                <w:szCs w:val="21"/>
                <w:lang w:eastAsia="es-MX"/>
              </w:rPr>
              <w:t>            Utilizaremos XXX para comentar aquella porción de código que, aunque no tenga mal funcionamiento, requiera modificaciones.</w:t>
            </w:r>
          </w:p>
          <w:p w:rsidR="00200541" w:rsidRPr="008801BB" w:rsidRDefault="00AB679D" w:rsidP="00200541">
            <w:pPr>
              <w:spacing w:line="240" w:lineRule="auto"/>
              <w:ind w:hanging="360"/>
              <w:rPr>
                <w:color w:val="000000" w:themeColor="text1"/>
                <w:sz w:val="21"/>
                <w:szCs w:val="21"/>
                <w:lang w:eastAsia="es-MX"/>
              </w:rPr>
            </w:pPr>
            <w:r w:rsidRPr="008801BB">
              <w:rPr>
                <w:color w:val="000000" w:themeColor="text1"/>
                <w:sz w:val="21"/>
                <w:szCs w:val="21"/>
                <w:lang w:eastAsia="es-MX"/>
              </w:rPr>
              <w:t>           Usaremos FIXME para señalar un bloque de código erróneo que no funciona.</w:t>
            </w:r>
          </w:p>
          <w:p w:rsidR="008A0C8E" w:rsidRPr="008801BB" w:rsidRDefault="00200541" w:rsidP="00200541">
            <w:pPr>
              <w:spacing w:line="240" w:lineRule="auto"/>
              <w:rPr>
                <w:color w:val="000000" w:themeColor="text1"/>
                <w:sz w:val="21"/>
                <w:szCs w:val="21"/>
                <w:lang w:eastAsia="es-MX"/>
              </w:rPr>
            </w:pPr>
            <w:r w:rsidRPr="008801BB">
              <w:rPr>
                <w:color w:val="000000" w:themeColor="text1"/>
                <w:sz w:val="21"/>
                <w:szCs w:val="21"/>
                <w:lang w:eastAsia="es-MX"/>
              </w:rPr>
              <w:t>Emplearemos TODO para comentar posibles mejoras de código, como pueden ser las optimizaciones, actualizaciones o refactorizaciones.</w:t>
            </w:r>
            <w:r w:rsidRPr="008801BB">
              <w:rPr>
                <w:color w:val="000000" w:themeColor="text1"/>
                <w:sz w:val="21"/>
                <w:szCs w:val="21"/>
                <w:bdr w:val="single" w:sz="4" w:space="0" w:color="auto"/>
                <w:lang w:eastAsia="es-MX"/>
              </w:rPr>
              <w:t xml:space="preserve"> </w:t>
            </w:r>
          </w:p>
        </w:tc>
      </w:tr>
    </w:tbl>
    <w:p w:rsidR="00AB679D" w:rsidRPr="00C2181A" w:rsidRDefault="00AB679D" w:rsidP="00AB679D">
      <w:pPr>
        <w:rPr>
          <w:color w:val="000000" w:themeColor="text1"/>
        </w:rPr>
      </w:pPr>
    </w:p>
    <w:p w:rsidR="00AB679D" w:rsidRPr="00C2181A" w:rsidRDefault="00AB679D" w:rsidP="004F16A0">
      <w:pPr>
        <w:pStyle w:val="Ttulo1"/>
        <w:numPr>
          <w:ilvl w:val="0"/>
          <w:numId w:val="0"/>
        </w:numPr>
        <w:ind w:left="851"/>
      </w:pPr>
      <w:r w:rsidRPr="00C2181A">
        <w:br w:type="page"/>
      </w:r>
      <w:bookmarkStart w:id="139" w:name="_Toc382263414"/>
      <w:r w:rsidRPr="00C2181A">
        <w:lastRenderedPageBreak/>
        <w:t>PEAR: Estándares de desarrollo para PHP</w:t>
      </w:r>
      <w:bookmarkEnd w:id="139"/>
    </w:p>
    <w:p w:rsidR="00AB679D" w:rsidRPr="00C2181A" w:rsidRDefault="00AB679D" w:rsidP="00AB679D">
      <w:pPr>
        <w:rPr>
          <w:color w:val="000000" w:themeColor="text1"/>
        </w:rPr>
      </w:pPr>
      <w:r w:rsidRPr="00C2181A">
        <w:rPr>
          <w:color w:val="000000" w:themeColor="text1"/>
        </w:rPr>
        <w:t>PEAR es el acrónimo de PHP Extension Application Repository. Es parte del proyecto PHP y consiste en una biblioteca de extensión programada en lenguaje PHP que permite desarrollar aplicaciones, módulos y extensiones de alto nivel y calidad.</w:t>
      </w:r>
    </w:p>
    <w:p w:rsidR="00AB679D" w:rsidRPr="00C2181A" w:rsidRDefault="00AB679D" w:rsidP="00AB679D">
      <w:pPr>
        <w:rPr>
          <w:color w:val="000000" w:themeColor="text1"/>
        </w:rPr>
      </w:pPr>
      <w:r w:rsidRPr="00C2181A">
        <w:rPr>
          <w:b/>
          <w:bCs/>
          <w:color w:val="000000" w:themeColor="text1"/>
        </w:rPr>
        <w:t>Estándar 1</w:t>
      </w:r>
      <w:r w:rsidR="006E4170" w:rsidRPr="00C2181A">
        <w:rPr>
          <w:color w:val="000000" w:themeColor="text1"/>
        </w:rPr>
        <w:t>: La indend</w:t>
      </w:r>
      <w:r w:rsidRPr="00C2181A">
        <w:rPr>
          <w:color w:val="000000" w:themeColor="text1"/>
        </w:rPr>
        <w:t>ación</w:t>
      </w:r>
      <w:r w:rsidR="006E4170" w:rsidRPr="00C2181A">
        <w:rPr>
          <w:color w:val="000000" w:themeColor="text1"/>
        </w:rPr>
        <w:t xml:space="preserve"> (margen a la izquierda)</w:t>
      </w:r>
      <w:r w:rsidRPr="00C2181A">
        <w:rPr>
          <w:color w:val="000000" w:themeColor="text1"/>
        </w:rPr>
        <w:t xml:space="preserve"> debe ser a cuatro espacios sin caracteres de tabulación. Esto es debido a que ciertos IDE’s de desarrollo introducen caract</w:t>
      </w:r>
      <w:r w:rsidR="006E4170" w:rsidRPr="00C2181A">
        <w:rPr>
          <w:color w:val="000000" w:themeColor="text1"/>
        </w:rPr>
        <w:t>eres de tabulación cuando indend</w:t>
      </w:r>
      <w:r w:rsidRPr="00C2181A">
        <w:rPr>
          <w:color w:val="000000" w:themeColor="text1"/>
        </w:rPr>
        <w:t>an un texto automáticamente. Se recomienda el uso de herramientas o editores generales como EMACS u otros.</w:t>
      </w:r>
    </w:p>
    <w:p w:rsidR="00AB679D" w:rsidRPr="00C2181A" w:rsidRDefault="00AB679D" w:rsidP="00AB679D">
      <w:pPr>
        <w:rPr>
          <w:color w:val="000000" w:themeColor="text1"/>
        </w:rPr>
      </w:pPr>
      <w:r w:rsidRPr="00C2181A">
        <w:rPr>
          <w:b/>
          <w:bCs/>
          <w:color w:val="000000" w:themeColor="text1"/>
        </w:rPr>
        <w:t>Estándar 2</w:t>
      </w:r>
      <w:r w:rsidRPr="00C2181A">
        <w:rPr>
          <w:color w:val="000000" w:themeColor="text1"/>
        </w:rPr>
        <w:t>: Las estructuras de control deben tener un espacio entre el</w:t>
      </w:r>
      <w:r w:rsidR="008C4243">
        <w:rPr>
          <w:color w:val="000000" w:themeColor="text1"/>
        </w:rPr>
        <w:t xml:space="preserve"> </w:t>
      </w:r>
      <w:r w:rsidRPr="00C2181A">
        <w:rPr>
          <w:b/>
          <w:bCs/>
          <w:color w:val="000000" w:themeColor="text1"/>
        </w:rPr>
        <w:t>keyword</w:t>
      </w:r>
      <w:r w:rsidR="008C4243">
        <w:rPr>
          <w:color w:val="000000" w:themeColor="text1"/>
        </w:rPr>
        <w:t xml:space="preserve"> </w:t>
      </w:r>
      <w:r w:rsidRPr="00C2181A">
        <w:rPr>
          <w:color w:val="000000" w:themeColor="text1"/>
        </w:rPr>
        <w:t>de la estructura y el signo de apertura de paréntesis para distinguir entre las llamadas de las funciones y el signo de llaves debe estar sobre la línea de la estructura.</w:t>
      </w:r>
    </w:p>
    <w:p w:rsidR="00AB679D" w:rsidRPr="00C2181A" w:rsidRDefault="00AB679D" w:rsidP="00AB679D">
      <w:pPr>
        <w:rPr>
          <w:color w:val="000000" w:themeColor="text1"/>
        </w:rPr>
      </w:pPr>
      <w:r w:rsidRPr="00C2181A">
        <w:rPr>
          <w:b/>
          <w:bCs/>
          <w:color w:val="000000" w:themeColor="text1"/>
        </w:rPr>
        <w:t>Estándar 3</w:t>
      </w:r>
      <w:r w:rsidRPr="00C2181A">
        <w:rPr>
          <w:color w:val="000000" w:themeColor="text1"/>
        </w:rPr>
        <w:t>: Las funciones deben ser llamadas sin espacios entre el nombre de la función, el signo de paréntesis y el primer parámetro; espacios entre cada coma por parámetro y sin espacios entre el ultimo paréntesis, el signo de paréntesis cerrado y el signo de punto y coma (</w:t>
      </w:r>
      <w:r w:rsidRPr="00C2181A">
        <w:rPr>
          <w:b/>
          <w:bCs/>
          <w:color w:val="000000" w:themeColor="text1"/>
        </w:rPr>
        <w:t>;</w:t>
      </w:r>
      <w:r w:rsidRPr="00C2181A">
        <w:rPr>
          <w:color w:val="000000" w:themeColor="text1"/>
        </w:rPr>
        <w:t>).</w:t>
      </w:r>
    </w:p>
    <w:p w:rsidR="00AB679D" w:rsidRPr="00C2181A" w:rsidRDefault="00AB679D" w:rsidP="00AB679D">
      <w:pPr>
        <w:rPr>
          <w:color w:val="000000" w:themeColor="text1"/>
        </w:rPr>
      </w:pPr>
      <w:r w:rsidRPr="00C2181A">
        <w:rPr>
          <w:b/>
          <w:bCs/>
          <w:color w:val="000000" w:themeColor="text1"/>
        </w:rPr>
        <w:t>Estándar 4</w:t>
      </w:r>
      <w:r w:rsidRPr="00C2181A">
        <w:rPr>
          <w:color w:val="000000" w:themeColor="text1"/>
        </w:rPr>
        <w:t>: El estilo de los comentarios debe ser como el estilo de comentarios para C (/* */ o //), no debe de utilizarse el estilo de comentarios de Perl (#).</w:t>
      </w:r>
    </w:p>
    <w:p w:rsidR="00AB679D" w:rsidRPr="00C2181A" w:rsidRDefault="00AB679D" w:rsidP="00AB679D">
      <w:pPr>
        <w:rPr>
          <w:color w:val="000000" w:themeColor="text1"/>
        </w:rPr>
      </w:pPr>
      <w:r w:rsidRPr="00C2181A">
        <w:rPr>
          <w:b/>
          <w:bCs/>
          <w:color w:val="000000" w:themeColor="text1"/>
        </w:rPr>
        <w:t>Estándar 5</w:t>
      </w:r>
      <w:r w:rsidRPr="00C2181A">
        <w:rPr>
          <w:color w:val="000000" w:themeColor="text1"/>
        </w:rPr>
        <w:t>: Cuando se incluya un archivo de dependencia incondicionalmente utilice</w:t>
      </w:r>
      <w:r w:rsidR="0073226F" w:rsidRPr="00C2181A">
        <w:rPr>
          <w:color w:val="000000" w:themeColor="text1"/>
        </w:rPr>
        <w:t xml:space="preserve"> </w:t>
      </w:r>
      <w:r w:rsidRPr="00C2181A">
        <w:rPr>
          <w:b/>
          <w:bCs/>
          <w:color w:val="000000" w:themeColor="text1"/>
        </w:rPr>
        <w:t>require_once</w:t>
      </w:r>
      <w:r w:rsidR="0073226F" w:rsidRPr="00C2181A">
        <w:rPr>
          <w:color w:val="000000" w:themeColor="text1"/>
        </w:rPr>
        <w:t xml:space="preserve"> </w:t>
      </w:r>
      <w:r w:rsidRPr="00C2181A">
        <w:rPr>
          <w:color w:val="000000" w:themeColor="text1"/>
        </w:rPr>
        <w:t>y cuando sea condicionalmente, utilice</w:t>
      </w:r>
      <w:r w:rsidR="0073226F" w:rsidRPr="00C2181A">
        <w:rPr>
          <w:color w:val="000000" w:themeColor="text1"/>
        </w:rPr>
        <w:t xml:space="preserve"> </w:t>
      </w:r>
      <w:r w:rsidRPr="00C2181A">
        <w:rPr>
          <w:b/>
          <w:bCs/>
          <w:color w:val="000000" w:themeColor="text1"/>
        </w:rPr>
        <w:t>include_once</w:t>
      </w:r>
      <w:r w:rsidRPr="00C2181A">
        <w:rPr>
          <w:color w:val="000000" w:themeColor="text1"/>
        </w:rPr>
        <w:t>.</w:t>
      </w:r>
    </w:p>
    <w:p w:rsidR="00AB679D" w:rsidRPr="00C2181A" w:rsidRDefault="00AB679D" w:rsidP="00AB679D">
      <w:pPr>
        <w:rPr>
          <w:color w:val="000000" w:themeColor="text1"/>
        </w:rPr>
      </w:pPr>
      <w:r w:rsidRPr="00C2181A">
        <w:rPr>
          <w:b/>
          <w:bCs/>
          <w:color w:val="000000" w:themeColor="text1"/>
        </w:rPr>
        <w:t>Estándar 6</w:t>
      </w:r>
      <w:r w:rsidRPr="00C2181A">
        <w:rPr>
          <w:color w:val="000000" w:themeColor="text1"/>
        </w:rPr>
        <w:t>: siempre utilice las etiquetas &lt;?php ?&gt; para abrir un bloque de código. No utilice el método de etiquetas cortas, porque esto depende de las directivas de configuración en el archivo PHP.INI y hace que el script no sea tan portable.</w:t>
      </w:r>
    </w:p>
    <w:p w:rsidR="00AB679D" w:rsidRPr="00C2181A" w:rsidRDefault="00AB679D" w:rsidP="00AB679D">
      <w:pPr>
        <w:rPr>
          <w:color w:val="000000" w:themeColor="text1"/>
        </w:rPr>
      </w:pPr>
      <w:r w:rsidRPr="00C2181A">
        <w:rPr>
          <w:b/>
          <w:bCs/>
          <w:color w:val="000000" w:themeColor="text1"/>
        </w:rPr>
        <w:t>Estándar 7</w:t>
      </w:r>
      <w:r w:rsidRPr="00C2181A">
        <w:rPr>
          <w:color w:val="000000" w:themeColor="text1"/>
        </w:rPr>
        <w:t xml:space="preserve">: Los nombres de las clases deben de iniciar con letra mayúscula. Los nombres de las variables y de las funciones pueden iniciar con letra minúscula, pero si estas tienen más de una palabra, cada nueva palabra debe iniciar con letra mayúscula (el nombre puede escribirse separado por signos de guion mayor). Si una </w:t>
      </w:r>
      <w:r w:rsidRPr="00C2181A">
        <w:rPr>
          <w:color w:val="000000" w:themeColor="text1"/>
        </w:rPr>
        <w:lastRenderedPageBreak/>
        <w:t>función, en una clase, es privada; deberá comenzar con el signo de guion mayor para una fácil identificación. Las constantes deben de escribirse siempre en mayúsculas y tanto estas como las variables globales deben de tener como prefijo el nombre de la clase a la que pertenecen.</w:t>
      </w:r>
    </w:p>
    <w:p w:rsidR="006F393B" w:rsidRDefault="00AB679D" w:rsidP="00AB679D">
      <w:pPr>
        <w:rPr>
          <w:color w:val="000000" w:themeColor="text1"/>
        </w:rPr>
      </w:pPr>
      <w:r w:rsidRPr="00C2181A">
        <w:rPr>
          <w:b/>
          <w:bCs/>
          <w:color w:val="000000" w:themeColor="text1"/>
        </w:rPr>
        <w:t>Estándar 8</w:t>
      </w:r>
      <w:r w:rsidRPr="00C2181A">
        <w:rPr>
          <w:color w:val="000000" w:themeColor="text1"/>
        </w:rPr>
        <w:t xml:space="preserve">: Los archivos con código PHP, deben de ser guardados en formato ASCII utilizando la codificación </w:t>
      </w:r>
      <w:r w:rsidRPr="00C2181A">
        <w:rPr>
          <w:b/>
          <w:color w:val="000000" w:themeColor="text1"/>
        </w:rPr>
        <w:t>ISO-8859-1</w:t>
      </w:r>
      <w:r w:rsidRPr="00C2181A">
        <w:rPr>
          <w:color w:val="000000" w:themeColor="text1"/>
        </w:rPr>
        <w:t>.</w:t>
      </w:r>
      <w:r w:rsidR="00F4162C" w:rsidRPr="00C2181A">
        <w:rPr>
          <w:color w:val="000000" w:themeColor="text1"/>
        </w:rPr>
        <w:t xml:space="preserve"> </w:t>
      </w:r>
      <w:r w:rsidRPr="00C2181A">
        <w:rPr>
          <w:b/>
          <w:bCs/>
          <w:color w:val="000000" w:themeColor="text1"/>
        </w:rPr>
        <w:t>(Actualizado)</w:t>
      </w:r>
      <w:r w:rsidRPr="00C2181A">
        <w:rPr>
          <w:color w:val="000000" w:themeColor="text1"/>
        </w:rPr>
        <w:t>. El formato ASCII con codificación ISO-8859-1 es el formato en que se guardan los archivos de texto plano (.txt). La razón de este estándar es que determinados editores HTML (en especial Dreamweaver), agregan códigos de carácter extraño de salto de línea (como si se tratara de un archivo binario) y esto puede ocasionar que el intérprete de PHP, encuentre problemas a la hora de leer el script.</w:t>
      </w:r>
    </w:p>
    <w:p w:rsidR="0065076B" w:rsidRDefault="0065076B" w:rsidP="0065076B"/>
    <w:p w:rsidR="0065076B" w:rsidRDefault="0065076B" w:rsidP="0065076B">
      <w:pPr>
        <w:rPr>
          <w:lang w:eastAsia="es-MX"/>
        </w:rPr>
      </w:pPr>
    </w:p>
    <w:p w:rsidR="0065076B" w:rsidRPr="0065076B" w:rsidRDefault="0065076B" w:rsidP="0065076B">
      <w:pPr>
        <w:rPr>
          <w:lang w:eastAsia="es-MX"/>
        </w:rPr>
        <w:sectPr w:rsidR="0065076B" w:rsidRPr="0065076B" w:rsidSect="00C84EB6">
          <w:pgSz w:w="12240" w:h="15840"/>
          <w:pgMar w:top="1701" w:right="1418" w:bottom="1701" w:left="1701" w:header="709" w:footer="709" w:gutter="0"/>
          <w:cols w:space="708"/>
          <w:docGrid w:linePitch="360"/>
        </w:sectPr>
      </w:pPr>
    </w:p>
    <w:p w:rsidR="0065076B" w:rsidRPr="004F16A0" w:rsidRDefault="0065076B" w:rsidP="0065076B">
      <w:pPr>
        <w:sectPr w:rsidR="0065076B" w:rsidRPr="004F16A0" w:rsidSect="0065076B">
          <w:pgSz w:w="15840" w:h="12240" w:orient="landscape"/>
          <w:pgMar w:top="720" w:right="720" w:bottom="720" w:left="720" w:header="709" w:footer="709" w:gutter="0"/>
          <w:cols w:space="708"/>
          <w:docGrid w:linePitch="360"/>
        </w:sectPr>
      </w:pPr>
      <w:r>
        <w:rPr>
          <w:noProof/>
          <w:lang w:eastAsia="es-MX"/>
        </w:rPr>
        <w:lastRenderedPageBreak/>
        <mc:AlternateContent>
          <mc:Choice Requires="wpc">
            <w:drawing>
              <wp:inline distT="0" distB="0" distL="0" distR="0" wp14:anchorId="1ECA4F48" wp14:editId="52503BCC">
                <wp:extent cx="9075761" cy="6747944"/>
                <wp:effectExtent l="0" t="0" r="0" b="34290"/>
                <wp:docPr id="270" name="Lienzo 2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7 Rectángulo redondeado"/>
                        <wps:cNvSpPr/>
                        <wps:spPr>
                          <a:xfrm>
                            <a:off x="3318683" y="731313"/>
                            <a:ext cx="5288971" cy="3471930"/>
                          </a:xfrm>
                          <a:prstGeom prst="roundRect">
                            <a:avLst/>
                          </a:prstGeom>
                          <a:solidFill>
                            <a:schemeClr val="accent5">
                              <a:lumMod val="60000"/>
                              <a:lumOff val="40000"/>
                              <a:alpha val="52000"/>
                            </a:schemeClr>
                          </a:solidFill>
                          <a:ln>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905B1A" w:rsidRPr="0086534E" w:rsidRDefault="00905B1A" w:rsidP="0065076B">
                              <w:pPr>
                                <w:pStyle w:val="NormalWeb"/>
                                <w:spacing w:before="0" w:beforeAutospacing="0" w:after="0" w:afterAutospacing="0"/>
                                <w:jc w:val="right"/>
                                <w:rPr>
                                  <w:rFonts w:cs="Arial"/>
                                  <w:sz w:val="8"/>
                                  <w14:shadow w14:blurRad="50800" w14:dist="38100" w14:dir="16200000" w14:sx="100000" w14:sy="100000" w14:kx="0" w14:ky="0" w14:algn="b">
                                    <w14:srgbClr w14:val="000000">
                                      <w14:alpha w14:val="60000"/>
                                    </w14:srgbClr>
                                  </w14:shadow>
                                </w:rPr>
                              </w:pPr>
                              <w:r w:rsidRPr="0086534E">
                                <w:rPr>
                                  <w:rFonts w:cs="Arial"/>
                                  <w:sz w:val="8"/>
                                  <w14:shadow w14:blurRad="50800" w14:dist="38100" w14:dir="16200000" w14:sx="100000" w14:sy="100000" w14:kx="0" w14:ky="0" w14:algn="b">
                                    <w14:srgbClr w14:val="000000">
                                      <w14:alpha w14:val="60000"/>
                                    </w14:srgbClr>
                                  </w14:shadow>
                                </w:rPr>
                                <w:t>Central de control</w:t>
                              </w:r>
                            </w:p>
                          </w:txbxContent>
                        </wps:txbx>
                        <wps:bodyPr lIns="77491" tIns="0" rIns="77491" bIns="38745" spcCol="0" rtlCol="0" anchor="t"/>
                      </wps:wsp>
                      <wps:wsp>
                        <wps:cNvPr id="212" name="3 Rectángulo redondeado"/>
                        <wps:cNvSpPr/>
                        <wps:spPr>
                          <a:xfrm>
                            <a:off x="816998" y="4952670"/>
                            <a:ext cx="7651018" cy="1815899"/>
                          </a:xfrm>
                          <a:prstGeom prst="roundRect">
                            <a:avLst/>
                          </a:prstGeom>
                          <a:solidFill>
                            <a:srgbClr val="FFFF00">
                              <a:alpha val="19000"/>
                            </a:srgbClr>
                          </a:solidFill>
                        </wps:spPr>
                        <wps:style>
                          <a:lnRef idx="2">
                            <a:schemeClr val="accent4"/>
                          </a:lnRef>
                          <a:fillRef idx="1">
                            <a:schemeClr val="lt1"/>
                          </a:fillRef>
                          <a:effectRef idx="0">
                            <a:schemeClr val="accent4"/>
                          </a:effectRef>
                          <a:fontRef idx="minor">
                            <a:schemeClr val="dk1"/>
                          </a:fontRef>
                        </wps:style>
                        <wps:txbx>
                          <w:txbxContent>
                            <w:p w:rsidR="00905B1A" w:rsidRPr="002D77F9" w:rsidRDefault="00905B1A" w:rsidP="0065076B">
                              <w:pPr>
                                <w:pStyle w:val="NormalWeb"/>
                                <w:spacing w:before="0" w:beforeAutospacing="0" w:after="0" w:afterAutospacing="0"/>
                                <w:rPr>
                                  <w:rFonts w:cs="Arial"/>
                                  <w:sz w:val="32"/>
                                  <w14:shadow w14:blurRad="50800" w14:dist="38100" w14:dir="16200000" w14:sx="100000" w14:sy="100000" w14:kx="0" w14:ky="0" w14:algn="b">
                                    <w14:srgbClr w14:val="000000">
                                      <w14:alpha w14:val="60000"/>
                                    </w14:srgbClr>
                                  </w14:shadow>
                                </w:rPr>
                              </w:pPr>
                              <w:r>
                                <w:rPr>
                                  <w:rFonts w:cs="Arial"/>
                                  <w:sz w:val="32"/>
                                  <w14:shadow w14:blurRad="50800" w14:dist="38100" w14:dir="16200000" w14:sx="100000" w14:sy="100000" w14:kx="0" w14:ky="0" w14:algn="b">
                                    <w14:srgbClr w14:val="000000">
                                      <w14:alpha w14:val="60000"/>
                                    </w14:srgbClr>
                                  </w14:shadow>
                                </w:rPr>
                                <w:t>Aplicación Cliente</w:t>
                              </w:r>
                            </w:p>
                          </w:txbxContent>
                        </wps:txbx>
                        <wps:bodyPr lIns="77491" tIns="38745" rIns="77491" bIns="0" spcCol="0" rtlCol="0" anchor="b"/>
                      </wps:wsp>
                      <wps:wsp>
                        <wps:cNvPr id="213" name="3 Rectángulo redondeado"/>
                        <wps:cNvSpPr/>
                        <wps:spPr>
                          <a:xfrm>
                            <a:off x="95003" y="731366"/>
                            <a:ext cx="2137418" cy="4137409"/>
                          </a:xfrm>
                          <a:prstGeom prst="roundRect">
                            <a:avLst/>
                          </a:prstGeom>
                          <a:solidFill>
                            <a:srgbClr val="FFFF00">
                              <a:alpha val="19000"/>
                            </a:srgbClr>
                          </a:solidFill>
                        </wps:spPr>
                        <wps:style>
                          <a:lnRef idx="2">
                            <a:schemeClr val="accent3"/>
                          </a:lnRef>
                          <a:fillRef idx="1">
                            <a:schemeClr val="lt1"/>
                          </a:fillRef>
                          <a:effectRef idx="0">
                            <a:schemeClr val="accent3"/>
                          </a:effectRef>
                          <a:fontRef idx="minor">
                            <a:schemeClr val="dk1"/>
                          </a:fontRef>
                        </wps:style>
                        <wps:txbx>
                          <w:txbxContent>
                            <w:p w:rsidR="00905B1A" w:rsidRPr="002D77F9" w:rsidRDefault="00905B1A" w:rsidP="0065076B">
                              <w:pPr>
                                <w:pStyle w:val="NormalWeb"/>
                                <w:spacing w:before="0" w:beforeAutospacing="0" w:after="0" w:afterAutospacing="0"/>
                                <w:jc w:val="center"/>
                                <w:rPr>
                                  <w:rFonts w:cs="Arial"/>
                                  <w:sz w:val="32"/>
                                  <w14:shadow w14:blurRad="50800" w14:dist="38100" w14:dir="16200000" w14:sx="100000" w14:sy="100000" w14:kx="0" w14:ky="0" w14:algn="b">
                                    <w14:srgbClr w14:val="000000">
                                      <w14:alpha w14:val="60000"/>
                                    </w14:srgbClr>
                                  </w14:shadow>
                                </w:rPr>
                              </w:pPr>
                              <w:r w:rsidRPr="002D77F9">
                                <w:rPr>
                                  <w:rFonts w:cs="Arial"/>
                                  <w:sz w:val="32"/>
                                  <w14:shadow w14:blurRad="50800" w14:dist="38100" w14:dir="16200000" w14:sx="100000" w14:sy="100000" w14:kx="0" w14:ky="0" w14:algn="b">
                                    <w14:srgbClr w14:val="000000">
                                      <w14:alpha w14:val="60000"/>
                                    </w14:srgbClr>
                                  </w14:shadow>
                                </w:rPr>
                                <w:t>Aplicación Abordo</w:t>
                              </w:r>
                            </w:p>
                          </w:txbxContent>
                        </wps:txbx>
                        <wps:bodyPr lIns="72000" tIns="38745" rIns="77491" bIns="0" spcCol="0" rtlCol="0" anchor="b"/>
                      </wps:wsp>
                      <wps:wsp>
                        <wps:cNvPr id="214" name="24 Rectángulo redondeado"/>
                        <wps:cNvSpPr/>
                        <wps:spPr>
                          <a:xfrm>
                            <a:off x="3421981" y="2501909"/>
                            <a:ext cx="1024766" cy="490952"/>
                          </a:xfrm>
                          <a:prstGeom prst="roundRect">
                            <a:avLst/>
                          </a:prstGeom>
                          <a:ln/>
                        </wps:spPr>
                        <wps:style>
                          <a:lnRef idx="2">
                            <a:schemeClr val="accent1"/>
                          </a:lnRef>
                          <a:fillRef idx="1">
                            <a:schemeClr val="lt1"/>
                          </a:fillRef>
                          <a:effectRef idx="0">
                            <a:schemeClr val="accent1"/>
                          </a:effectRef>
                          <a:fontRef idx="minor">
                            <a:schemeClr val="dk1"/>
                          </a:fontRef>
                        </wps:style>
                        <wps:txbx>
                          <w:txbxContent>
                            <w:p w:rsidR="00905B1A" w:rsidRPr="009F1A09" w:rsidRDefault="00905B1A" w:rsidP="0065076B">
                              <w:pPr>
                                <w:pStyle w:val="NormalWeb"/>
                                <w:spacing w:before="0" w:beforeAutospacing="0" w:after="0" w:afterAutospacing="0" w:line="240" w:lineRule="auto"/>
                                <w:jc w:val="center"/>
                                <w:rPr>
                                  <w:sz w:val="20"/>
                                </w:rPr>
                              </w:pPr>
                              <w:r w:rsidRPr="009F1A09">
                                <w:rPr>
                                  <w:rFonts w:cs="Arial"/>
                                  <w:kern w:val="24"/>
                                  <w:szCs w:val="36"/>
                                </w:rPr>
                                <w:t>Registro</w:t>
                              </w:r>
                              <w:r w:rsidRPr="009F1A09">
                                <w:rPr>
                                  <w:rFonts w:asciiTheme="minorHAnsi" w:hAnsi="Calibri" w:cstheme="minorBidi"/>
                                  <w:kern w:val="24"/>
                                  <w:szCs w:val="36"/>
                                </w:rPr>
                                <w:t xml:space="preserve"> </w:t>
                              </w:r>
                              <w:r w:rsidRPr="009F1A09">
                                <w:rPr>
                                  <w:rFonts w:asciiTheme="minorHAnsi" w:hAnsi="Calibri" w:cstheme="minorBidi"/>
                                  <w:kern w:val="24"/>
                                  <w:sz w:val="28"/>
                                  <w:szCs w:val="36"/>
                                </w:rPr>
                                <w:t>Autobús</w:t>
                              </w:r>
                            </w:p>
                          </w:txbxContent>
                        </wps:txbx>
                        <wps:bodyPr lIns="77491" tIns="38745" rIns="77491" bIns="38745" spcCol="0" rtlCol="0" anchor="ctr"/>
                      </wps:wsp>
                      <wps:wsp>
                        <wps:cNvPr id="215" name="25 Rectángulo redondeado"/>
                        <wps:cNvSpPr/>
                        <wps:spPr>
                          <a:xfrm>
                            <a:off x="3476603" y="3390879"/>
                            <a:ext cx="1221801" cy="580962"/>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905B1A" w:rsidRPr="007E2346" w:rsidRDefault="00905B1A" w:rsidP="0065076B">
                              <w:pPr>
                                <w:pStyle w:val="NormalWeb"/>
                                <w:spacing w:before="0" w:beforeAutospacing="0" w:after="0" w:afterAutospacing="0" w:line="240" w:lineRule="auto"/>
                                <w:jc w:val="center"/>
                                <w:rPr>
                                  <w:rFonts w:cs="Arial"/>
                                  <w:sz w:val="18"/>
                                </w:rPr>
                              </w:pPr>
                              <w:r w:rsidRPr="009F1A09">
                                <w:rPr>
                                  <w:rFonts w:cs="Arial"/>
                                  <w:kern w:val="24"/>
                                  <w:szCs w:val="36"/>
                                </w:rPr>
                                <w:t>Captura localizaciones</w:t>
                              </w:r>
                            </w:p>
                          </w:txbxContent>
                        </wps:txbx>
                        <wps:bodyPr lIns="77491" tIns="38745" rIns="77491" bIns="38745" spcCol="0" rtlCol="0" anchor="ctr"/>
                      </wps:wsp>
                      <wps:wsp>
                        <wps:cNvPr id="216" name="4 Disco magnético"/>
                        <wps:cNvSpPr/>
                        <wps:spPr>
                          <a:xfrm>
                            <a:off x="3556770" y="1157173"/>
                            <a:ext cx="718498" cy="851478"/>
                          </a:xfrm>
                          <a:prstGeom prst="flowChartMagneticDisk">
                            <a:avLst/>
                          </a:prstGeom>
                          <a:solidFill>
                            <a:schemeClr val="accent1">
                              <a:lumMod val="20000"/>
                              <a:lumOff val="80000"/>
                              <a:alpha val="97000"/>
                            </a:schemeClr>
                          </a:solidFill>
                        </wps:spPr>
                        <wps:style>
                          <a:lnRef idx="2">
                            <a:schemeClr val="accent1"/>
                          </a:lnRef>
                          <a:fillRef idx="1">
                            <a:schemeClr val="lt1"/>
                          </a:fillRef>
                          <a:effectRef idx="0">
                            <a:schemeClr val="accent1"/>
                          </a:effectRef>
                          <a:fontRef idx="minor">
                            <a:schemeClr val="dk1"/>
                          </a:fontRef>
                        </wps:style>
                        <wps:txbx>
                          <w:txbxContent>
                            <w:p w:rsidR="00905B1A" w:rsidRPr="007E2346" w:rsidRDefault="00905B1A" w:rsidP="0065076B">
                              <w:pPr>
                                <w:pStyle w:val="NormalWeb"/>
                                <w:spacing w:before="0" w:beforeAutospacing="0" w:after="0" w:afterAutospacing="0" w:line="240" w:lineRule="auto"/>
                                <w:jc w:val="center"/>
                                <w:rPr>
                                  <w:rFonts w:cs="Arial"/>
                                  <w:sz w:val="18"/>
                                </w:rPr>
                              </w:pPr>
                              <w:r w:rsidRPr="007E2346">
                                <w:rPr>
                                  <w:rFonts w:cs="Arial"/>
                                  <w:color w:val="000000" w:themeColor="dark1"/>
                                  <w:kern w:val="24"/>
                                  <w:szCs w:val="36"/>
                                </w:rPr>
                                <w:t>BD</w:t>
                              </w:r>
                            </w:p>
                            <w:p w:rsidR="00905B1A" w:rsidRPr="007E2346" w:rsidRDefault="00905B1A" w:rsidP="0065076B">
                              <w:pPr>
                                <w:pStyle w:val="NormalWeb"/>
                                <w:spacing w:before="0" w:beforeAutospacing="0" w:after="0" w:afterAutospacing="0" w:line="240" w:lineRule="auto"/>
                                <w:jc w:val="center"/>
                                <w:rPr>
                                  <w:rFonts w:cs="Arial"/>
                                  <w:sz w:val="18"/>
                                </w:rPr>
                              </w:pPr>
                              <w:proofErr w:type="spellStart"/>
                              <w:r w:rsidRPr="007E2346">
                                <w:rPr>
                                  <w:rFonts w:cs="Arial"/>
                                  <w:color w:val="000000" w:themeColor="dark1"/>
                                  <w:kern w:val="24"/>
                                  <w:szCs w:val="36"/>
                                </w:rPr>
                                <w:t>MySQL</w:t>
                              </w:r>
                              <w:proofErr w:type="spellEnd"/>
                              <w:r w:rsidRPr="007E2346">
                                <w:rPr>
                                  <w:rFonts w:cs="Arial"/>
                                  <w:color w:val="000000" w:themeColor="dark1"/>
                                  <w:kern w:val="24"/>
                                  <w:szCs w:val="36"/>
                                </w:rPr>
                                <w:t xml:space="preserve"> 5</w:t>
                              </w:r>
                            </w:p>
                          </w:txbxContent>
                        </wps:txbx>
                        <wps:bodyPr lIns="77491" tIns="38745" rIns="77491" bIns="38745" spcCol="0" rtlCol="0" anchor="ctr"/>
                      </wps:wsp>
                      <wps:wsp>
                        <wps:cNvPr id="217" name="23 Rectángulo redondeado"/>
                        <wps:cNvSpPr/>
                        <wps:spPr>
                          <a:xfrm>
                            <a:off x="4584341" y="2008643"/>
                            <a:ext cx="881818" cy="276344"/>
                          </a:xfrm>
                          <a:prstGeom prst="roundRect">
                            <a:avLst/>
                          </a:prstGeom>
                          <a:solidFill>
                            <a:schemeClr val="accent1">
                              <a:lumMod val="20000"/>
                              <a:lumOff val="80000"/>
                            </a:schemeClr>
                          </a:solidFill>
                        </wps:spPr>
                        <wps:style>
                          <a:lnRef idx="2">
                            <a:schemeClr val="accent1"/>
                          </a:lnRef>
                          <a:fillRef idx="1">
                            <a:schemeClr val="lt1"/>
                          </a:fillRef>
                          <a:effectRef idx="0">
                            <a:schemeClr val="accent1"/>
                          </a:effectRef>
                          <a:fontRef idx="minor">
                            <a:schemeClr val="dk1"/>
                          </a:fontRef>
                        </wps:style>
                        <wps:txbx>
                          <w:txbxContent>
                            <w:p w:rsidR="00905B1A" w:rsidRPr="009F1A09" w:rsidRDefault="00905B1A" w:rsidP="0065076B">
                              <w:pPr>
                                <w:pStyle w:val="NormalWeb"/>
                                <w:spacing w:before="0" w:beforeAutospacing="0" w:after="0" w:afterAutospacing="0"/>
                                <w:jc w:val="center"/>
                                <w:rPr>
                                  <w:rFonts w:cs="Arial"/>
                                  <w:sz w:val="18"/>
                                </w:rPr>
                              </w:pPr>
                              <w:r w:rsidRPr="009F1A09">
                                <w:rPr>
                                  <w:rFonts w:cs="Arial"/>
                                  <w:kern w:val="24"/>
                                  <w:szCs w:val="36"/>
                                </w:rPr>
                                <w:t>PHP</w:t>
                              </w:r>
                            </w:p>
                          </w:txbxContent>
                        </wps:txbx>
                        <wps:bodyPr lIns="77491" tIns="38745" rIns="77491" bIns="38745" spcCol="0" rtlCol="0" anchor="ctr"/>
                      </wps:wsp>
                      <wps:wsp>
                        <wps:cNvPr id="218" name="218 Conector recto"/>
                        <wps:cNvCnPr/>
                        <wps:spPr>
                          <a:xfrm>
                            <a:off x="2732949" y="693689"/>
                            <a:ext cx="1" cy="3941500"/>
                          </a:xfrm>
                          <a:prstGeom prst="line">
                            <a:avLst/>
                          </a:prstGeom>
                          <a:ln/>
                        </wps:spPr>
                        <wps:style>
                          <a:lnRef idx="3">
                            <a:schemeClr val="accent6"/>
                          </a:lnRef>
                          <a:fillRef idx="0">
                            <a:schemeClr val="accent6"/>
                          </a:fillRef>
                          <a:effectRef idx="2">
                            <a:schemeClr val="accent6"/>
                          </a:effectRef>
                          <a:fontRef idx="minor">
                            <a:schemeClr val="tx1"/>
                          </a:fontRef>
                        </wps:style>
                        <wps:bodyPr/>
                      </wps:wsp>
                      <wps:wsp>
                        <wps:cNvPr id="219" name="219 Conector recto"/>
                        <wps:cNvCnPr/>
                        <wps:spPr>
                          <a:xfrm>
                            <a:off x="3069929" y="693750"/>
                            <a:ext cx="6" cy="3644451"/>
                          </a:xfrm>
                          <a:prstGeom prst="line">
                            <a:avLst/>
                          </a:prstGeom>
                          <a:ln/>
                        </wps:spPr>
                        <wps:style>
                          <a:lnRef idx="3">
                            <a:schemeClr val="accent6"/>
                          </a:lnRef>
                          <a:fillRef idx="0">
                            <a:schemeClr val="accent6"/>
                          </a:fillRef>
                          <a:effectRef idx="2">
                            <a:schemeClr val="accent6"/>
                          </a:effectRef>
                          <a:fontRef idx="minor">
                            <a:schemeClr val="tx1"/>
                          </a:fontRef>
                        </wps:style>
                        <wps:bodyPr/>
                      </wps:wsp>
                      <wps:wsp>
                        <wps:cNvPr id="220" name="220 Cuadro de texto"/>
                        <wps:cNvSpPr txBox="1"/>
                        <wps:spPr>
                          <a:xfrm rot="5400000">
                            <a:off x="2137971" y="2595271"/>
                            <a:ext cx="1503140" cy="312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5B1A" w:rsidRPr="000E6C2B" w:rsidRDefault="00905B1A" w:rsidP="0065076B">
                              <w:pPr>
                                <w:rPr>
                                  <w:b/>
                                  <w:sz w:val="28"/>
                                </w:rPr>
                              </w:pPr>
                              <w:r w:rsidRPr="000E6C2B">
                                <w:rPr>
                                  <w:b/>
                                  <w:sz w:val="28"/>
                                </w:rPr>
                                <w:t>Red de datos</w:t>
                              </w:r>
                            </w:p>
                          </w:txbxContent>
                        </wps:txbx>
                        <wps:bodyPr rot="0" spcFirstLastPara="0" vertOverflow="overflow" horzOverflow="overflow" vert="horz" wrap="square" lIns="77505" tIns="38752" rIns="77505" bIns="38752" numCol="1" spcCol="0" rtlCol="0" fromWordArt="0" anchor="t" anchorCtr="0" forceAA="0" compatLnSpc="1">
                          <a:prstTxWarp prst="textNoShape">
                            <a:avLst/>
                          </a:prstTxWarp>
                          <a:noAutofit/>
                        </wps:bodyPr>
                      </wps:wsp>
                      <wps:wsp>
                        <wps:cNvPr id="221" name="25 Rectángulo redondeado"/>
                        <wps:cNvSpPr/>
                        <wps:spPr>
                          <a:xfrm>
                            <a:off x="5351069" y="3174807"/>
                            <a:ext cx="1599187" cy="456964"/>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905B1A" w:rsidRPr="009F1A09" w:rsidRDefault="00905B1A" w:rsidP="0065076B">
                              <w:pPr>
                                <w:pStyle w:val="NormalWeb"/>
                                <w:spacing w:before="0" w:beforeAutospacing="0" w:after="0" w:afterAutospacing="0" w:line="240" w:lineRule="auto"/>
                                <w:jc w:val="center"/>
                              </w:pPr>
                              <w:r w:rsidRPr="009F1A09">
                                <w:rPr>
                                  <w:rFonts w:cs="Arial"/>
                                  <w:kern w:val="24"/>
                                </w:rPr>
                                <w:t>Consulta Rutas - Estaciones</w:t>
                              </w:r>
                            </w:p>
                          </w:txbxContent>
                        </wps:txbx>
                        <wps:bodyPr lIns="77491" tIns="38745" rIns="77491" bIns="38745" spcCol="0" rtlCol="0" anchor="ctr"/>
                      </wps:wsp>
                      <wps:wsp>
                        <wps:cNvPr id="222" name="24 Rectángulo redondeado"/>
                        <wps:cNvSpPr/>
                        <wps:spPr>
                          <a:xfrm>
                            <a:off x="5717575" y="1505032"/>
                            <a:ext cx="1024267" cy="478568"/>
                          </a:xfrm>
                          <a:prstGeom prst="roundRect">
                            <a:avLst/>
                          </a:prstGeom>
                          <a:ln/>
                        </wps:spPr>
                        <wps:style>
                          <a:lnRef idx="2">
                            <a:schemeClr val="accent1"/>
                          </a:lnRef>
                          <a:fillRef idx="1">
                            <a:schemeClr val="lt1"/>
                          </a:fillRef>
                          <a:effectRef idx="0">
                            <a:schemeClr val="accent1"/>
                          </a:effectRef>
                          <a:fontRef idx="minor">
                            <a:schemeClr val="dk1"/>
                          </a:fontRef>
                        </wps:style>
                        <wps:txbx>
                          <w:txbxContent>
                            <w:p w:rsidR="00905B1A" w:rsidRPr="009F1A09" w:rsidRDefault="00905B1A" w:rsidP="0065076B">
                              <w:pPr>
                                <w:pStyle w:val="NormalWeb"/>
                                <w:spacing w:before="0" w:beforeAutospacing="0" w:after="0" w:afterAutospacing="0" w:line="240" w:lineRule="auto"/>
                                <w:jc w:val="center"/>
                                <w:rPr>
                                  <w:rFonts w:cs="Arial"/>
                                </w:rPr>
                              </w:pPr>
                              <w:r w:rsidRPr="009F1A09">
                                <w:rPr>
                                  <w:rFonts w:cs="Arial"/>
                                  <w:kern w:val="24"/>
                                </w:rPr>
                                <w:t>Registro Usuario</w:t>
                              </w:r>
                            </w:p>
                          </w:txbxContent>
                        </wps:txbx>
                        <wps:bodyPr lIns="77491" tIns="38745" rIns="77491" bIns="38745" spcCol="0" rtlCol="0" anchor="ctr"/>
                      </wps:wsp>
                      <wps:wsp>
                        <wps:cNvPr id="223" name="47 Rectángulo redondeado"/>
                        <wps:cNvSpPr/>
                        <wps:spPr>
                          <a:xfrm>
                            <a:off x="5584807" y="2444754"/>
                            <a:ext cx="1163521" cy="547826"/>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905B1A" w:rsidRPr="009F1A09" w:rsidRDefault="00905B1A" w:rsidP="0065076B">
                              <w:pPr>
                                <w:pStyle w:val="NormalWeb"/>
                                <w:spacing w:before="0" w:beforeAutospacing="0" w:after="0" w:afterAutospacing="0" w:line="240" w:lineRule="auto"/>
                                <w:jc w:val="center"/>
                                <w:rPr>
                                  <w:rFonts w:cs="Arial"/>
                                  <w:sz w:val="18"/>
                                </w:rPr>
                              </w:pPr>
                              <w:r>
                                <w:rPr>
                                  <w:rFonts w:cs="Arial"/>
                                  <w:kern w:val="24"/>
                                  <w:szCs w:val="36"/>
                                </w:rPr>
                                <w:t xml:space="preserve">GCM Registro </w:t>
                              </w:r>
                            </w:p>
                          </w:txbxContent>
                        </wps:txbx>
                        <wps:bodyPr lIns="77491" tIns="38745" rIns="77491" bIns="38745" spcCol="0" rtlCol="0" anchor="ctr"/>
                      </wps:wsp>
                      <wps:wsp>
                        <wps:cNvPr id="224" name="15 Conector recto"/>
                        <wps:cNvCnPr/>
                        <wps:spPr>
                          <a:xfrm>
                            <a:off x="2725473" y="4634941"/>
                            <a:ext cx="4518020" cy="0"/>
                          </a:xfrm>
                          <a:prstGeom prst="line">
                            <a:avLst/>
                          </a:prstGeom>
                          <a:ln/>
                        </wps:spPr>
                        <wps:style>
                          <a:lnRef idx="3">
                            <a:schemeClr val="accent6"/>
                          </a:lnRef>
                          <a:fillRef idx="0">
                            <a:schemeClr val="accent6"/>
                          </a:fillRef>
                          <a:effectRef idx="2">
                            <a:schemeClr val="accent6"/>
                          </a:effectRef>
                          <a:fontRef idx="minor">
                            <a:schemeClr val="tx1"/>
                          </a:fontRef>
                        </wps:style>
                        <wps:bodyPr/>
                      </wps:wsp>
                      <wps:wsp>
                        <wps:cNvPr id="225" name="16 Conector recto"/>
                        <wps:cNvCnPr/>
                        <wps:spPr>
                          <a:xfrm>
                            <a:off x="3061227" y="4338463"/>
                            <a:ext cx="4210637" cy="0"/>
                          </a:xfrm>
                          <a:prstGeom prst="line">
                            <a:avLst/>
                          </a:prstGeom>
                          <a:ln/>
                        </wps:spPr>
                        <wps:style>
                          <a:lnRef idx="3">
                            <a:schemeClr val="accent6"/>
                          </a:lnRef>
                          <a:fillRef idx="0">
                            <a:schemeClr val="accent6"/>
                          </a:fillRef>
                          <a:effectRef idx="2">
                            <a:schemeClr val="accent6"/>
                          </a:effectRef>
                          <a:fontRef idx="minor">
                            <a:schemeClr val="tx1"/>
                          </a:fontRef>
                        </wps:style>
                        <wps:bodyPr/>
                      </wps:wsp>
                      <wps:wsp>
                        <wps:cNvPr id="226" name="17 Cuadro de texto"/>
                        <wps:cNvSpPr txBox="1"/>
                        <wps:spPr>
                          <a:xfrm>
                            <a:off x="4594249" y="4378465"/>
                            <a:ext cx="1133529" cy="2316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5B1A" w:rsidRPr="000E6C2B" w:rsidRDefault="00905B1A" w:rsidP="0065076B">
                              <w:pPr>
                                <w:pStyle w:val="NormalWeb"/>
                                <w:spacing w:before="0" w:beforeAutospacing="0" w:after="200" w:afterAutospacing="0" w:line="276" w:lineRule="auto"/>
                                <w:rPr>
                                  <w:rFonts w:cs="Arial"/>
                                  <w:b/>
                                  <w:sz w:val="22"/>
                                </w:rPr>
                              </w:pPr>
                              <w:r w:rsidRPr="000E6C2B">
                                <w:rPr>
                                  <w:rFonts w:eastAsia="Calibri" w:cs="Arial"/>
                                  <w:b/>
                                  <w:bCs/>
                                  <w:szCs w:val="28"/>
                                </w:rPr>
                                <w:t>Red de datos</w:t>
                              </w:r>
                            </w:p>
                          </w:txbxContent>
                        </wps:txbx>
                        <wps:bodyPr rot="0" spcFirstLastPara="0" vert="horz" wrap="square" lIns="77505" tIns="38752" rIns="77505" bIns="38752" numCol="1" spcCol="0" rtlCol="0" fromWordArt="0" anchor="t" anchorCtr="0" forceAA="0" compatLnSpc="1">
                          <a:prstTxWarp prst="textNoShape">
                            <a:avLst/>
                          </a:prstTxWarp>
                          <a:noAutofit/>
                        </wps:bodyPr>
                      </wps:wsp>
                      <wps:wsp>
                        <wps:cNvPr id="227" name="7 CuadroTexto"/>
                        <wps:cNvSpPr txBox="1"/>
                        <wps:spPr>
                          <a:xfrm>
                            <a:off x="450623" y="1002721"/>
                            <a:ext cx="749342" cy="365780"/>
                          </a:xfrm>
                          <a:prstGeom prst="rect">
                            <a:avLst/>
                          </a:prstGeom>
                          <a:solidFill>
                            <a:schemeClr val="accent1">
                              <a:lumMod val="20000"/>
                              <a:lumOff val="80000"/>
                            </a:schemeClr>
                          </a:solidFill>
                        </wps:spPr>
                        <wps:style>
                          <a:lnRef idx="2">
                            <a:schemeClr val="accent3"/>
                          </a:lnRef>
                          <a:fillRef idx="1">
                            <a:schemeClr val="lt1"/>
                          </a:fillRef>
                          <a:effectRef idx="0">
                            <a:schemeClr val="accent3"/>
                          </a:effectRef>
                          <a:fontRef idx="minor">
                            <a:schemeClr val="dk1"/>
                          </a:fontRef>
                        </wps:style>
                        <wps:txbx>
                          <w:txbxContent>
                            <w:p w:rsidR="00905B1A" w:rsidRPr="0079246C" w:rsidRDefault="00905B1A" w:rsidP="0065076B">
                              <w:pPr>
                                <w:pStyle w:val="NormalWeb"/>
                                <w:spacing w:before="0" w:beforeAutospacing="0" w:after="0" w:afterAutospacing="0"/>
                                <w:jc w:val="center"/>
                                <w:rPr>
                                  <w:rFonts w:cs="Arial"/>
                                </w:rPr>
                              </w:pPr>
                              <w:r w:rsidRPr="0079246C">
                                <w:rPr>
                                  <w:rFonts w:cs="Arial"/>
                                  <w:color w:val="000000" w:themeColor="dark1"/>
                                  <w:kern w:val="24"/>
                                </w:rPr>
                                <w:t>GPS</w:t>
                              </w:r>
                            </w:p>
                          </w:txbxContent>
                        </wps:txbx>
                        <wps:bodyPr wrap="square" lIns="77491" tIns="38745" rIns="77491" bIns="38745" rtlCol="0">
                          <a:spAutoFit/>
                        </wps:bodyPr>
                      </wps:wsp>
                      <wps:wsp>
                        <wps:cNvPr id="228" name="8 CuadroTexto"/>
                        <wps:cNvSpPr txBox="1"/>
                        <wps:spPr>
                          <a:xfrm>
                            <a:off x="336367" y="1533380"/>
                            <a:ext cx="980594" cy="657363"/>
                          </a:xfrm>
                          <a:prstGeom prst="rect">
                            <a:avLst/>
                          </a:prstGeom>
                        </wps:spPr>
                        <wps:style>
                          <a:lnRef idx="2">
                            <a:schemeClr val="accent3"/>
                          </a:lnRef>
                          <a:fillRef idx="1">
                            <a:schemeClr val="lt1"/>
                          </a:fillRef>
                          <a:effectRef idx="0">
                            <a:schemeClr val="accent3"/>
                          </a:effectRef>
                          <a:fontRef idx="minor">
                            <a:schemeClr val="dk1"/>
                          </a:fontRef>
                        </wps:style>
                        <wps:txbx>
                          <w:txbxContent>
                            <w:p w:rsidR="00905B1A" w:rsidRPr="00CE02BE" w:rsidRDefault="00905B1A" w:rsidP="0065076B">
                              <w:pPr>
                                <w:pStyle w:val="NormalWeb"/>
                                <w:spacing w:before="0" w:beforeAutospacing="0" w:after="0" w:afterAutospacing="0"/>
                                <w:jc w:val="center"/>
                                <w:rPr>
                                  <w:rFonts w:cs="Arial"/>
                                </w:rPr>
                              </w:pPr>
                              <w:r w:rsidRPr="00CE02BE">
                                <w:rPr>
                                  <w:rFonts w:cs="Arial"/>
                                  <w:color w:val="000000" w:themeColor="dark1"/>
                                  <w:kern w:val="24"/>
                                </w:rPr>
                                <w:t>Extracción (Long, Lat.)</w:t>
                              </w:r>
                            </w:p>
                          </w:txbxContent>
                        </wps:txbx>
                        <wps:bodyPr wrap="square" lIns="77491" tIns="38745" rIns="77491" bIns="38745" rtlCol="0">
                          <a:noAutofit/>
                        </wps:bodyPr>
                      </wps:wsp>
                      <wps:wsp>
                        <wps:cNvPr id="229" name="11 CuadroTexto"/>
                        <wps:cNvSpPr txBox="1"/>
                        <wps:spPr>
                          <a:xfrm>
                            <a:off x="273963" y="3753896"/>
                            <a:ext cx="1113166" cy="624260"/>
                          </a:xfrm>
                          <a:prstGeom prst="rect">
                            <a:avLst/>
                          </a:prstGeom>
                        </wps:spPr>
                        <wps:style>
                          <a:lnRef idx="2">
                            <a:schemeClr val="accent3"/>
                          </a:lnRef>
                          <a:fillRef idx="1">
                            <a:schemeClr val="lt1"/>
                          </a:fillRef>
                          <a:effectRef idx="0">
                            <a:schemeClr val="accent3"/>
                          </a:effectRef>
                          <a:fontRef idx="minor">
                            <a:schemeClr val="dk1"/>
                          </a:fontRef>
                        </wps:style>
                        <wps:txbx>
                          <w:txbxContent>
                            <w:p w:rsidR="00905B1A" w:rsidRPr="0079246C" w:rsidRDefault="00905B1A" w:rsidP="0065076B">
                              <w:pPr>
                                <w:pStyle w:val="NormalWeb"/>
                                <w:spacing w:before="0" w:beforeAutospacing="0" w:after="0" w:afterAutospacing="0" w:line="240" w:lineRule="auto"/>
                                <w:jc w:val="center"/>
                                <w:rPr>
                                  <w:rFonts w:cs="Arial"/>
                                </w:rPr>
                              </w:pPr>
                              <w:r w:rsidRPr="0079246C">
                                <w:rPr>
                                  <w:rFonts w:cs="Arial"/>
                                  <w:color w:val="000000" w:themeColor="dark1"/>
                                  <w:kern w:val="24"/>
                                </w:rPr>
                                <w:t>Módulo de Registro del Móvil</w:t>
                              </w:r>
                            </w:p>
                          </w:txbxContent>
                        </wps:txbx>
                        <wps:bodyPr wrap="square" lIns="77491" tIns="38745" rIns="77491" bIns="38745" rtlCol="0">
                          <a:noAutofit/>
                        </wps:bodyPr>
                      </wps:wsp>
                      <wps:wsp>
                        <wps:cNvPr id="230" name="57 CuadroTexto"/>
                        <wps:cNvSpPr txBox="1"/>
                        <wps:spPr>
                          <a:xfrm>
                            <a:off x="559973" y="2595388"/>
                            <a:ext cx="776085" cy="795512"/>
                          </a:xfrm>
                          <a:prstGeom prst="rect">
                            <a:avLst/>
                          </a:prstGeom>
                        </wps:spPr>
                        <wps:style>
                          <a:lnRef idx="2">
                            <a:schemeClr val="accent3"/>
                          </a:lnRef>
                          <a:fillRef idx="1">
                            <a:schemeClr val="lt1"/>
                          </a:fillRef>
                          <a:effectRef idx="0">
                            <a:schemeClr val="accent3"/>
                          </a:effectRef>
                          <a:fontRef idx="minor">
                            <a:schemeClr val="dk1"/>
                          </a:fontRef>
                        </wps:style>
                        <wps:txbx>
                          <w:txbxContent>
                            <w:p w:rsidR="00905B1A" w:rsidRPr="0079246C" w:rsidRDefault="00905B1A" w:rsidP="0065076B">
                              <w:pPr>
                                <w:pStyle w:val="NormalWeb"/>
                                <w:spacing w:before="0" w:beforeAutospacing="0" w:after="0" w:afterAutospacing="0" w:line="240" w:lineRule="auto"/>
                                <w:jc w:val="center"/>
                                <w:rPr>
                                  <w:rFonts w:cs="Arial"/>
                                </w:rPr>
                              </w:pPr>
                              <w:r w:rsidRPr="0079246C">
                                <w:rPr>
                                  <w:rFonts w:cs="Arial"/>
                                  <w:color w:val="000000" w:themeColor="dark1"/>
                                  <w:kern w:val="24"/>
                                </w:rPr>
                                <w:t>Módulo de envió de Datos</w:t>
                              </w:r>
                            </w:p>
                          </w:txbxContent>
                        </wps:txbx>
                        <wps:bodyPr wrap="square" lIns="77491" tIns="38745" rIns="77491" bIns="38745" rtlCol="0">
                          <a:noAutofit/>
                        </wps:bodyPr>
                      </wps:wsp>
                      <wps:wsp>
                        <wps:cNvPr id="231" name="58 CuadroTexto"/>
                        <wps:cNvSpPr txBox="1"/>
                        <wps:spPr>
                          <a:xfrm>
                            <a:off x="1382593" y="1382875"/>
                            <a:ext cx="634407" cy="365780"/>
                          </a:xfrm>
                          <a:prstGeom prst="rect">
                            <a:avLst/>
                          </a:prstGeom>
                        </wps:spPr>
                        <wps:style>
                          <a:lnRef idx="2">
                            <a:schemeClr val="accent3"/>
                          </a:lnRef>
                          <a:fillRef idx="1">
                            <a:schemeClr val="lt1"/>
                          </a:fillRef>
                          <a:effectRef idx="0">
                            <a:schemeClr val="accent3"/>
                          </a:effectRef>
                          <a:fontRef idx="minor">
                            <a:schemeClr val="dk1"/>
                          </a:fontRef>
                        </wps:style>
                        <wps:txbx>
                          <w:txbxContent>
                            <w:p w:rsidR="00905B1A" w:rsidRPr="0079246C" w:rsidRDefault="00905B1A" w:rsidP="0065076B">
                              <w:pPr>
                                <w:pStyle w:val="NormalWeb"/>
                                <w:spacing w:before="0" w:beforeAutospacing="0" w:after="0" w:afterAutospacing="0"/>
                                <w:jc w:val="center"/>
                                <w:rPr>
                                  <w:rFonts w:cs="Arial"/>
                                </w:rPr>
                              </w:pPr>
                              <w:r w:rsidRPr="0079246C">
                                <w:rPr>
                                  <w:rFonts w:cs="Arial"/>
                                  <w:color w:val="000000" w:themeColor="dark1"/>
                                  <w:kern w:val="24"/>
                                </w:rPr>
                                <w:t>POST</w:t>
                              </w:r>
                            </w:p>
                          </w:txbxContent>
                        </wps:txbx>
                        <wps:bodyPr wrap="square" lIns="77491" tIns="38745" rIns="77491" bIns="38745" rtlCol="0">
                          <a:spAutoFit/>
                        </wps:bodyPr>
                      </wps:wsp>
                      <wps:wsp>
                        <wps:cNvPr id="232" name="59 CuadroTexto"/>
                        <wps:cNvSpPr txBox="1"/>
                        <wps:spPr>
                          <a:xfrm>
                            <a:off x="1387075" y="2008332"/>
                            <a:ext cx="626787" cy="365780"/>
                          </a:xfrm>
                          <a:prstGeom prst="rect">
                            <a:avLst/>
                          </a:prstGeom>
                        </wps:spPr>
                        <wps:style>
                          <a:lnRef idx="2">
                            <a:schemeClr val="accent3"/>
                          </a:lnRef>
                          <a:fillRef idx="1">
                            <a:schemeClr val="lt1"/>
                          </a:fillRef>
                          <a:effectRef idx="0">
                            <a:schemeClr val="accent3"/>
                          </a:effectRef>
                          <a:fontRef idx="minor">
                            <a:schemeClr val="dk1"/>
                          </a:fontRef>
                        </wps:style>
                        <wps:txbx>
                          <w:txbxContent>
                            <w:p w:rsidR="00905B1A" w:rsidRPr="0079246C" w:rsidRDefault="00905B1A" w:rsidP="0065076B">
                              <w:pPr>
                                <w:pStyle w:val="NormalWeb"/>
                                <w:spacing w:before="0" w:beforeAutospacing="0" w:after="0" w:afterAutospacing="0"/>
                                <w:jc w:val="center"/>
                                <w:rPr>
                                  <w:rFonts w:cs="Arial"/>
                                </w:rPr>
                              </w:pPr>
                              <w:r w:rsidRPr="0079246C">
                                <w:rPr>
                                  <w:rFonts w:cs="Arial"/>
                                  <w:color w:val="000000" w:themeColor="dark1"/>
                                  <w:kern w:val="24"/>
                                </w:rPr>
                                <w:t>HTTP</w:t>
                              </w:r>
                            </w:p>
                          </w:txbxContent>
                        </wps:txbx>
                        <wps:bodyPr wrap="square" lIns="77491" tIns="38745" rIns="77491" bIns="38745" rtlCol="0">
                          <a:spAutoFit/>
                        </wps:bodyPr>
                      </wps:wsp>
                      <wps:wsp>
                        <wps:cNvPr id="233" name="233 Conector angular"/>
                        <wps:cNvCnPr/>
                        <wps:spPr>
                          <a:xfrm rot="16200000" flipH="1">
                            <a:off x="685018" y="2332389"/>
                            <a:ext cx="404645" cy="121352"/>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234" name="234 Conector angular"/>
                        <wps:cNvCnPr/>
                        <wps:spPr>
                          <a:xfrm rot="5400000" flipH="1" flipV="1">
                            <a:off x="707765" y="3513646"/>
                            <a:ext cx="362996" cy="11750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235" name="235 Conector angular"/>
                        <wps:cNvCnPr/>
                        <wps:spPr>
                          <a:xfrm flipV="1">
                            <a:off x="1336058" y="2286780"/>
                            <a:ext cx="364904" cy="706364"/>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36" name="236 Conector angular"/>
                        <wps:cNvCnPr/>
                        <wps:spPr>
                          <a:xfrm rot="16200000" flipH="1">
                            <a:off x="699909" y="1406624"/>
                            <a:ext cx="252361" cy="1149"/>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237" name="7 CuadroTexto"/>
                        <wps:cNvSpPr txBox="1"/>
                        <wps:spPr>
                          <a:xfrm>
                            <a:off x="309886" y="56141"/>
                            <a:ext cx="1048733" cy="439159"/>
                          </a:xfrm>
                          <a:prstGeom prst="rect">
                            <a:avLst/>
                          </a:prstGeom>
                        </wps:spPr>
                        <wps:style>
                          <a:lnRef idx="2">
                            <a:schemeClr val="accent3"/>
                          </a:lnRef>
                          <a:fillRef idx="1">
                            <a:schemeClr val="lt1"/>
                          </a:fillRef>
                          <a:effectRef idx="0">
                            <a:schemeClr val="accent3"/>
                          </a:effectRef>
                          <a:fontRef idx="minor">
                            <a:schemeClr val="dk1"/>
                          </a:fontRef>
                        </wps:style>
                        <wps:txbx>
                          <w:txbxContent>
                            <w:p w:rsidR="00905B1A" w:rsidRDefault="00905B1A" w:rsidP="0065076B">
                              <w:pPr>
                                <w:pStyle w:val="NormalWeb"/>
                                <w:spacing w:before="0" w:beforeAutospacing="0" w:after="0" w:afterAutospacing="0" w:line="240" w:lineRule="auto"/>
                                <w:jc w:val="center"/>
                              </w:pPr>
                              <w:r>
                                <w:rPr>
                                  <w:rFonts w:cs="Arial"/>
                                  <w:color w:val="000000"/>
                                  <w:kern w:val="24"/>
                                </w:rPr>
                                <w:t>Satélites GPS</w:t>
                              </w:r>
                            </w:p>
                          </w:txbxContent>
                        </wps:txbx>
                        <wps:bodyPr wrap="square" lIns="77491" tIns="38745" rIns="77491" bIns="38745" rtlCol="0">
                          <a:noAutofit/>
                        </wps:bodyPr>
                      </wps:wsp>
                      <wps:wsp>
                        <wps:cNvPr id="238" name="238 Conector recto de flecha"/>
                        <wps:cNvCnPr/>
                        <wps:spPr>
                          <a:xfrm flipH="1">
                            <a:off x="825515" y="495300"/>
                            <a:ext cx="8738" cy="50756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9" name="17 CuadroTexto"/>
                        <wps:cNvSpPr txBox="1"/>
                        <wps:spPr>
                          <a:xfrm>
                            <a:off x="6571978" y="5948049"/>
                            <a:ext cx="1367758" cy="642604"/>
                          </a:xfrm>
                          <a:prstGeom prst="rect">
                            <a:avLst/>
                          </a:prstGeom>
                        </wps:spPr>
                        <wps:style>
                          <a:lnRef idx="2">
                            <a:schemeClr val="accent4"/>
                          </a:lnRef>
                          <a:fillRef idx="1">
                            <a:schemeClr val="lt1"/>
                          </a:fillRef>
                          <a:effectRef idx="0">
                            <a:schemeClr val="accent4"/>
                          </a:effectRef>
                          <a:fontRef idx="minor">
                            <a:schemeClr val="dk1"/>
                          </a:fontRef>
                        </wps:style>
                        <wps:txbx>
                          <w:txbxContent>
                            <w:p w:rsidR="00905B1A" w:rsidRPr="00B77B0B" w:rsidRDefault="00905B1A" w:rsidP="0065076B">
                              <w:pPr>
                                <w:pStyle w:val="NormalWeb"/>
                                <w:spacing w:before="0" w:beforeAutospacing="0" w:after="0" w:afterAutospacing="0" w:line="240" w:lineRule="auto"/>
                                <w:jc w:val="center"/>
                                <w:rPr>
                                  <w:rFonts w:cs="Arial"/>
                                  <w:sz w:val="18"/>
                                </w:rPr>
                              </w:pPr>
                              <w:r>
                                <w:rPr>
                                  <w:rFonts w:cs="Arial"/>
                                  <w:color w:val="000000" w:themeColor="dark1"/>
                                  <w:kern w:val="24"/>
                                  <w:szCs w:val="36"/>
                                </w:rPr>
                                <w:t xml:space="preserve">Módulo de Registro del </w:t>
                              </w:r>
                              <w:r w:rsidRPr="00B77B0B">
                                <w:rPr>
                                  <w:rFonts w:cs="Arial"/>
                                  <w:color w:val="000000" w:themeColor="dark1"/>
                                  <w:kern w:val="24"/>
                                  <w:szCs w:val="36"/>
                                </w:rPr>
                                <w:t>Usuario</w:t>
                              </w:r>
                            </w:p>
                          </w:txbxContent>
                        </wps:txbx>
                        <wps:bodyPr wrap="square" lIns="91424" tIns="45712" rIns="91424" bIns="45712" rtlCol="0">
                          <a:spAutoFit/>
                        </wps:bodyPr>
                      </wps:wsp>
                      <wps:wsp>
                        <wps:cNvPr id="240" name="20 CuadroTexto"/>
                        <wps:cNvSpPr txBox="1"/>
                        <wps:spPr>
                          <a:xfrm>
                            <a:off x="5245720" y="5802474"/>
                            <a:ext cx="1037558" cy="379714"/>
                          </a:xfrm>
                          <a:prstGeom prst="rect">
                            <a:avLst/>
                          </a:prstGeom>
                          <a:solidFill>
                            <a:schemeClr val="accent1">
                              <a:lumMod val="20000"/>
                              <a:lumOff val="80000"/>
                            </a:schemeClr>
                          </a:solidFill>
                        </wps:spPr>
                        <wps:style>
                          <a:lnRef idx="2">
                            <a:schemeClr val="accent4"/>
                          </a:lnRef>
                          <a:fillRef idx="1">
                            <a:schemeClr val="lt1"/>
                          </a:fillRef>
                          <a:effectRef idx="0">
                            <a:schemeClr val="accent4"/>
                          </a:effectRef>
                          <a:fontRef idx="minor">
                            <a:schemeClr val="dk1"/>
                          </a:fontRef>
                        </wps:style>
                        <wps:txbx>
                          <w:txbxContent>
                            <w:p w:rsidR="00905B1A" w:rsidRPr="00B77B0B" w:rsidRDefault="00905B1A" w:rsidP="0065076B">
                              <w:pPr>
                                <w:pStyle w:val="NormalWeb"/>
                                <w:spacing w:before="0" w:beforeAutospacing="0" w:after="0" w:afterAutospacing="0"/>
                                <w:jc w:val="center"/>
                                <w:rPr>
                                  <w:rFonts w:cs="Arial"/>
                                  <w:sz w:val="18"/>
                                </w:rPr>
                              </w:pPr>
                              <w:r w:rsidRPr="00B77B0B">
                                <w:rPr>
                                  <w:rFonts w:cs="Arial"/>
                                  <w:color w:val="000000" w:themeColor="dark1"/>
                                  <w:kern w:val="24"/>
                                  <w:szCs w:val="36"/>
                                </w:rPr>
                                <w:t xml:space="preserve">GCM </w:t>
                              </w:r>
                            </w:p>
                          </w:txbxContent>
                        </wps:txbx>
                        <wps:bodyPr wrap="square" lIns="91424" tIns="45712" rIns="91424" bIns="45712" rtlCol="0">
                          <a:spAutoFit/>
                        </wps:bodyPr>
                      </wps:wsp>
                      <wps:wsp>
                        <wps:cNvPr id="241" name="93 CuadroTexto"/>
                        <wps:cNvSpPr txBox="1"/>
                        <wps:spPr>
                          <a:xfrm>
                            <a:off x="6913089" y="5368296"/>
                            <a:ext cx="1367758" cy="467344"/>
                          </a:xfrm>
                          <a:prstGeom prst="rect">
                            <a:avLst/>
                          </a:prstGeom>
                        </wps:spPr>
                        <wps:style>
                          <a:lnRef idx="2">
                            <a:schemeClr val="accent4"/>
                          </a:lnRef>
                          <a:fillRef idx="1">
                            <a:schemeClr val="lt1"/>
                          </a:fillRef>
                          <a:effectRef idx="0">
                            <a:schemeClr val="accent4"/>
                          </a:effectRef>
                          <a:fontRef idx="minor">
                            <a:schemeClr val="dk1"/>
                          </a:fontRef>
                        </wps:style>
                        <wps:txbx>
                          <w:txbxContent>
                            <w:p w:rsidR="00905B1A" w:rsidRPr="00B77B0B" w:rsidRDefault="00905B1A" w:rsidP="0065076B">
                              <w:pPr>
                                <w:pStyle w:val="NormalWeb"/>
                                <w:spacing w:before="0" w:beforeAutospacing="0" w:after="0" w:afterAutospacing="0" w:line="240" w:lineRule="auto"/>
                                <w:jc w:val="center"/>
                                <w:rPr>
                                  <w:rFonts w:cs="Arial"/>
                                  <w:sz w:val="18"/>
                                </w:rPr>
                              </w:pPr>
                              <w:r w:rsidRPr="00B77B0B">
                                <w:rPr>
                                  <w:rFonts w:cs="Arial"/>
                                  <w:color w:val="000000" w:themeColor="dark1"/>
                                  <w:kern w:val="24"/>
                                  <w:szCs w:val="36"/>
                                </w:rPr>
                                <w:t xml:space="preserve">Módulo de espera </w:t>
                              </w:r>
                            </w:p>
                          </w:txbxContent>
                        </wps:txbx>
                        <wps:bodyPr wrap="square" lIns="91424" tIns="45712" rIns="91424" bIns="45712" rtlCol="0">
                          <a:spAutoFit/>
                        </wps:bodyPr>
                      </wps:wsp>
                      <wps:wsp>
                        <wps:cNvPr id="242" name="19 CuadroTexto"/>
                        <wps:cNvSpPr txBox="1"/>
                        <wps:spPr>
                          <a:xfrm>
                            <a:off x="3710650" y="5805026"/>
                            <a:ext cx="1035653" cy="379714"/>
                          </a:xfrm>
                          <a:prstGeom prst="rect">
                            <a:avLst/>
                          </a:prstGeom>
                        </wps:spPr>
                        <wps:style>
                          <a:lnRef idx="2">
                            <a:schemeClr val="accent4"/>
                          </a:lnRef>
                          <a:fillRef idx="1">
                            <a:schemeClr val="lt1"/>
                          </a:fillRef>
                          <a:effectRef idx="0">
                            <a:schemeClr val="accent4"/>
                          </a:effectRef>
                          <a:fontRef idx="minor">
                            <a:schemeClr val="dk1"/>
                          </a:fontRef>
                        </wps:style>
                        <wps:txbx>
                          <w:txbxContent>
                            <w:p w:rsidR="00905B1A" w:rsidRPr="00B77B0B" w:rsidRDefault="00905B1A" w:rsidP="0065076B">
                              <w:pPr>
                                <w:pStyle w:val="NormalWeb"/>
                                <w:spacing w:before="0" w:beforeAutospacing="0" w:after="0" w:afterAutospacing="0"/>
                                <w:jc w:val="center"/>
                                <w:rPr>
                                  <w:rFonts w:cs="Arial"/>
                                  <w:sz w:val="18"/>
                                </w:rPr>
                              </w:pPr>
                              <w:r w:rsidRPr="00B77B0B">
                                <w:rPr>
                                  <w:rFonts w:cs="Arial"/>
                                  <w:color w:val="000000" w:themeColor="dark1"/>
                                  <w:kern w:val="24"/>
                                  <w:szCs w:val="36"/>
                                </w:rPr>
                                <w:t>HTTP</w:t>
                              </w:r>
                            </w:p>
                          </w:txbxContent>
                        </wps:txbx>
                        <wps:bodyPr wrap="square" lIns="91424" tIns="45712" rIns="91424" bIns="45712" rtlCol="0">
                          <a:spAutoFit/>
                        </wps:bodyPr>
                      </wps:wsp>
                      <wps:wsp>
                        <wps:cNvPr id="243" name="18 CuadroTexto"/>
                        <wps:cNvSpPr txBox="1"/>
                        <wps:spPr>
                          <a:xfrm>
                            <a:off x="3727792" y="5248755"/>
                            <a:ext cx="1004538" cy="379714"/>
                          </a:xfrm>
                          <a:prstGeom prst="rect">
                            <a:avLst/>
                          </a:prstGeom>
                        </wps:spPr>
                        <wps:style>
                          <a:lnRef idx="2">
                            <a:schemeClr val="accent4"/>
                          </a:lnRef>
                          <a:fillRef idx="1">
                            <a:schemeClr val="lt1"/>
                          </a:fillRef>
                          <a:effectRef idx="0">
                            <a:schemeClr val="accent4"/>
                          </a:effectRef>
                          <a:fontRef idx="minor">
                            <a:schemeClr val="dk1"/>
                          </a:fontRef>
                        </wps:style>
                        <wps:txbx>
                          <w:txbxContent>
                            <w:p w:rsidR="00905B1A" w:rsidRPr="00B77B0B" w:rsidRDefault="00905B1A" w:rsidP="0065076B">
                              <w:pPr>
                                <w:pStyle w:val="NormalWeb"/>
                                <w:spacing w:before="0" w:beforeAutospacing="0" w:after="0" w:afterAutospacing="0"/>
                                <w:jc w:val="center"/>
                                <w:rPr>
                                  <w:rFonts w:cs="Arial"/>
                                  <w:sz w:val="18"/>
                                </w:rPr>
                              </w:pPr>
                              <w:r w:rsidRPr="00B77B0B">
                                <w:rPr>
                                  <w:rFonts w:cs="Arial"/>
                                  <w:color w:val="000000" w:themeColor="dark1"/>
                                  <w:kern w:val="24"/>
                                  <w:szCs w:val="36"/>
                                </w:rPr>
                                <w:t>POST</w:t>
                              </w:r>
                            </w:p>
                          </w:txbxContent>
                        </wps:txbx>
                        <wps:bodyPr wrap="square" lIns="91424" tIns="45712" rIns="91424" bIns="45712" rtlCol="0">
                          <a:spAutoFit/>
                        </wps:bodyPr>
                      </wps:wsp>
                      <wps:wsp>
                        <wps:cNvPr id="244" name="92 CuadroTexto"/>
                        <wps:cNvSpPr txBox="1"/>
                        <wps:spPr>
                          <a:xfrm>
                            <a:off x="972503" y="5802014"/>
                            <a:ext cx="1484598" cy="467344"/>
                          </a:xfrm>
                          <a:prstGeom prst="rect">
                            <a:avLst/>
                          </a:prstGeom>
                        </wps:spPr>
                        <wps:style>
                          <a:lnRef idx="2">
                            <a:schemeClr val="accent4"/>
                          </a:lnRef>
                          <a:fillRef idx="1">
                            <a:schemeClr val="lt1"/>
                          </a:fillRef>
                          <a:effectRef idx="0">
                            <a:schemeClr val="accent4"/>
                          </a:effectRef>
                          <a:fontRef idx="minor">
                            <a:schemeClr val="dk1"/>
                          </a:fontRef>
                        </wps:style>
                        <wps:txbx>
                          <w:txbxContent>
                            <w:p w:rsidR="00905B1A" w:rsidRPr="00B77B0B" w:rsidRDefault="00905B1A" w:rsidP="0065076B">
                              <w:pPr>
                                <w:pStyle w:val="NormalWeb"/>
                                <w:spacing w:before="0" w:beforeAutospacing="0" w:after="0" w:afterAutospacing="0" w:line="240" w:lineRule="auto"/>
                                <w:jc w:val="center"/>
                                <w:rPr>
                                  <w:rFonts w:cs="Arial"/>
                                  <w:sz w:val="18"/>
                                </w:rPr>
                              </w:pPr>
                              <w:r w:rsidRPr="00B77B0B">
                                <w:rPr>
                                  <w:rFonts w:cs="Arial"/>
                                  <w:color w:val="000000" w:themeColor="dark1"/>
                                  <w:kern w:val="24"/>
                                  <w:szCs w:val="36"/>
                                </w:rPr>
                                <w:t>Módulo de descarga de rutas</w:t>
                              </w:r>
                            </w:p>
                          </w:txbxContent>
                        </wps:txbx>
                        <wps:bodyPr wrap="square" lIns="91424" tIns="45712" rIns="91424" bIns="45712" rtlCol="0">
                          <a:spAutoFit/>
                        </wps:bodyPr>
                      </wps:wsp>
                      <wps:wsp>
                        <wps:cNvPr id="245" name="245 Conector angular"/>
                        <wps:cNvCnPr/>
                        <wps:spPr>
                          <a:xfrm>
                            <a:off x="2457922" y="6036973"/>
                            <a:ext cx="1771342" cy="60997"/>
                          </a:xfrm>
                          <a:prstGeom prst="bentConnector4">
                            <a:avLst>
                              <a:gd name="adj1" fmla="val 35374"/>
                              <a:gd name="adj2" fmla="val 474773"/>
                            </a:avLst>
                          </a:prstGeom>
                          <a:ln>
                            <a:tailEnd type="arrow"/>
                          </a:ln>
                        </wps:spPr>
                        <wps:style>
                          <a:lnRef idx="1">
                            <a:schemeClr val="dk1"/>
                          </a:lnRef>
                          <a:fillRef idx="0">
                            <a:schemeClr val="dk1"/>
                          </a:fillRef>
                          <a:effectRef idx="0">
                            <a:schemeClr val="dk1"/>
                          </a:effectRef>
                          <a:fontRef idx="minor">
                            <a:schemeClr val="tx1"/>
                          </a:fontRef>
                        </wps:style>
                        <wps:bodyPr/>
                      </wps:wsp>
                      <wps:wsp>
                        <wps:cNvPr id="246" name="246 Conector recto de flecha"/>
                        <wps:cNvCnPr/>
                        <wps:spPr>
                          <a:xfrm flipV="1">
                            <a:off x="4229264" y="5541615"/>
                            <a:ext cx="1763" cy="2642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47" name="247 Conector angular"/>
                        <wps:cNvCnPr/>
                        <wps:spPr>
                          <a:xfrm flipV="1">
                            <a:off x="4446465" y="2284987"/>
                            <a:ext cx="578785" cy="275771"/>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48" name="248 Conector angular"/>
                        <wps:cNvCnPr/>
                        <wps:spPr>
                          <a:xfrm flipV="1">
                            <a:off x="4698404" y="2284987"/>
                            <a:ext cx="326846" cy="1396373"/>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49" name="249 Conector recto de flecha"/>
                        <wps:cNvCnPr/>
                        <wps:spPr>
                          <a:xfrm flipH="1" flipV="1">
                            <a:off x="1699973" y="1661229"/>
                            <a:ext cx="989" cy="3474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0" name="250 Conector angular"/>
                        <wps:cNvCnPr/>
                        <wps:spPr>
                          <a:xfrm>
                            <a:off x="2017176" y="1522154"/>
                            <a:ext cx="716230" cy="1229252"/>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251" name="251 Conector recto de flecha"/>
                        <wps:cNvCnPr/>
                        <wps:spPr>
                          <a:xfrm flipV="1">
                            <a:off x="3045676" y="2747385"/>
                            <a:ext cx="376305" cy="40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2" name="252 Conector angular"/>
                        <wps:cNvCnPr/>
                        <wps:spPr>
                          <a:xfrm>
                            <a:off x="3045676" y="2751406"/>
                            <a:ext cx="430927" cy="929954"/>
                          </a:xfrm>
                          <a:prstGeom prst="bentConnector5">
                            <a:avLst>
                              <a:gd name="adj1" fmla="val 53048"/>
                              <a:gd name="adj2" fmla="val 42777"/>
                              <a:gd name="adj3" fmla="val 46952"/>
                            </a:avLst>
                          </a:prstGeom>
                          <a:ln>
                            <a:tailEnd type="arrow"/>
                          </a:ln>
                        </wps:spPr>
                        <wps:style>
                          <a:lnRef idx="1">
                            <a:schemeClr val="dk1"/>
                          </a:lnRef>
                          <a:fillRef idx="0">
                            <a:schemeClr val="dk1"/>
                          </a:fillRef>
                          <a:effectRef idx="0">
                            <a:schemeClr val="dk1"/>
                          </a:effectRef>
                          <a:fontRef idx="minor">
                            <a:schemeClr val="tx1"/>
                          </a:fontRef>
                        </wps:style>
                        <wps:bodyPr/>
                      </wps:wsp>
                      <wps:wsp>
                        <wps:cNvPr id="253" name="253 Conector angular"/>
                        <wps:cNvCnPr/>
                        <wps:spPr>
                          <a:xfrm rot="10800000">
                            <a:off x="1715306" y="5803302"/>
                            <a:ext cx="1995814" cy="148627"/>
                          </a:xfrm>
                          <a:prstGeom prst="bentConnector4">
                            <a:avLst>
                              <a:gd name="adj1" fmla="val 31396"/>
                              <a:gd name="adj2" fmla="val 253808"/>
                            </a:avLst>
                          </a:prstGeom>
                          <a:ln>
                            <a:tailEnd type="arrow"/>
                          </a:ln>
                        </wps:spPr>
                        <wps:style>
                          <a:lnRef idx="1">
                            <a:schemeClr val="dk1"/>
                          </a:lnRef>
                          <a:fillRef idx="0">
                            <a:schemeClr val="dk1"/>
                          </a:fillRef>
                          <a:effectRef idx="0">
                            <a:schemeClr val="dk1"/>
                          </a:effectRef>
                          <a:fontRef idx="minor">
                            <a:schemeClr val="tx1"/>
                          </a:fontRef>
                        </wps:style>
                        <wps:bodyPr/>
                      </wps:wsp>
                      <wps:wsp>
                        <wps:cNvPr id="254" name="254 Conector angular"/>
                        <wps:cNvCnPr/>
                        <wps:spPr>
                          <a:xfrm rot="5400000" flipH="1" flipV="1">
                            <a:off x="4376311" y="4464829"/>
                            <a:ext cx="639418" cy="929987"/>
                          </a:xfrm>
                          <a:prstGeom prst="bentConnector3">
                            <a:avLst>
                              <a:gd name="adj1" fmla="val 25809"/>
                            </a:avLst>
                          </a:prstGeom>
                          <a:ln>
                            <a:tailEnd type="arrow"/>
                          </a:ln>
                        </wps:spPr>
                        <wps:style>
                          <a:lnRef idx="1">
                            <a:schemeClr val="dk1"/>
                          </a:lnRef>
                          <a:fillRef idx="0">
                            <a:schemeClr val="dk1"/>
                          </a:fillRef>
                          <a:effectRef idx="0">
                            <a:schemeClr val="dk1"/>
                          </a:effectRef>
                          <a:fontRef idx="minor">
                            <a:schemeClr val="tx1"/>
                          </a:fontRef>
                        </wps:style>
                        <wps:bodyPr/>
                      </wps:wsp>
                      <wps:wsp>
                        <wps:cNvPr id="255" name="255 Conector angular"/>
                        <wps:cNvCnPr/>
                        <wps:spPr>
                          <a:xfrm flipV="1">
                            <a:off x="6283857" y="5603159"/>
                            <a:ext cx="630549" cy="346215"/>
                          </a:xfrm>
                          <a:prstGeom prst="bentConnector3">
                            <a:avLst>
                              <a:gd name="adj1" fmla="val 32618"/>
                            </a:avLst>
                          </a:prstGeom>
                          <a:ln>
                            <a:tailEnd type="arrow"/>
                          </a:ln>
                        </wps:spPr>
                        <wps:style>
                          <a:lnRef idx="1">
                            <a:schemeClr val="dk1"/>
                          </a:lnRef>
                          <a:fillRef idx="0">
                            <a:schemeClr val="dk1"/>
                          </a:fillRef>
                          <a:effectRef idx="0">
                            <a:schemeClr val="dk1"/>
                          </a:effectRef>
                          <a:fontRef idx="minor">
                            <a:schemeClr val="tx1"/>
                          </a:fontRef>
                        </wps:style>
                        <wps:bodyPr/>
                      </wps:wsp>
                      <wps:wsp>
                        <wps:cNvPr id="256" name="256 Conector angular"/>
                        <wps:cNvCnPr/>
                        <wps:spPr>
                          <a:xfrm rot="10800000">
                            <a:off x="4229265" y="6097971"/>
                            <a:ext cx="2343965" cy="172701"/>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57" name="257 Conector recto de flecha"/>
                        <wps:cNvCnPr/>
                        <wps:spPr>
                          <a:xfrm flipV="1">
                            <a:off x="4747408" y="5949374"/>
                            <a:ext cx="498978" cy="25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8" name="258 Conector angular"/>
                        <wps:cNvCnPr/>
                        <wps:spPr>
                          <a:xfrm rot="16200000" flipH="1">
                            <a:off x="5180696" y="5218906"/>
                            <a:ext cx="1168486" cy="365"/>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s:wsp>
                        <wps:cNvPr id="259" name="259 Cuadro de texto"/>
                        <wps:cNvSpPr txBox="1"/>
                        <wps:spPr>
                          <a:xfrm>
                            <a:off x="5747112" y="5036889"/>
                            <a:ext cx="994295" cy="2950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5B1A" w:rsidRPr="004B5DDA" w:rsidRDefault="00905B1A" w:rsidP="0065076B">
                              <w:pPr>
                                <w:spacing w:before="0" w:after="0" w:line="240" w:lineRule="auto"/>
                              </w:pPr>
                              <w:r>
                                <w:t>Notificació</w:t>
                              </w:r>
                              <w:r w:rsidRPr="004B5DDA">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260 Conector angular"/>
                        <wps:cNvCnPr/>
                        <wps:spPr>
                          <a:xfrm rot="5400000" flipH="1" flipV="1">
                            <a:off x="5282491" y="3510294"/>
                            <a:ext cx="746694" cy="989649"/>
                          </a:xfrm>
                          <a:prstGeom prst="bentConnector3">
                            <a:avLst>
                              <a:gd name="adj1" fmla="val 69037"/>
                            </a:avLst>
                          </a:prstGeom>
                          <a:ln>
                            <a:tailEnd type="arrow"/>
                          </a:ln>
                        </wps:spPr>
                        <wps:style>
                          <a:lnRef idx="1">
                            <a:schemeClr val="dk1"/>
                          </a:lnRef>
                          <a:fillRef idx="0">
                            <a:schemeClr val="dk1"/>
                          </a:fillRef>
                          <a:effectRef idx="0">
                            <a:schemeClr val="dk1"/>
                          </a:effectRef>
                          <a:fontRef idx="minor">
                            <a:schemeClr val="tx1"/>
                          </a:fontRef>
                        </wps:style>
                        <wps:bodyPr/>
                      </wps:wsp>
                      <wps:wsp>
                        <wps:cNvPr id="261" name="261 Conector angular"/>
                        <wps:cNvCnPr/>
                        <wps:spPr>
                          <a:xfrm rot="5400000" flipH="1" flipV="1">
                            <a:off x="5124772" y="2754909"/>
                            <a:ext cx="1659798" cy="1587314"/>
                          </a:xfrm>
                          <a:prstGeom prst="bentConnector4">
                            <a:avLst>
                              <a:gd name="adj1" fmla="val 25207"/>
                              <a:gd name="adj2" fmla="val 120366"/>
                            </a:avLst>
                          </a:prstGeom>
                          <a:ln>
                            <a:tailEnd type="arrow"/>
                          </a:ln>
                        </wps:spPr>
                        <wps:style>
                          <a:lnRef idx="1">
                            <a:schemeClr val="dk1"/>
                          </a:lnRef>
                          <a:fillRef idx="0">
                            <a:schemeClr val="dk1"/>
                          </a:fillRef>
                          <a:effectRef idx="0">
                            <a:schemeClr val="dk1"/>
                          </a:effectRef>
                          <a:fontRef idx="minor">
                            <a:schemeClr val="tx1"/>
                          </a:fontRef>
                        </wps:style>
                        <wps:bodyPr/>
                      </wps:wsp>
                      <wps:wsp>
                        <wps:cNvPr id="262" name="262 Conector angular"/>
                        <wps:cNvCnPr/>
                        <wps:spPr>
                          <a:xfrm rot="5400000" flipH="1" flipV="1">
                            <a:off x="4634354" y="2270977"/>
                            <a:ext cx="2634149" cy="1580828"/>
                          </a:xfrm>
                          <a:prstGeom prst="bentConnector4">
                            <a:avLst>
                              <a:gd name="adj1" fmla="val 12509"/>
                              <a:gd name="adj2" fmla="val 131720"/>
                            </a:avLst>
                          </a:prstGeom>
                          <a:ln>
                            <a:tailEnd type="arrow"/>
                          </a:ln>
                        </wps:spPr>
                        <wps:style>
                          <a:lnRef idx="1">
                            <a:schemeClr val="dk1"/>
                          </a:lnRef>
                          <a:fillRef idx="0">
                            <a:schemeClr val="dk1"/>
                          </a:fillRef>
                          <a:effectRef idx="0">
                            <a:schemeClr val="dk1"/>
                          </a:effectRef>
                          <a:fontRef idx="minor">
                            <a:schemeClr val="tx1"/>
                          </a:fontRef>
                        </wps:style>
                        <wps:bodyPr/>
                      </wps:wsp>
                      <wps:wsp>
                        <wps:cNvPr id="263" name="47 Rectángulo redondeado"/>
                        <wps:cNvSpPr/>
                        <wps:spPr>
                          <a:xfrm>
                            <a:off x="7432717" y="2286782"/>
                            <a:ext cx="1105170" cy="52593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905B1A" w:rsidRDefault="00905B1A" w:rsidP="0065076B">
                              <w:pPr>
                                <w:pStyle w:val="NormalWeb"/>
                                <w:spacing w:before="0" w:beforeAutospacing="0" w:after="0" w:afterAutospacing="0"/>
                                <w:jc w:val="center"/>
                              </w:pPr>
                              <w:r>
                                <w:rPr>
                                  <w:rFonts w:cs="Arial"/>
                                  <w:kern w:val="24"/>
                                </w:rPr>
                                <w:t>Notificación</w:t>
                              </w:r>
                            </w:p>
                          </w:txbxContent>
                        </wps:txbx>
                        <wps:bodyPr lIns="77491" tIns="38745" rIns="77491" bIns="38745" spcCol="0" rtlCol="0" anchor="ctr"/>
                      </wps:wsp>
                      <wps:wsp>
                        <wps:cNvPr id="264" name="264 Conector angular"/>
                        <wps:cNvCnPr/>
                        <wps:spPr>
                          <a:xfrm rot="5400000">
                            <a:off x="6782483" y="3274180"/>
                            <a:ext cx="1664285" cy="741354"/>
                          </a:xfrm>
                          <a:prstGeom prst="bentConnector3">
                            <a:avLst>
                              <a:gd name="adj1" fmla="val 99919"/>
                            </a:avLst>
                          </a:prstGeom>
                          <a:ln>
                            <a:tailEnd type="arrow"/>
                          </a:ln>
                        </wps:spPr>
                        <wps:style>
                          <a:lnRef idx="1">
                            <a:schemeClr val="dk1"/>
                          </a:lnRef>
                          <a:fillRef idx="0">
                            <a:schemeClr val="dk1"/>
                          </a:fillRef>
                          <a:effectRef idx="0">
                            <a:schemeClr val="dk1"/>
                          </a:effectRef>
                          <a:fontRef idx="minor">
                            <a:schemeClr val="tx1"/>
                          </a:fontRef>
                        </wps:style>
                        <wps:bodyPr/>
                      </wps:wsp>
                      <wps:wsp>
                        <wps:cNvPr id="265" name="265 Conector angular"/>
                        <wps:cNvCnPr/>
                        <wps:spPr>
                          <a:xfrm rot="10800000">
                            <a:off x="5025251" y="2284987"/>
                            <a:ext cx="325819" cy="1118302"/>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66" name="266 Conector angular"/>
                        <wps:cNvCnPr/>
                        <wps:spPr>
                          <a:xfrm rot="10800000">
                            <a:off x="5025251" y="2284986"/>
                            <a:ext cx="559203" cy="25102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67" name="267 Conector angular"/>
                        <wps:cNvCnPr/>
                        <wps:spPr>
                          <a:xfrm rot="5400000">
                            <a:off x="5766327" y="1683432"/>
                            <a:ext cx="163215" cy="76355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68" name="268 Conector angular"/>
                        <wps:cNvCnPr/>
                        <wps:spPr>
                          <a:xfrm rot="16200000" flipH="1">
                            <a:off x="6366206" y="667686"/>
                            <a:ext cx="278139" cy="2960052"/>
                          </a:xfrm>
                          <a:prstGeom prst="bentConnector3">
                            <a:avLst>
                              <a:gd name="adj1" fmla="val -240303"/>
                            </a:avLst>
                          </a:prstGeom>
                          <a:ln>
                            <a:tailEnd type="arrow"/>
                          </a:ln>
                        </wps:spPr>
                        <wps:style>
                          <a:lnRef idx="1">
                            <a:schemeClr val="dk1"/>
                          </a:lnRef>
                          <a:fillRef idx="0">
                            <a:schemeClr val="dk1"/>
                          </a:fillRef>
                          <a:effectRef idx="0">
                            <a:schemeClr val="dk1"/>
                          </a:effectRef>
                          <a:fontRef idx="minor">
                            <a:schemeClr val="tx1"/>
                          </a:fontRef>
                        </wps:style>
                        <wps:bodyPr/>
                      </wps:wsp>
                      <wps:wsp>
                        <wps:cNvPr id="269" name="269 Conector angular"/>
                        <wps:cNvCnPr/>
                        <wps:spPr>
                          <a:xfrm rot="10800000">
                            <a:off x="3916019" y="2008651"/>
                            <a:ext cx="668322" cy="138164"/>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Lienzo 270" o:spid="_x0000_s1126" editas="canvas" style="width:714.65pt;height:531.35pt;mso-position-horizontal-relative:char;mso-position-vertical-relative:line" coordsize="90754,67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">
                <v:shape id="_x0000_s1127" type="#_x0000_t75" style="position:absolute;width:90754;height:67475;visibility:visible;mso-wrap-style:square">
                  <v:fill o:detectmouseclick="t"/>
                  <v:path o:connecttype="none"/>
                </v:shape>
                <v:roundrect id="7 Rectángulo redondeado" o:spid="_x0000_s1128" style="position:absolute;left:33186;top:7313;width:52890;height:3471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Zl8sIA&#10;AADcAAAADwAAAGRycy9kb3ducmV2LnhtbESPzWrDMBCE74W+g9hCbo1sQdLgRgklNJBjqvgBFmv9&#10;Q62VkdTYffuqUOhxmJlvmP1xcaO4U4iDZw3lugBB3Hg7cKehvp2fdyBiQrY4eiYN3xTheHh82GNl&#10;/cwfdDepExnCsUINfUpTJWVsenIY134izl7rg8OUZeikDThnuBulKoqtdDhwXuhxolNPzaf5chqK&#10;a8uzUSG0Sp1eus3ZTO+10Xr1tLy9gki0pP/wX/tiNaiyhN8z+QjIw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lmXywgAAANwAAAAPAAAAAAAAAAAAAAAAAJgCAABkcnMvZG93&#10;bnJldi54bWxQSwUGAAAAAAQABAD1AAAAhwMAAAAA&#10;" fillcolor="#92cddc [1944]" strokecolor="#548dd4 [1951]" strokeweight="2pt">
                  <v:fill opacity="34181f"/>
                  <v:textbox inset="2.15253mm,0,2.15253mm,1.07625mm">
                    <w:txbxContent>
                      <w:p w:rsidR="00905B1A" w:rsidRPr="0086534E" w:rsidRDefault="00905B1A" w:rsidP="0065076B">
                        <w:pPr>
                          <w:pStyle w:val="NormalWeb"/>
                          <w:spacing w:before="0" w:beforeAutospacing="0" w:after="0" w:afterAutospacing="0"/>
                          <w:jc w:val="right"/>
                          <w:rPr>
                            <w:rFonts w:cs="Arial"/>
                            <w:sz w:val="8"/>
                            <w14:shadow w14:blurRad="50800" w14:dist="38100" w14:dir="16200000" w14:sx="100000" w14:sy="100000" w14:kx="0" w14:ky="0" w14:algn="b">
                              <w14:srgbClr w14:val="000000">
                                <w14:alpha w14:val="60000"/>
                              </w14:srgbClr>
                            </w14:shadow>
                          </w:rPr>
                        </w:pPr>
                        <w:r w:rsidRPr="0086534E">
                          <w:rPr>
                            <w:rFonts w:cs="Arial"/>
                            <w:sz w:val="8"/>
                            <w14:shadow w14:blurRad="50800" w14:dist="38100" w14:dir="16200000" w14:sx="100000" w14:sy="100000" w14:kx="0" w14:ky="0" w14:algn="b">
                              <w14:srgbClr w14:val="000000">
                                <w14:alpha w14:val="60000"/>
                              </w14:srgbClr>
                            </w14:shadow>
                          </w:rPr>
                          <w:t>Central de control</w:t>
                        </w:r>
                      </w:p>
                    </w:txbxContent>
                  </v:textbox>
                </v:roundrect>
                <v:roundrect id="3 Rectángulo redondeado" o:spid="_x0000_s1129" style="position:absolute;left:8169;top:49526;width:76511;height:18159;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tj+8IA&#10;AADcAAAADwAAAGRycy9kb3ducmV2LnhtbESPQWvCQBSE70L/w/IK3nRjQJHUVUpA67Wai7dH9pmE&#10;ZN+G7NPEf98tFHocZuYbZneYXKeeNITGs4HVMgFFXHrbcGWguB4XW1BBkC12nsnAiwIc9m+zHWbW&#10;j/xNz4tUKkI4ZGigFukzrUNZk8Ow9D1x9O5+cChRDpW2A44R7jqdJslGO2w4LtTYU15T2V4ezoD0&#10;xe2E4u9fr7zdtjmux0exNmb+Pn1+gBKa5D/81z5bA+kqhd8z8Qjo/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q2P7wgAAANwAAAAPAAAAAAAAAAAAAAAAAJgCAABkcnMvZG93&#10;bnJldi54bWxQSwUGAAAAAAQABAD1AAAAhwMAAAAA&#10;" fillcolor="yellow" strokecolor="#8064a2 [3207]" strokeweight="2pt">
                  <v:fill opacity="12336f"/>
                  <v:textbox inset="2.15253mm,1.07625mm,2.15253mm,0">
                    <w:txbxContent>
                      <w:p w:rsidR="00905B1A" w:rsidRPr="002D77F9" w:rsidRDefault="00905B1A" w:rsidP="0065076B">
                        <w:pPr>
                          <w:pStyle w:val="NormalWeb"/>
                          <w:spacing w:before="0" w:beforeAutospacing="0" w:after="0" w:afterAutospacing="0"/>
                          <w:rPr>
                            <w:rFonts w:cs="Arial"/>
                            <w:sz w:val="32"/>
                            <w14:shadow w14:blurRad="50800" w14:dist="38100" w14:dir="16200000" w14:sx="100000" w14:sy="100000" w14:kx="0" w14:ky="0" w14:algn="b">
                              <w14:srgbClr w14:val="000000">
                                <w14:alpha w14:val="60000"/>
                              </w14:srgbClr>
                            </w14:shadow>
                          </w:rPr>
                        </w:pPr>
                        <w:r>
                          <w:rPr>
                            <w:rFonts w:cs="Arial"/>
                            <w:sz w:val="32"/>
                            <w14:shadow w14:blurRad="50800" w14:dist="38100" w14:dir="16200000" w14:sx="100000" w14:sy="100000" w14:kx="0" w14:ky="0" w14:algn="b">
                              <w14:srgbClr w14:val="000000">
                                <w14:alpha w14:val="60000"/>
                              </w14:srgbClr>
                            </w14:shadow>
                          </w:rPr>
                          <w:t>Aplicación Cliente</w:t>
                        </w:r>
                      </w:p>
                    </w:txbxContent>
                  </v:textbox>
                </v:roundrect>
                <v:roundrect id="3 Rectángulo redondeado" o:spid="_x0000_s1130" style="position:absolute;left:950;top:7313;width:21374;height:41374;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5szsMA&#10;AADcAAAADwAAAGRycy9kb3ducmV2LnhtbESPQWvCQBSE70L/w/KEXkQ3USohdZUiBHo1FcTbI/ua&#10;DWbfhuwmxn/vCoUeh5n5htkdJtuKkXrfOFaQrhIQxJXTDdcKzj/FMgPhA7LG1jEpeJCHw/5ttsNc&#10;uzufaCxDLSKEfY4KTAhdLqWvDFn0K9cRR+/X9RZDlH0tdY/3CLetXCfJVlpsOC4Y7OhoqLqVg1Vw&#10;MdfxfNpki22RfQxDkTYX15ZKvc+nr08QgabwH/5rf2sF63QDrzPxCMj9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5szsMAAADcAAAADwAAAAAAAAAAAAAAAACYAgAAZHJzL2Rv&#10;d25yZXYueG1sUEsFBgAAAAAEAAQA9QAAAIgDAAAAAA==&#10;" fillcolor="yellow" strokecolor="#9bbb59 [3206]" strokeweight="2pt">
                  <v:fill opacity="12336f"/>
                  <v:textbox inset="2mm,1.07625mm,2.15253mm,0">
                    <w:txbxContent>
                      <w:p w:rsidR="00905B1A" w:rsidRPr="002D77F9" w:rsidRDefault="00905B1A" w:rsidP="0065076B">
                        <w:pPr>
                          <w:pStyle w:val="NormalWeb"/>
                          <w:spacing w:before="0" w:beforeAutospacing="0" w:after="0" w:afterAutospacing="0"/>
                          <w:jc w:val="center"/>
                          <w:rPr>
                            <w:rFonts w:cs="Arial"/>
                            <w:sz w:val="32"/>
                            <w14:shadow w14:blurRad="50800" w14:dist="38100" w14:dir="16200000" w14:sx="100000" w14:sy="100000" w14:kx="0" w14:ky="0" w14:algn="b">
                              <w14:srgbClr w14:val="000000">
                                <w14:alpha w14:val="60000"/>
                              </w14:srgbClr>
                            </w14:shadow>
                          </w:rPr>
                        </w:pPr>
                        <w:r w:rsidRPr="002D77F9">
                          <w:rPr>
                            <w:rFonts w:cs="Arial"/>
                            <w:sz w:val="32"/>
                            <w14:shadow w14:blurRad="50800" w14:dist="38100" w14:dir="16200000" w14:sx="100000" w14:sy="100000" w14:kx="0" w14:ky="0" w14:algn="b">
                              <w14:srgbClr w14:val="000000">
                                <w14:alpha w14:val="60000"/>
                              </w14:srgbClr>
                            </w14:shadow>
                          </w:rPr>
                          <w:t>Aplicación Abordo</w:t>
                        </w:r>
                      </w:p>
                    </w:txbxContent>
                  </v:textbox>
                </v:roundrect>
                <v:roundrect id="24 Rectángulo redondeado" o:spid="_x0000_s1131" style="position:absolute;left:34219;top:25019;width:10248;height:49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ZKP8MA&#10;AADcAAAADwAAAGRycy9kb3ducmV2LnhtbESPQYvCMBSE78L+h/AWvNlUUdmtRnFFQbzpLp6fzdum&#10;2ryUJmr990YQPA4z8w0znbe2EldqfOlYQT9JQRDnTpdcKPj7Xfe+QPiArLFyTAru5GE+++hMMdPu&#10;xju67kMhIoR9hgpMCHUmpc8NWfSJq4mj9+8aiyHKppC6wVuE20oO0nQsLZYcFwzWtDSUn/cXq+BE&#10;q++T/tmuzeg88tX9WBzqw0Kp7me7mIAI1IZ3+NXeaAWD/h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ZKP8MAAADcAAAADwAAAAAAAAAAAAAAAACYAgAAZHJzL2Rv&#10;d25yZXYueG1sUEsFBgAAAAAEAAQA9QAAAIgDAAAAAA==&#10;" fillcolor="white [3201]" strokecolor="#4f81bd [3204]" strokeweight="2pt">
                  <v:textbox inset="2.15253mm,1.07625mm,2.15253mm,1.07625mm">
                    <w:txbxContent>
                      <w:p w:rsidR="00905B1A" w:rsidRPr="009F1A09" w:rsidRDefault="00905B1A" w:rsidP="0065076B">
                        <w:pPr>
                          <w:pStyle w:val="NormalWeb"/>
                          <w:spacing w:before="0" w:beforeAutospacing="0" w:after="0" w:afterAutospacing="0" w:line="240" w:lineRule="auto"/>
                          <w:jc w:val="center"/>
                          <w:rPr>
                            <w:sz w:val="20"/>
                          </w:rPr>
                        </w:pPr>
                        <w:r w:rsidRPr="009F1A09">
                          <w:rPr>
                            <w:rFonts w:cs="Arial"/>
                            <w:kern w:val="24"/>
                            <w:szCs w:val="36"/>
                          </w:rPr>
                          <w:t>Registro</w:t>
                        </w:r>
                        <w:r w:rsidRPr="009F1A09">
                          <w:rPr>
                            <w:rFonts w:asciiTheme="minorHAnsi" w:hAnsi="Calibri" w:cstheme="minorBidi"/>
                            <w:kern w:val="24"/>
                            <w:szCs w:val="36"/>
                          </w:rPr>
                          <w:t xml:space="preserve"> </w:t>
                        </w:r>
                        <w:r w:rsidRPr="009F1A09">
                          <w:rPr>
                            <w:rFonts w:asciiTheme="minorHAnsi" w:hAnsi="Calibri" w:cstheme="minorBidi"/>
                            <w:kern w:val="24"/>
                            <w:sz w:val="28"/>
                            <w:szCs w:val="36"/>
                          </w:rPr>
                          <w:t>Autobús</w:t>
                        </w:r>
                      </w:p>
                    </w:txbxContent>
                  </v:textbox>
                </v:roundrect>
                <v:roundrect id="25 Rectángulo redondeado" o:spid="_x0000_s1132" style="position:absolute;left:34766;top:33908;width:12218;height:5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vpMIA&#10;AADcAAAADwAAAGRycy9kb3ducmV2LnhtbESPQYvCMBSE7wv+h/AEb2uqUFmrUVQUxJvu4vnZPJtq&#10;81KaqPXfG0HY4zAz3zDTeWsrcafGl44VDPoJCOLc6ZILBX+/m+8fED4ga6wck4IneZjPOl9TzLR7&#10;8J7uh1CICGGfoQITQp1J6XNDFn3f1cTRO7vGYoiyKaRu8BHhtpLDJBlJiyXHBYM1rQzl18PNKrjQ&#10;enzRy93GpNfUV89TcayPC6V63XYxARGoDf/hT3urFQwHKbzPxCM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2u+kwgAAANwAAAAPAAAAAAAAAAAAAAAAAJgCAABkcnMvZG93&#10;bnJldi54bWxQSwUGAAAAAAQABAD1AAAAhwMAAAAA&#10;" fillcolor="white [3201]" strokecolor="#4f81bd [3204]" strokeweight="2pt">
                  <v:textbox inset="2.15253mm,1.07625mm,2.15253mm,1.07625mm">
                    <w:txbxContent>
                      <w:p w:rsidR="00905B1A" w:rsidRPr="007E2346" w:rsidRDefault="00905B1A" w:rsidP="0065076B">
                        <w:pPr>
                          <w:pStyle w:val="NormalWeb"/>
                          <w:spacing w:before="0" w:beforeAutospacing="0" w:after="0" w:afterAutospacing="0" w:line="240" w:lineRule="auto"/>
                          <w:jc w:val="center"/>
                          <w:rPr>
                            <w:rFonts w:cs="Arial"/>
                            <w:sz w:val="18"/>
                          </w:rPr>
                        </w:pPr>
                        <w:r w:rsidRPr="009F1A09">
                          <w:rPr>
                            <w:rFonts w:cs="Arial"/>
                            <w:kern w:val="24"/>
                            <w:szCs w:val="36"/>
                          </w:rPr>
                          <w:t>Captura localizaciones</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4 Disco magnético" o:spid="_x0000_s1133" type="#_x0000_t132" style="position:absolute;left:35567;top:11571;width:7185;height:8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q/LMUA&#10;AADcAAAADwAAAGRycy9kb3ducmV2LnhtbESPQWvCQBSE7wX/w/IEb3WTgNJGV5GAIh5amubi7Zl9&#10;JsHs25BdY/z33UKhx2FmvmHW29G0YqDeNZYVxPMIBHFpdcOVguJ7//oGwnlkja1lUvAkB9vN5GWN&#10;qbYP/qIh95UIEHYpKqi971IpXVmTQTe3HXHwrrY36IPsK6l7fAS4aWUSRUtpsOGwUGNHWU3lLb8b&#10;BZdT8vlxOAznd4rvycJl+VAUmVKz6bhbgfA0+v/wX/uoFSTxE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Gr8sxQAAANwAAAAPAAAAAAAAAAAAAAAAAJgCAABkcnMv&#10;ZG93bnJldi54bWxQSwUGAAAAAAQABAD1AAAAigMAAAAA&#10;" fillcolor="#dbe5f1 [660]" strokecolor="#4f81bd [3204]" strokeweight="2pt">
                  <v:fill opacity="63479f"/>
                  <v:textbox inset="2.15253mm,1.07625mm,2.15253mm,1.07625mm">
                    <w:txbxContent>
                      <w:p w:rsidR="00905B1A" w:rsidRPr="007E2346" w:rsidRDefault="00905B1A" w:rsidP="0065076B">
                        <w:pPr>
                          <w:pStyle w:val="NormalWeb"/>
                          <w:spacing w:before="0" w:beforeAutospacing="0" w:after="0" w:afterAutospacing="0" w:line="240" w:lineRule="auto"/>
                          <w:jc w:val="center"/>
                          <w:rPr>
                            <w:rFonts w:cs="Arial"/>
                            <w:sz w:val="18"/>
                          </w:rPr>
                        </w:pPr>
                        <w:r w:rsidRPr="007E2346">
                          <w:rPr>
                            <w:rFonts w:cs="Arial"/>
                            <w:color w:val="000000" w:themeColor="dark1"/>
                            <w:kern w:val="24"/>
                            <w:szCs w:val="36"/>
                          </w:rPr>
                          <w:t>BD</w:t>
                        </w:r>
                      </w:p>
                      <w:p w:rsidR="00905B1A" w:rsidRPr="007E2346" w:rsidRDefault="00905B1A" w:rsidP="0065076B">
                        <w:pPr>
                          <w:pStyle w:val="NormalWeb"/>
                          <w:spacing w:before="0" w:beforeAutospacing="0" w:after="0" w:afterAutospacing="0" w:line="240" w:lineRule="auto"/>
                          <w:jc w:val="center"/>
                          <w:rPr>
                            <w:rFonts w:cs="Arial"/>
                            <w:sz w:val="18"/>
                          </w:rPr>
                        </w:pPr>
                        <w:proofErr w:type="spellStart"/>
                        <w:r w:rsidRPr="007E2346">
                          <w:rPr>
                            <w:rFonts w:cs="Arial"/>
                            <w:color w:val="000000" w:themeColor="dark1"/>
                            <w:kern w:val="24"/>
                            <w:szCs w:val="36"/>
                          </w:rPr>
                          <w:t>MySQL</w:t>
                        </w:r>
                        <w:proofErr w:type="spellEnd"/>
                        <w:r w:rsidRPr="007E2346">
                          <w:rPr>
                            <w:rFonts w:cs="Arial"/>
                            <w:color w:val="000000" w:themeColor="dark1"/>
                            <w:kern w:val="24"/>
                            <w:szCs w:val="36"/>
                          </w:rPr>
                          <w:t xml:space="preserve"> 5</w:t>
                        </w:r>
                      </w:p>
                    </w:txbxContent>
                  </v:textbox>
                </v:shape>
                <v:roundrect id="23 Rectángulo redondeado" o:spid="_x0000_s1134" style="position:absolute;left:45843;top:20086;width:8818;height:2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NOXMAA&#10;AADcAAAADwAAAGRycy9kb3ducmV2LnhtbESPzQrCMBCE74LvEFbwpqketFSjiCB4UusPXpdmbYvN&#10;pjRR69sbQfA4zMw3zHzZmko8qXGlZQWjYQSCOLO65FzB+bQZxCCcR9ZYWSYFb3KwXHQ7c0y0fXFK&#10;z6PPRYCwS1BB4X2dSOmyggy6oa2Jg3ezjUEfZJNL3eArwE0lx1E0kQZLDgsF1rQuKLsfH0ZBLK+7&#10;6MG+PE1v7SXemzzdpQel+r12NQPhqfX/8K+91QrGoyl8z4QjIB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DNOXMAAAADcAAAADwAAAAAAAAAAAAAAAACYAgAAZHJzL2Rvd25y&#10;ZXYueG1sUEsFBgAAAAAEAAQA9QAAAIUDAAAAAA==&#10;" fillcolor="#dbe5f1 [660]" strokecolor="#4f81bd [3204]" strokeweight="2pt">
                  <v:textbox inset="2.15253mm,1.07625mm,2.15253mm,1.07625mm">
                    <w:txbxContent>
                      <w:p w:rsidR="00905B1A" w:rsidRPr="009F1A09" w:rsidRDefault="00905B1A" w:rsidP="0065076B">
                        <w:pPr>
                          <w:pStyle w:val="NormalWeb"/>
                          <w:spacing w:before="0" w:beforeAutospacing="0" w:after="0" w:afterAutospacing="0"/>
                          <w:jc w:val="center"/>
                          <w:rPr>
                            <w:rFonts w:cs="Arial"/>
                            <w:sz w:val="18"/>
                          </w:rPr>
                        </w:pPr>
                        <w:r w:rsidRPr="009F1A09">
                          <w:rPr>
                            <w:rFonts w:cs="Arial"/>
                            <w:kern w:val="24"/>
                            <w:szCs w:val="36"/>
                          </w:rPr>
                          <w:t>PHP</w:t>
                        </w:r>
                      </w:p>
                    </w:txbxContent>
                  </v:textbox>
                </v:roundrect>
                <v:line id="218 Conector recto" o:spid="_x0000_s1135" style="position:absolute;visibility:visible;mso-wrap-style:square" from="27329,6936" to="27329,46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s/l8EAAADcAAAADwAAAGRycy9kb3ducmV2LnhtbERPTWsCMRC9F/wPYQRvNasHsatRVChU&#10;0BZXDx7HzbhZ3EyWJOr675tDocfH+54vO9uIB/lQO1YwGmYgiEuna64UnI6f71MQISJrbByTghcF&#10;WC56b3PMtXvygR5FrEQK4ZCjAhNjm0sZSkMWw9C1xIm7Om8xJugrqT0+U7ht5DjLJtJizanBYEsb&#10;Q+WtuFsFH9/F63I77H/0sbl7t6X17rw2Sg363WoGIlIX/8V/7i+tYDxKa9OZdATk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uz+XwQAAANwAAAAPAAAAAAAAAAAAAAAA&#10;AKECAABkcnMvZG93bnJldi54bWxQSwUGAAAAAAQABAD5AAAAjwMAAAAA&#10;" strokecolor="#f79646 [3209]" strokeweight="3pt">
                  <v:shadow on="t" color="black" opacity="22937f" origin=",.5" offset="0,.63889mm"/>
                </v:line>
                <v:line id="219 Conector recto" o:spid="_x0000_s1136" style="position:absolute;visibility:visible;mso-wrap-style:square" from="30699,6937" to="30699,43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eaDMQAAADcAAAADwAAAGRycy9kb3ducmV2LnhtbESPQWsCMRSE7wX/Q3iCt5rVg9TVKFUQ&#10;WlCLq4ceXzevm8XNy5JEXf99IxQ8DjPzDTNfdrYRV/KhdqxgNMxAEJdO11wpOB03r28gQkTW2Dgm&#10;BXcKsFz0XuaYa3fjA12LWIkE4ZCjAhNjm0sZSkMWw9C1xMn7dd5iTNJXUnu8Jbht5DjLJtJizWnB&#10;YEtrQ+W5uFgF031x/zkfdl/62Fy8+6TV9ntllBr0u/cZiEhdfIb/2x9awXg0hceZdAT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95oMxAAAANwAAAAPAAAAAAAAAAAA&#10;AAAAAKECAABkcnMvZG93bnJldi54bWxQSwUGAAAAAAQABAD5AAAAkgMAAAAA&#10;" strokecolor="#f79646 [3209]" strokeweight="3pt">
                  <v:shadow on="t" color="black" opacity="22937f" origin=",.5" offset="0,.63889mm"/>
                </v:line>
                <v:shape id="220 Cuadro de texto" o:spid="_x0000_s1137" type="#_x0000_t202" style="position:absolute;left:21379;top:25953;width:15031;height:312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Vab8A&#10;AADcAAAADwAAAGRycy9kb3ducmV2LnhtbERPz2vCMBS+D/Y/hDfwtqb2IKNrFBFEb8OqeH00b021&#10;eSlJWrv/fjkMdvz4fleb2fZiIh86xwqWWQ6CuHG641bB5bx//wARIrLG3jEp+KEAm/XrS4Wldk8+&#10;0VTHVqQQDiUqMDEOpZShMWQxZG4gTty38xZjgr6V2uMzhdteFnm+khY7Tg0GB9oZah71aBVM8+F4&#10;uPn7UJyx/uqcHK8nGpVavM3bTxCR5vgv/nMftYKiSPPTmXQE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e5VpvwAAANwAAAAPAAAAAAAAAAAAAAAAAJgCAABkcnMvZG93bnJl&#10;di54bWxQSwUGAAAAAAQABAD1AAAAhAMAAAAA&#10;" filled="f" stroked="f" strokeweight=".5pt">
                  <v:textbox inset="2.15292mm,1.0764mm,2.15292mm,1.0764mm">
                    <w:txbxContent>
                      <w:p w:rsidR="00905B1A" w:rsidRPr="000E6C2B" w:rsidRDefault="00905B1A" w:rsidP="0065076B">
                        <w:pPr>
                          <w:rPr>
                            <w:b/>
                            <w:sz w:val="28"/>
                          </w:rPr>
                        </w:pPr>
                        <w:r w:rsidRPr="000E6C2B">
                          <w:rPr>
                            <w:b/>
                            <w:sz w:val="28"/>
                          </w:rPr>
                          <w:t>Red de datos</w:t>
                        </w:r>
                      </w:p>
                    </w:txbxContent>
                  </v:textbox>
                </v:shape>
                <v:roundrect id="25 Rectángulo redondeado" o:spid="_x0000_s1138" style="position:absolute;left:53510;top:31748;width:15992;height:45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0jGsQA&#10;AADcAAAADwAAAGRycy9kb3ducmV2LnhtbESPQWsCMRSE74X+h/AK3mrWBUvdGkVFQXpzWzw/N6/J&#10;6uZl2UTd/fdNQehxmJlvmPmyd424URdqzwom4wwEceV1zUbB99fu9R1EiMgaG8+kYKAAy8Xz0xwL&#10;7e98oFsZjUgQDgUqsDG2hZShsuQwjH1LnLwf3zmMSXZG6g7vCe4amWfZm3RYc1qw2NLGUnUpr07B&#10;mbazs15/7uz0Mg3NcDLH9rhSavTSrz5AROrjf/jR3msFeT6BvzPp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NIxrEAAAA3AAAAA8AAAAAAAAAAAAAAAAAmAIAAGRycy9k&#10;b3ducmV2LnhtbFBLBQYAAAAABAAEAPUAAACJAwAAAAA=&#10;" fillcolor="white [3201]" strokecolor="#4f81bd [3204]" strokeweight="2pt">
                  <v:textbox inset="2.15253mm,1.07625mm,2.15253mm,1.07625mm">
                    <w:txbxContent>
                      <w:p w:rsidR="00905B1A" w:rsidRPr="009F1A09" w:rsidRDefault="00905B1A" w:rsidP="0065076B">
                        <w:pPr>
                          <w:pStyle w:val="NormalWeb"/>
                          <w:spacing w:before="0" w:beforeAutospacing="0" w:after="0" w:afterAutospacing="0" w:line="240" w:lineRule="auto"/>
                          <w:jc w:val="center"/>
                        </w:pPr>
                        <w:r w:rsidRPr="009F1A09">
                          <w:rPr>
                            <w:rFonts w:cs="Arial"/>
                            <w:kern w:val="24"/>
                          </w:rPr>
                          <w:t>Consulta Rutas - Estaciones</w:t>
                        </w:r>
                      </w:p>
                    </w:txbxContent>
                  </v:textbox>
                </v:roundrect>
                <v:roundrect id="24 Rectángulo redondeado" o:spid="_x0000_s1139" style="position:absolute;left:57175;top:15050;width:10243;height:47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9bcIA&#10;AADcAAAADwAAAGRycy9kb3ducmV2LnhtbESPQYvCMBSE78L+h/AWvNnUguJWo7iLgnhbXTw/m2dT&#10;bV5KE7X+eyMseBxm5htmtuhsLW7U+sqxgmGSgiAunK64VPC3Xw8mIHxA1lg7JgUP8rCYf/RmmGt3&#10;51+67UIpIoR9jgpMCE0upS8MWfSJa4ijd3KtxRBlW0rd4j3CbS2zNB1LixXHBYMN/RgqLrurVXCm&#10;1ddZf2/XZnQZ+fpxLA/NYalU/7NbTkEE6sI7/N/eaAVZlsHrTDwC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X71twgAAANwAAAAPAAAAAAAAAAAAAAAAAJgCAABkcnMvZG93&#10;bnJldi54bWxQSwUGAAAAAAQABAD1AAAAhwMAAAAA&#10;" fillcolor="white [3201]" strokecolor="#4f81bd [3204]" strokeweight="2pt">
                  <v:textbox inset="2.15253mm,1.07625mm,2.15253mm,1.07625mm">
                    <w:txbxContent>
                      <w:p w:rsidR="00905B1A" w:rsidRPr="009F1A09" w:rsidRDefault="00905B1A" w:rsidP="0065076B">
                        <w:pPr>
                          <w:pStyle w:val="NormalWeb"/>
                          <w:spacing w:before="0" w:beforeAutospacing="0" w:after="0" w:afterAutospacing="0" w:line="240" w:lineRule="auto"/>
                          <w:jc w:val="center"/>
                          <w:rPr>
                            <w:rFonts w:cs="Arial"/>
                          </w:rPr>
                        </w:pPr>
                        <w:r w:rsidRPr="009F1A09">
                          <w:rPr>
                            <w:rFonts w:cs="Arial"/>
                            <w:kern w:val="24"/>
                          </w:rPr>
                          <w:t>Registro Usuario</w:t>
                        </w:r>
                      </w:p>
                    </w:txbxContent>
                  </v:textbox>
                </v:roundrect>
                <v:roundrect id="47 Rectángulo redondeado" o:spid="_x0000_s1140" style="position:absolute;left:55848;top:24447;width:11635;height:54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MY9sMA&#10;AADcAAAADwAAAGRycy9kb3ducmV2LnhtbESPT4vCMBTE78J+h/AW9qbpdlG0GsWVFRZv/sHzs3k2&#10;1ealNFHrtzeC4HGYmd8wk1lrK3GlxpeOFXz3EhDEudMlFwp222V3CMIHZI2VY1JwJw+z6Udngpl2&#10;N17TdRMKESHsM1RgQqgzKX1uyKLvuZo4ekfXWAxRNoXUDd4i3FYyTZKBtFhyXDBY08JQft5crIIT&#10;/Y1O+ne1NP1z31f3Q7Gv93Olvj7b+RhEoDa8w6/2v1aQpj/wPBOP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MY9sMAAADcAAAADwAAAAAAAAAAAAAAAACYAgAAZHJzL2Rv&#10;d25yZXYueG1sUEsFBgAAAAAEAAQA9QAAAIgDAAAAAA==&#10;" fillcolor="white [3201]" strokecolor="#4f81bd [3204]" strokeweight="2pt">
                  <v:textbox inset="2.15253mm,1.07625mm,2.15253mm,1.07625mm">
                    <w:txbxContent>
                      <w:p w:rsidR="00905B1A" w:rsidRPr="009F1A09" w:rsidRDefault="00905B1A" w:rsidP="0065076B">
                        <w:pPr>
                          <w:pStyle w:val="NormalWeb"/>
                          <w:spacing w:before="0" w:beforeAutospacing="0" w:after="0" w:afterAutospacing="0" w:line="240" w:lineRule="auto"/>
                          <w:jc w:val="center"/>
                          <w:rPr>
                            <w:rFonts w:cs="Arial"/>
                            <w:sz w:val="18"/>
                          </w:rPr>
                        </w:pPr>
                        <w:r>
                          <w:rPr>
                            <w:rFonts w:cs="Arial"/>
                            <w:kern w:val="24"/>
                            <w:szCs w:val="36"/>
                          </w:rPr>
                          <w:t xml:space="preserve">GCM Registro </w:t>
                        </w:r>
                      </w:p>
                    </w:txbxContent>
                  </v:textbox>
                </v:roundrect>
                <v:line id="15 Conector recto" o:spid="_x0000_s1141" style="position:absolute;visibility:visible;mso-wrap-style:square" from="27254,46349" to="72434,46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r/L8UAAADcAAAADwAAAGRycy9kb3ducmV2LnhtbESPQWsCMRSE74X+h/AKvdWsSyl1NYoW&#10;Ci3UiqsHj8/Nc7O4eVmSqOu/N4WCx2FmvmEms9624kw+NI4VDAcZCOLK6YZrBdvN58s7iBCRNbaO&#10;ScGVAsymjw8TLLS78JrOZaxFgnAoUIGJsSukDJUhi2HgOuLkHZy3GJP0tdQeLwluW5ln2Zu02HBa&#10;MNjRh6HqWJ6sgtFved0f18uV3rQn775p8bNbGKWen/r5GESkPt7D/+0vrSDPX+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r/L8UAAADcAAAADwAAAAAAAAAA&#10;AAAAAAChAgAAZHJzL2Rvd25yZXYueG1sUEsFBgAAAAAEAAQA+QAAAJMDAAAAAA==&#10;" strokecolor="#f79646 [3209]" strokeweight="3pt">
                  <v:shadow on="t" color="black" opacity="22937f" origin=",.5" offset="0,.63889mm"/>
                </v:line>
                <v:line id="16 Conector recto" o:spid="_x0000_s1142" style="position:absolute;visibility:visible;mso-wrap-style:square" from="30612,43384" to="72718,43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ZatMUAAADcAAAADwAAAGRycy9kb3ducmV2LnhtbESPQWsCMRSE74X+h/AKvdWsCy11NYoW&#10;Ci3UiqsHj8/Nc7O4eVmSqOu/N4WCx2FmvmEms9624kw+NI4VDAcZCOLK6YZrBdvN58s7iBCRNbaO&#10;ScGVAsymjw8TLLS78JrOZaxFgnAoUIGJsSukDJUhi2HgOuLkHZy3GJP0tdQeLwluW5ln2Zu02HBa&#10;MNjRh6HqWJ6sgtFved0f18uV3rQn775p8bNbGKWen/r5GESkPt7D/+0vrSDPX+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ZatMUAAADcAAAADwAAAAAAAAAA&#10;AAAAAAChAgAAZHJzL2Rvd25yZXYueG1sUEsFBgAAAAAEAAQA+QAAAJMDAAAAAA==&#10;" strokecolor="#f79646 [3209]" strokeweight="3pt">
                  <v:shadow on="t" color="black" opacity="22937f" origin=",.5" offset="0,.63889mm"/>
                </v:line>
                <v:shape id="17 Cuadro de texto" o:spid="_x0000_s1143" type="#_x0000_t202" style="position:absolute;left:45942;top:43784;width:11335;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WkDcYA&#10;AADcAAAADwAAAGRycy9kb3ducmV2LnhtbESPT2vCQBTE74V+h+UVetNNcxCJriIWqdiDaIt/bs/s&#10;Mwlm3y7ZrSbf3hWEHoeZ+Q0znramFldqfGVZwUc/AUGcW11xoeD3Z9EbgvABWWNtmRR05GE6eX0Z&#10;Y6btjTd03YZCRAj7DBWUIbhMSp+XZND3rSOO3tk2BkOUTSF1g7cIN7VMk2QgDVYcF0p0NC8pv2z/&#10;jIL12R+/Tt330NFqt9wfOve5WB2Ven9rZyMQgdrwH362l1pBmg7gcS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WkDcYAAADcAAAADwAAAAAAAAAAAAAAAACYAgAAZHJz&#10;L2Rvd25yZXYueG1sUEsFBgAAAAAEAAQA9QAAAIsDAAAAAA==&#10;" filled="f" stroked="f" strokeweight=".5pt">
                  <v:textbox inset="2.15292mm,1.0764mm,2.15292mm,1.0764mm">
                    <w:txbxContent>
                      <w:p w:rsidR="00905B1A" w:rsidRPr="000E6C2B" w:rsidRDefault="00905B1A" w:rsidP="0065076B">
                        <w:pPr>
                          <w:pStyle w:val="NormalWeb"/>
                          <w:spacing w:before="0" w:beforeAutospacing="0" w:after="200" w:afterAutospacing="0" w:line="276" w:lineRule="auto"/>
                          <w:rPr>
                            <w:rFonts w:cs="Arial"/>
                            <w:b/>
                            <w:sz w:val="22"/>
                          </w:rPr>
                        </w:pPr>
                        <w:r w:rsidRPr="000E6C2B">
                          <w:rPr>
                            <w:rFonts w:eastAsia="Calibri" w:cs="Arial"/>
                            <w:b/>
                            <w:bCs/>
                            <w:szCs w:val="28"/>
                          </w:rPr>
                          <w:t>Red de datos</w:t>
                        </w:r>
                      </w:p>
                    </w:txbxContent>
                  </v:textbox>
                </v:shape>
                <v:shape id="7 CuadroTexto" o:spid="_x0000_s1144" type="#_x0000_t202" style="position:absolute;left:4506;top:10027;width:7493;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fxssQA&#10;AADcAAAADwAAAGRycy9kb3ducmV2LnhtbESPQWvCQBSE74L/YXmCF9FNc6gluooKguhJLeT6yD6T&#10;6O7bkN2atL++Wyh4HGbmG2a57q0RT2p97VjB2ywBQVw4XXOp4PO6n36A8AFZo3FMCr7Jw3o1HCwx&#10;067jMz0voRQRwj5DBVUITSalLyqy6GeuIY7ezbUWQ5RtKXWLXYRbI9MkeZcWa44LFTa0q6h4XL6s&#10;gskpP3bzk7vnYb815myv+XHyo9R41G8WIAL14RX+bx+0gjSdw9+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X8bLEAAAA3AAAAA8AAAAAAAAAAAAAAAAAmAIAAGRycy9k&#10;b3ducmV2LnhtbFBLBQYAAAAABAAEAPUAAACJAwAAAAA=&#10;" fillcolor="#dbe5f1 [660]" strokecolor="#9bbb59 [3206]" strokeweight="2pt">
                  <v:textbox style="mso-fit-shape-to-text:t" inset="2.15253mm,1.07625mm,2.15253mm,1.07625mm">
                    <w:txbxContent>
                      <w:p w:rsidR="00905B1A" w:rsidRPr="0079246C" w:rsidRDefault="00905B1A" w:rsidP="0065076B">
                        <w:pPr>
                          <w:pStyle w:val="NormalWeb"/>
                          <w:spacing w:before="0" w:beforeAutospacing="0" w:after="0" w:afterAutospacing="0"/>
                          <w:jc w:val="center"/>
                          <w:rPr>
                            <w:rFonts w:cs="Arial"/>
                          </w:rPr>
                        </w:pPr>
                        <w:r w:rsidRPr="0079246C">
                          <w:rPr>
                            <w:rFonts w:cs="Arial"/>
                            <w:color w:val="000000" w:themeColor="dark1"/>
                            <w:kern w:val="24"/>
                          </w:rPr>
                          <w:t>GPS</w:t>
                        </w:r>
                      </w:p>
                    </w:txbxContent>
                  </v:textbox>
                </v:shape>
                <v:shape id="8 CuadroTexto" o:spid="_x0000_s1145" type="#_x0000_t202" style="position:absolute;left:3363;top:15333;width:9806;height:6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sid8IA&#10;AADcAAAADwAAAGRycy9kb3ducmV2LnhtbERPXWvCMBR9F/wP4Qp7s2kLE1eNsg02poKwbgi+XZpr&#10;W9bchCar3b9fHgQfD+d7vR1NJwbqfWtZQZakIIgrq1uuFXx/vc2XIHxA1thZJgV/5GG7mU7WWGh7&#10;5U8aylCLGMK+QAVNCK6Q0lcNGfSJdcSRu9jeYIiwr6Xu8RrDTSfzNF1Igy3HhgYdvTZU/ZS/RgHr&#10;lyfXvmc7P5zyw+OZjtl+PCr1MBufVyACjeEuvrk/tII8j2vjmX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uyJ3wgAAANwAAAAPAAAAAAAAAAAAAAAAAJgCAABkcnMvZG93&#10;bnJldi54bWxQSwUGAAAAAAQABAD1AAAAhwMAAAAA&#10;" fillcolor="white [3201]" strokecolor="#9bbb59 [3206]" strokeweight="2pt">
                  <v:textbox inset="2.15253mm,1.07625mm,2.15253mm,1.07625mm">
                    <w:txbxContent>
                      <w:p w:rsidR="00905B1A" w:rsidRPr="00CE02BE" w:rsidRDefault="00905B1A" w:rsidP="0065076B">
                        <w:pPr>
                          <w:pStyle w:val="NormalWeb"/>
                          <w:spacing w:before="0" w:beforeAutospacing="0" w:after="0" w:afterAutospacing="0"/>
                          <w:jc w:val="center"/>
                          <w:rPr>
                            <w:rFonts w:cs="Arial"/>
                          </w:rPr>
                        </w:pPr>
                        <w:r w:rsidRPr="00CE02BE">
                          <w:rPr>
                            <w:rFonts w:cs="Arial"/>
                            <w:color w:val="000000" w:themeColor="dark1"/>
                            <w:kern w:val="24"/>
                          </w:rPr>
                          <w:t>Extracción (Long, Lat.)</w:t>
                        </w:r>
                      </w:p>
                    </w:txbxContent>
                  </v:textbox>
                </v:shape>
                <v:shape id="11 CuadroTexto" o:spid="_x0000_s1146" type="#_x0000_t202" style="position:absolute;left:2739;top:37538;width:11132;height:6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eH7MQA&#10;AADcAAAADwAAAGRycy9kb3ducmV2LnhtbESPQWvCQBSE7wX/w/IEb3WTgFJTV1FBUQuCWgq9PbLP&#10;JJh9G7JrjP/eLRQ8DjPzDTOdd6YSLTWutKwgHkYgiDOrS84VfJ/X7x8gnEfWWFkmBQ9yMJ/13qaY&#10;anvnI7Unn4sAYZeigsL7OpXSZQUZdENbEwfvYhuDPsgml7rBe4CbSiZRNJYGSw4LBda0Kii7nm5G&#10;AevlpC438c61P8nX6JcO8b47KDXod4tPEJ46/wr/t7daQZJM4O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3h+zEAAAA3AAAAA8AAAAAAAAAAAAAAAAAmAIAAGRycy9k&#10;b3ducmV2LnhtbFBLBQYAAAAABAAEAPUAAACJAwAAAAA=&#10;" fillcolor="white [3201]" strokecolor="#9bbb59 [3206]" strokeweight="2pt">
                  <v:textbox inset="2.15253mm,1.07625mm,2.15253mm,1.07625mm">
                    <w:txbxContent>
                      <w:p w:rsidR="00905B1A" w:rsidRPr="0079246C" w:rsidRDefault="00905B1A" w:rsidP="0065076B">
                        <w:pPr>
                          <w:pStyle w:val="NormalWeb"/>
                          <w:spacing w:before="0" w:beforeAutospacing="0" w:after="0" w:afterAutospacing="0" w:line="240" w:lineRule="auto"/>
                          <w:jc w:val="center"/>
                          <w:rPr>
                            <w:rFonts w:cs="Arial"/>
                          </w:rPr>
                        </w:pPr>
                        <w:r w:rsidRPr="0079246C">
                          <w:rPr>
                            <w:rFonts w:cs="Arial"/>
                            <w:color w:val="000000" w:themeColor="dark1"/>
                            <w:kern w:val="24"/>
                          </w:rPr>
                          <w:t>Módulo de Registro del Móvil</w:t>
                        </w:r>
                      </w:p>
                    </w:txbxContent>
                  </v:textbox>
                </v:shape>
                <v:shape id="57 CuadroTexto" o:spid="_x0000_s1147" type="#_x0000_t202" style="position:absolute;left:5599;top:25953;width:7761;height:7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4rMMA&#10;AADcAAAADwAAAGRycy9kb3ducmV2LnhtbERPTWvCQBC9F/wPywjedJMUSxuzkSpUtAWhKoXehuyY&#10;hGZnQ3aN8d+7B6HHx/vOloNpRE+dqy0riGcRCOLC6ppLBafjx/QVhPPIGhvLpOBGDpb56CnDVNsr&#10;f1N/8KUIIexSVFB536ZSuqIig25mW+LAnW1n0AfYlVJ3eA3hppFJFL1IgzWHhgpbWldU/B0uRgHr&#10;1Vtbb+Kd63+Sr/kv7ePPYa/UZDy8L0B4Gvy/+OHeagXJc5gfzoQjI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S4rMMAAADcAAAADwAAAAAAAAAAAAAAAACYAgAAZHJzL2Rv&#10;d25yZXYueG1sUEsFBgAAAAAEAAQA9QAAAIgDAAAAAA==&#10;" fillcolor="white [3201]" strokecolor="#9bbb59 [3206]" strokeweight="2pt">
                  <v:textbox inset="2.15253mm,1.07625mm,2.15253mm,1.07625mm">
                    <w:txbxContent>
                      <w:p w:rsidR="00905B1A" w:rsidRPr="0079246C" w:rsidRDefault="00905B1A" w:rsidP="0065076B">
                        <w:pPr>
                          <w:pStyle w:val="NormalWeb"/>
                          <w:spacing w:before="0" w:beforeAutospacing="0" w:after="0" w:afterAutospacing="0" w:line="240" w:lineRule="auto"/>
                          <w:jc w:val="center"/>
                          <w:rPr>
                            <w:rFonts w:cs="Arial"/>
                          </w:rPr>
                        </w:pPr>
                        <w:r w:rsidRPr="0079246C">
                          <w:rPr>
                            <w:rFonts w:cs="Arial"/>
                            <w:color w:val="000000" w:themeColor="dark1"/>
                            <w:kern w:val="24"/>
                          </w:rPr>
                          <w:t>Módulo de envió de Datos</w:t>
                        </w:r>
                      </w:p>
                    </w:txbxContent>
                  </v:textbox>
                </v:shape>
                <v:shape id="58 CuadroTexto" o:spid="_x0000_s1148" type="#_x0000_t202" style="position:absolute;left:13825;top:13828;width:6345;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fZsYA&#10;AADcAAAADwAAAGRycy9kb3ducmV2LnhtbESPQWvCQBSE74X+h+UVvBTdxEIp0VWCUFp7KU170Nsj&#10;+0yi2bdhd+vGf98VhB6HmfmGWa5H04szOd9ZVpDPMhDEtdUdNwp+vl+nLyB8QNbYWyYFF/KwXt3f&#10;LbHQNvIXnavQiARhX6CCNoShkNLXLRn0MzsQJ+9gncGQpGukdhgT3PRynmXP0mDHaaHFgTYt1afq&#10;1ygw+vIYy3jcuI9t9bk/lHH3ljdKTR7GcgEi0Bj+w7f2u1Ywf8rheiYd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0WfZsYAAADcAAAADwAAAAAAAAAAAAAAAACYAgAAZHJz&#10;L2Rvd25yZXYueG1sUEsFBgAAAAAEAAQA9QAAAIsDAAAAAA==&#10;" fillcolor="white [3201]" strokecolor="#9bbb59 [3206]" strokeweight="2pt">
                  <v:textbox style="mso-fit-shape-to-text:t" inset="2.15253mm,1.07625mm,2.15253mm,1.07625mm">
                    <w:txbxContent>
                      <w:p w:rsidR="00905B1A" w:rsidRPr="0079246C" w:rsidRDefault="00905B1A" w:rsidP="0065076B">
                        <w:pPr>
                          <w:pStyle w:val="NormalWeb"/>
                          <w:spacing w:before="0" w:beforeAutospacing="0" w:after="0" w:afterAutospacing="0"/>
                          <w:jc w:val="center"/>
                          <w:rPr>
                            <w:rFonts w:cs="Arial"/>
                          </w:rPr>
                        </w:pPr>
                        <w:r w:rsidRPr="0079246C">
                          <w:rPr>
                            <w:rFonts w:cs="Arial"/>
                            <w:color w:val="000000" w:themeColor="dark1"/>
                            <w:kern w:val="24"/>
                          </w:rPr>
                          <w:t>POST</w:t>
                        </w:r>
                      </w:p>
                    </w:txbxContent>
                  </v:textbox>
                </v:shape>
                <v:shape id="59 CuadroTexto" o:spid="_x0000_s1149" type="#_x0000_t202" style="position:absolute;left:13870;top:20083;width:6268;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cBEcYA&#10;AADcAAAADwAAAGRycy9kb3ducmV2LnhtbESPQWvCQBSE74X+h+UVvBTdmEIp0VWCUFp7kaY96O2R&#10;fSbR7Nuwu3Xjv3cLhR6HmfmGWa5H04sLOd9ZVjCfZSCIa6s7bhR8f71OX0D4gKyxt0wKruRhvbq/&#10;W2KhbeRPulShEQnCvkAFbQhDIaWvWzLoZ3YgTt7ROoMhSddI7TAmuOllnmXP0mDHaaHFgTYt1efq&#10;xygw+voYy3jauI9ttTscy7h/mzdKTR7GcgEi0Bj+w3/td60gf8rh90w6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5cBEcYAAADcAAAADwAAAAAAAAAAAAAAAACYAgAAZHJz&#10;L2Rvd25yZXYueG1sUEsFBgAAAAAEAAQA9QAAAIsDAAAAAA==&#10;" fillcolor="white [3201]" strokecolor="#9bbb59 [3206]" strokeweight="2pt">
                  <v:textbox style="mso-fit-shape-to-text:t" inset="2.15253mm,1.07625mm,2.15253mm,1.07625mm">
                    <w:txbxContent>
                      <w:p w:rsidR="00905B1A" w:rsidRPr="0079246C" w:rsidRDefault="00905B1A" w:rsidP="0065076B">
                        <w:pPr>
                          <w:pStyle w:val="NormalWeb"/>
                          <w:spacing w:before="0" w:beforeAutospacing="0" w:after="0" w:afterAutospacing="0"/>
                          <w:jc w:val="center"/>
                          <w:rPr>
                            <w:rFonts w:cs="Arial"/>
                          </w:rPr>
                        </w:pPr>
                        <w:r w:rsidRPr="0079246C">
                          <w:rPr>
                            <w:rFonts w:cs="Arial"/>
                            <w:color w:val="000000" w:themeColor="dark1"/>
                            <w:kern w:val="24"/>
                          </w:rPr>
                          <w:t>HTTP</w:t>
                        </w:r>
                      </w:p>
                    </w:txbxContent>
                  </v:textbox>
                </v:shape>
                <v:shape id="233 Conector angular" o:spid="_x0000_s1150" type="#_x0000_t34" style="position:absolute;left:6850;top:23323;width:4046;height:12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RyiMQAAADcAAAADwAAAGRycy9kb3ducmV2LnhtbESPQWsCMRSE7wX/Q3iCt5pVYamrUUQQ&#10;vVioCu3xsXlmt928LEnU3f76plDocZiZb5jlurONuJMPtWMFk3EGgrh0umaj4HLePb+ACBFZY+OY&#10;FPQUYL0aPC2x0O7Bb3Q/RSMShEOBCqoY20LKUFZkMYxdS5y8q/MWY5LeSO3xkeC2kdMsy6XFmtNC&#10;hS1tKyq/Tjer4JiH/HDET99/b+ev/fs+fhijlRoNu80CRKQu/of/2getYDqbwe+Zd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BHKIxAAAANwAAAAPAAAAAAAAAAAA&#10;AAAAAKECAABkcnMvZG93bnJldi54bWxQSwUGAAAAAAQABAD5AAAAkgMAAAAA&#10;" strokecolor="black [3040]">
                  <v:stroke endarrow="open"/>
                </v:shape>
                <v:shape id="234 Conector angular" o:spid="_x0000_s1151" type="#_x0000_t34" style="position:absolute;left:7078;top:35136;width:3629;height:117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yMPMUAAADcAAAADwAAAGRycy9kb3ducmV2LnhtbESP3WoCMRSE74W+QziF3mnWn9qyNYqW&#10;CkJBqO0DHDanyeLmZE3SdfXpTaHQy2FmvmEWq941oqMQa88KxqMCBHHldc1GwdfndvgMIiZkjY1n&#10;UnChCKvl3WCBpfZn/qDukIzIEI4lKrAptaWUsbLkMI58S5y9bx8cpiyDkTrgOcNdIydFMZcOa84L&#10;Flt6tVQdDz9OwdRsQmfm9n1/3Tye9k/4xtYWSj3c9+sXEIn69B/+a++0gsl0Br9n8hG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yMPMUAAADcAAAADwAAAAAAAAAA&#10;AAAAAAChAgAAZHJzL2Rvd25yZXYueG1sUEsFBgAAAAAEAAQA+QAAAJMDAAAAAA==&#10;" strokecolor="black [3040]">
                  <v:stroke endarrow="open"/>
                </v:shape>
                <v:shape id="235 Conector angular" o:spid="_x0000_s1152" type="#_x0000_t33" style="position:absolute;left:13360;top:22867;width:3649;height:706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vF6cYAAADcAAAADwAAAGRycy9kb3ducmV2LnhtbESPT2sCMRTE7wW/Q3iFXkrNVnErq1G0&#10;tKhH/4B4e2yeu1s3L0sSdfvtjSB4HGbmN8x42ppaXMj5yrKCz24Cgji3uuJCwW77+zEE4QOyxtoy&#10;KfgnD9NJ52WMmbZXXtNlEwoRIewzVFCG0GRS+rwkg75rG+LoHa0zGKJ0hdQOrxFuatlLklQarDgu&#10;lNjQd0n5aXM2Chapm+/D19/52Nfb9ft8f1od6Eept9d2NgIRqA3P8KO91Ap6/QHcz8QjIC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bxenGAAAA3AAAAA8AAAAAAAAA&#10;AAAAAAAAoQIAAGRycy9kb3ducmV2LnhtbFBLBQYAAAAABAAEAPkAAACUAwAAAAA=&#10;" strokecolor="black [3040]">
                  <v:stroke endarrow="open"/>
                </v:shape>
                <v:shape id="236 Conector angular" o:spid="_x0000_s1153" type="#_x0000_t34" style="position:absolute;left:6999;top:14066;width:2523;height: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PREMQAAADcAAAADwAAAGRycy9kb3ducmV2LnhtbESPQWsCMRSE7wX/Q3iCt5pVYamrUUSQ&#10;erFQW9DjY/PMrm5eliTV3f76plDocZiZb5jlurONuJMPtWMFk3EGgrh0umaj4PNj9/wCIkRkjY1j&#10;UtBTgPVq8LTEQrsHv9P9GI1IEA4FKqhibAspQ1mRxTB2LXHyLs5bjEl6I7XHR4LbRk6zLJcWa04L&#10;Fba0rai8Hb+sgkMe8v0Br77/3s7f+tNrPBujlRoNu80CRKQu/of/2nutYDrL4fdMOgJ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c9EQxAAAANwAAAAPAAAAAAAAAAAA&#10;AAAAAKECAABkcnMvZG93bnJldi54bWxQSwUGAAAAAAQABAD5AAAAkgMAAAAA&#10;" strokecolor="black [3040]">
                  <v:stroke endarrow="open"/>
                </v:shape>
                <v:shape id="7 CuadroTexto" o:spid="_x0000_s1154" type="#_x0000_t202" style="position:absolute;left:3098;top:561;width:10488;height:4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g2MYA&#10;AADcAAAADwAAAGRycy9kb3ducmV2LnhtbESP3WrCQBSE7wXfYTmCd3WTSGsbXcUWWvwBQVsE7w7Z&#10;YxLMng3ZbYxv7xYKXg4z8w0zW3SmEi01rrSsIB5FIIgzq0vOFfx8fz69gnAeWWNlmRTcyMFi3u/N&#10;MNX2yntqDz4XAcIuRQWF93UqpcsKMuhGtiYO3tk2Bn2QTS51g9cAN5VMouhFGiw5LBRY00dB2eXw&#10;axSwfn+ry6947dpjsn0+0S7edDulhoNuOQXhqfOP8H97pRUk4wn8nQlH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0g2MYAAADcAAAADwAAAAAAAAAAAAAAAACYAgAAZHJz&#10;L2Rvd25yZXYueG1sUEsFBgAAAAAEAAQA9QAAAIsDAAAAAA==&#10;" fillcolor="white [3201]" strokecolor="#9bbb59 [3206]" strokeweight="2pt">
                  <v:textbox inset="2.15253mm,1.07625mm,2.15253mm,1.07625mm">
                    <w:txbxContent>
                      <w:p w:rsidR="00905B1A" w:rsidRDefault="00905B1A" w:rsidP="0065076B">
                        <w:pPr>
                          <w:pStyle w:val="NormalWeb"/>
                          <w:spacing w:before="0" w:beforeAutospacing="0" w:after="0" w:afterAutospacing="0" w:line="240" w:lineRule="auto"/>
                          <w:jc w:val="center"/>
                        </w:pPr>
                        <w:r>
                          <w:rPr>
                            <w:rFonts w:cs="Arial"/>
                            <w:color w:val="000000"/>
                            <w:kern w:val="24"/>
                          </w:rPr>
                          <w:t>Satélites GPS</w:t>
                        </w:r>
                      </w:p>
                    </w:txbxContent>
                  </v:textbox>
                </v:shape>
                <v:shape id="238 Conector recto de flecha" o:spid="_x0000_s1155" type="#_x0000_t32" style="position:absolute;left:8255;top:4953;width:87;height:50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4fgsQAAADcAAAADwAAAGRycy9kb3ducmV2LnhtbERPXWvCMBR9F/wP4Qp7s6mtzFGNIsqY&#10;YwPRjYFvl+baFJub2mTa/fvlYbDHw/lerHrbiBt1vnasYJKkIIhLp2uuFHx+PI+fQPiArLFxTAp+&#10;yMNqORwssNDuzge6HUMlYgj7AhWYENpCSl8asugT1xJH7uw6iyHCrpK6w3sMt43M0vRRWqw5Nhhs&#10;aWOovBy/rYLt69d0du2v+/zlZN5LymenbP2m1MOoX89BBOrDv/jPvdMKsjy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h+CxAAAANwAAAAPAAAAAAAAAAAA&#10;AAAAAKECAABkcnMvZG93bnJldi54bWxQSwUGAAAAAAQABAD5AAAAkgMAAAAA&#10;" strokecolor="black [3040]">
                  <v:stroke endarrow="open"/>
                </v:shape>
                <v:shape id="17 CuadroTexto" o:spid="_x0000_s1156" type="#_x0000_t202" style="position:absolute;left:65719;top:59480;width:13678;height:6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dhMMYA&#10;AADcAAAADwAAAGRycy9kb3ducmV2LnhtbESPQWvCQBSE7wX/w/KEXopuaqFodBURQ3tokaigx0f2&#10;mQ1m34bsVqO/vlsoeBxm5htmtuhsLS7U+sqxgtdhAoK4cLriUsF+lw3GIHxA1lg7JgU38rCY955m&#10;mGp35Zwu21CKCGGfogITQpNK6QtDFv3QNcTRO7nWYoiyLaVu8RrhtpajJHmXFiuOCwYbWhkqztsf&#10;q+BjbTaHL5NNvnmd3Q/HKl/ql1yp5363nIII1IVH+L/9qRWM3ibwdyYe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dhMMYAAADcAAAADwAAAAAAAAAAAAAAAACYAgAAZHJz&#10;L2Rvd25yZXYueG1sUEsFBgAAAAAEAAQA9QAAAIsDAAAAAA==&#10;" fillcolor="white [3201]" strokecolor="#8064a2 [3207]" strokeweight="2pt">
                  <v:textbox style="mso-fit-shape-to-text:t" inset="2.53956mm,1.2698mm,2.53956mm,1.2698mm">
                    <w:txbxContent>
                      <w:p w:rsidR="00905B1A" w:rsidRPr="00B77B0B" w:rsidRDefault="00905B1A" w:rsidP="0065076B">
                        <w:pPr>
                          <w:pStyle w:val="NormalWeb"/>
                          <w:spacing w:before="0" w:beforeAutospacing="0" w:after="0" w:afterAutospacing="0" w:line="240" w:lineRule="auto"/>
                          <w:jc w:val="center"/>
                          <w:rPr>
                            <w:rFonts w:cs="Arial"/>
                            <w:sz w:val="18"/>
                          </w:rPr>
                        </w:pPr>
                        <w:r>
                          <w:rPr>
                            <w:rFonts w:cs="Arial"/>
                            <w:color w:val="000000" w:themeColor="dark1"/>
                            <w:kern w:val="24"/>
                            <w:szCs w:val="36"/>
                          </w:rPr>
                          <w:t xml:space="preserve">Módulo de Registro del </w:t>
                        </w:r>
                        <w:r w:rsidRPr="00B77B0B">
                          <w:rPr>
                            <w:rFonts w:cs="Arial"/>
                            <w:color w:val="000000" w:themeColor="dark1"/>
                            <w:kern w:val="24"/>
                            <w:szCs w:val="36"/>
                          </w:rPr>
                          <w:t>Usuario</w:t>
                        </w:r>
                      </w:p>
                    </w:txbxContent>
                  </v:textbox>
                </v:shape>
                <v:shape id="20 CuadroTexto" o:spid="_x0000_s1157" type="#_x0000_t202" style="position:absolute;left:52457;top:58024;width:10375;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OMhsQA&#10;AADcAAAADwAAAGRycy9kb3ducmV2LnhtbERPz2vCMBS+D/Y/hDfwMmY6N4t2RlFhILuM6kSPj+Yt&#10;LWteahK1/vfLYbDjx/d7tuhtKy7kQ+NYwfMwA0FcOd2wUfC1e3+agAgRWWPrmBTcKMBifn83w0K7&#10;K5d02UYjUgiHAhXUMXaFlKGqyWIYuo44cd/OW4wJeiO1x2sKt60cZVkuLTacGmrsaF1T9bM9WwWP&#10;h8/pscz1y8f+tBr7JjdlmBqlBg/98g1EpD7+i//cG61g9JrmpzPpCM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zjIbEAAAA3AAAAA8AAAAAAAAAAAAAAAAAmAIAAGRycy9k&#10;b3ducmV2LnhtbFBLBQYAAAAABAAEAPUAAACJAwAAAAA=&#10;" fillcolor="#dbe5f1 [660]" strokecolor="#8064a2 [3207]" strokeweight="2pt">
                  <v:textbox style="mso-fit-shape-to-text:t" inset="2.53956mm,1.2698mm,2.53956mm,1.2698mm">
                    <w:txbxContent>
                      <w:p w:rsidR="00905B1A" w:rsidRPr="00B77B0B" w:rsidRDefault="00905B1A" w:rsidP="0065076B">
                        <w:pPr>
                          <w:pStyle w:val="NormalWeb"/>
                          <w:spacing w:before="0" w:beforeAutospacing="0" w:after="0" w:afterAutospacing="0"/>
                          <w:jc w:val="center"/>
                          <w:rPr>
                            <w:rFonts w:cs="Arial"/>
                            <w:sz w:val="18"/>
                          </w:rPr>
                        </w:pPr>
                        <w:r w:rsidRPr="00B77B0B">
                          <w:rPr>
                            <w:rFonts w:cs="Arial"/>
                            <w:color w:val="000000" w:themeColor="dark1"/>
                            <w:kern w:val="24"/>
                            <w:szCs w:val="36"/>
                          </w:rPr>
                          <w:t xml:space="preserve">GCM </w:t>
                        </w:r>
                      </w:p>
                    </w:txbxContent>
                  </v:textbox>
                </v:shape>
                <v:shape id="93 CuadroTexto" o:spid="_x0000_s1158" type="#_x0000_t202" style="position:absolute;left:69130;top:53682;width:13678;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ceS8YA&#10;AADcAAAADwAAAGRycy9kb3ducmV2LnhtbESPQWvCQBSE74X+h+UVeim6UYpodBUphvbQIlFBj4/s&#10;MxvMvg3ZrUZ/fbcgeBxm5htmtuhsLc7U+sqxgkE/AUFcOF1xqWC3zXpjED4ga6wdk4IreVjMn59m&#10;mGp34ZzOm1CKCGGfogITQpNK6QtDFn3fNcTRO7rWYoiyLaVu8RLhtpbDJBlJixXHBYMNfRgqTptf&#10;q+BzZdb7b5NNfniV3faHKl/qt1yp15duOQURqAuP8L39pRUM3wfwfyY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ceS8YAAADcAAAADwAAAAAAAAAAAAAAAACYAgAAZHJz&#10;L2Rvd25yZXYueG1sUEsFBgAAAAAEAAQA9QAAAIsDAAAAAA==&#10;" fillcolor="white [3201]" strokecolor="#8064a2 [3207]" strokeweight="2pt">
                  <v:textbox style="mso-fit-shape-to-text:t" inset="2.53956mm,1.2698mm,2.53956mm,1.2698mm">
                    <w:txbxContent>
                      <w:p w:rsidR="00905B1A" w:rsidRPr="00B77B0B" w:rsidRDefault="00905B1A" w:rsidP="0065076B">
                        <w:pPr>
                          <w:pStyle w:val="NormalWeb"/>
                          <w:spacing w:before="0" w:beforeAutospacing="0" w:after="0" w:afterAutospacing="0" w:line="240" w:lineRule="auto"/>
                          <w:jc w:val="center"/>
                          <w:rPr>
                            <w:rFonts w:cs="Arial"/>
                            <w:sz w:val="18"/>
                          </w:rPr>
                        </w:pPr>
                        <w:r w:rsidRPr="00B77B0B">
                          <w:rPr>
                            <w:rFonts w:cs="Arial"/>
                            <w:color w:val="000000" w:themeColor="dark1"/>
                            <w:kern w:val="24"/>
                            <w:szCs w:val="36"/>
                          </w:rPr>
                          <w:t xml:space="preserve">Módulo de espera </w:t>
                        </w:r>
                      </w:p>
                    </w:txbxContent>
                  </v:textbox>
                </v:shape>
                <v:shape id="19 CuadroTexto" o:spid="_x0000_s1159" type="#_x0000_t202" style="position:absolute;left:37106;top:58050;width:10357;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APMYA&#10;AADcAAAADwAAAGRycy9kb3ducmV2LnhtbESPQWvCQBSE7wX/w/IKvRTdNEip0VVEDPVgKbGCHh/Z&#10;ZzY0+zZktxr99W6h0OMwM98ws0VvG3GmzteOFbyMEhDEpdM1Vwr2X/nwDYQPyBobx6TgSh4W88HD&#10;DDPtLlzQeRcqESHsM1RgQmgzKX1pyKIfuZY4eifXWQxRdpXUHV4i3DYyTZJXabHmuGCwpZWh8nv3&#10;YxW8r83nYWvyyQev89vhWBdL/Vwo9fTYL6cgAvXhP/zX3mgF6TiF3zPxCM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WAPMYAAADcAAAADwAAAAAAAAAAAAAAAACYAgAAZHJz&#10;L2Rvd25yZXYueG1sUEsFBgAAAAAEAAQA9QAAAIsDAAAAAA==&#10;" fillcolor="white [3201]" strokecolor="#8064a2 [3207]" strokeweight="2pt">
                  <v:textbox style="mso-fit-shape-to-text:t" inset="2.53956mm,1.2698mm,2.53956mm,1.2698mm">
                    <w:txbxContent>
                      <w:p w:rsidR="00905B1A" w:rsidRPr="00B77B0B" w:rsidRDefault="00905B1A" w:rsidP="0065076B">
                        <w:pPr>
                          <w:pStyle w:val="NormalWeb"/>
                          <w:spacing w:before="0" w:beforeAutospacing="0" w:after="0" w:afterAutospacing="0"/>
                          <w:jc w:val="center"/>
                          <w:rPr>
                            <w:rFonts w:cs="Arial"/>
                            <w:sz w:val="18"/>
                          </w:rPr>
                        </w:pPr>
                        <w:r w:rsidRPr="00B77B0B">
                          <w:rPr>
                            <w:rFonts w:cs="Arial"/>
                            <w:color w:val="000000" w:themeColor="dark1"/>
                            <w:kern w:val="24"/>
                            <w:szCs w:val="36"/>
                          </w:rPr>
                          <w:t>HTTP</w:t>
                        </w:r>
                      </w:p>
                    </w:txbxContent>
                  </v:textbox>
                </v:shape>
                <v:shape id="18 CuadroTexto" o:spid="_x0000_s1160" type="#_x0000_t202" style="position:absolute;left:37277;top:52487;width:10046;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klp8cA&#10;AADcAAAADwAAAGRycy9kb3ducmV2LnhtbESPQWvCQBSE74L/YXlCL0U32lI0dRUphnqolKigx0f2&#10;NRvMvg3Zrab++m6h4HGYmW+Y+bKztbhQ6yvHCsajBARx4XTFpYLDPhtOQfiArLF2TAp+yMNy0e/N&#10;MdXuyjlddqEUEcI+RQUmhCaV0heGLPqRa4ij9+VaiyHKtpS6xWuE21pOkuRFWqw4Lhhs6M1Qcd59&#10;WwXva/N5/DDZbMvr7HY8VflKP+ZKPQy61SuIQF24h//bG61g8vwEf2fi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pJafHAAAA3AAAAA8AAAAAAAAAAAAAAAAAmAIAAGRy&#10;cy9kb3ducmV2LnhtbFBLBQYAAAAABAAEAPUAAACMAwAAAAA=&#10;" fillcolor="white [3201]" strokecolor="#8064a2 [3207]" strokeweight="2pt">
                  <v:textbox style="mso-fit-shape-to-text:t" inset="2.53956mm,1.2698mm,2.53956mm,1.2698mm">
                    <w:txbxContent>
                      <w:p w:rsidR="00905B1A" w:rsidRPr="00B77B0B" w:rsidRDefault="00905B1A" w:rsidP="0065076B">
                        <w:pPr>
                          <w:pStyle w:val="NormalWeb"/>
                          <w:spacing w:before="0" w:beforeAutospacing="0" w:after="0" w:afterAutospacing="0"/>
                          <w:jc w:val="center"/>
                          <w:rPr>
                            <w:rFonts w:cs="Arial"/>
                            <w:sz w:val="18"/>
                          </w:rPr>
                        </w:pPr>
                        <w:r w:rsidRPr="00B77B0B">
                          <w:rPr>
                            <w:rFonts w:cs="Arial"/>
                            <w:color w:val="000000" w:themeColor="dark1"/>
                            <w:kern w:val="24"/>
                            <w:szCs w:val="36"/>
                          </w:rPr>
                          <w:t>POST</w:t>
                        </w:r>
                      </w:p>
                    </w:txbxContent>
                  </v:textbox>
                </v:shape>
                <v:shape id="92 CuadroTexto" o:spid="_x0000_s1161" type="#_x0000_t202" style="position:absolute;left:9725;top:58020;width:14846;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C908cA&#10;AADcAAAADwAAAGRycy9kb3ducmV2LnhtbESPQWvCQBSE7wX/w/KEXopuFCk2dRURQ3uoSFLBHh/Z&#10;ZzaYfRuyW03767tCweMwM98wi1VvG3GhzteOFUzGCQji0umaKwWHz2w0B+EDssbGMSn4IQ+r5eBh&#10;gal2V87pUoRKRAj7FBWYENpUSl8asujHriWO3sl1FkOUXSV1h9cIt42cJsmztFhzXDDY0sZQeS6+&#10;rYK3rdkfP0z2suNt9nv8qvO1fsqVehz261cQgfpwD/+337WC6WwGtzPx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AvdPHAAAA3AAAAA8AAAAAAAAAAAAAAAAAmAIAAGRy&#10;cy9kb3ducmV2LnhtbFBLBQYAAAAABAAEAPUAAACMAwAAAAA=&#10;" fillcolor="white [3201]" strokecolor="#8064a2 [3207]" strokeweight="2pt">
                  <v:textbox style="mso-fit-shape-to-text:t" inset="2.53956mm,1.2698mm,2.53956mm,1.2698mm">
                    <w:txbxContent>
                      <w:p w:rsidR="00905B1A" w:rsidRPr="00B77B0B" w:rsidRDefault="00905B1A" w:rsidP="0065076B">
                        <w:pPr>
                          <w:pStyle w:val="NormalWeb"/>
                          <w:spacing w:before="0" w:beforeAutospacing="0" w:after="0" w:afterAutospacing="0" w:line="240" w:lineRule="auto"/>
                          <w:jc w:val="center"/>
                          <w:rPr>
                            <w:rFonts w:cs="Arial"/>
                            <w:sz w:val="18"/>
                          </w:rPr>
                        </w:pPr>
                        <w:r w:rsidRPr="00B77B0B">
                          <w:rPr>
                            <w:rFonts w:cs="Arial"/>
                            <w:color w:val="000000" w:themeColor="dark1"/>
                            <w:kern w:val="24"/>
                            <w:szCs w:val="36"/>
                          </w:rPr>
                          <w:t>Módulo de descarga de rutas</w:t>
                        </w:r>
                      </w:p>
                    </w:txbxContent>
                  </v:textbox>
                </v:shape>
                <v:shape id="245 Conector angular" o:spid="_x0000_s1162" type="#_x0000_t35" style="position:absolute;left:24579;top:60369;width:17713;height:61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H2esUAAADcAAAADwAAAGRycy9kb3ducmV2LnhtbESPQYvCMBSE7wv+h/AWvCyaKlWkaxQR&#10;BBH2YCt4fdu8bUubl9JErf76jSB4HGbmG2a57k0jrtS5yrKCyTgCQZxbXXGh4JTtRgsQziNrbCyT&#10;gjs5WK8GH0tMtL3xka6pL0SAsEtQQel9m0jp8pIMurFtiYP3ZzuDPsiukLrDW4CbRk6jaC4NVhwW&#10;SmxpW1JepxejYPY1Odf1/PdxirPD1pzj+0+KqVLDz37zDcJT79/hV3uvFUzjGTzPhCM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RH2esUAAADcAAAADwAAAAAAAAAA&#10;AAAAAAChAgAAZHJzL2Rvd25yZXYueG1sUEsFBgAAAAAEAAQA+QAAAJMDAAAAAA==&#10;" adj="7641,102551" strokecolor="black [3040]">
                  <v:stroke endarrow="open"/>
                </v:shape>
                <v:shape id="246 Conector recto de flecha" o:spid="_x0000_s1163" type="#_x0000_t32" style="position:absolute;left:42292;top:55416;width:18;height:26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tdFsYAAADcAAAADwAAAGRycy9kb3ducmV2LnhtbESPQWsCMRSE74X+h/AK3mrWVbRsjSIt&#10;RaWCVKXg7bF5bpZuXtZN1PXfG6HgcZiZb5jxtLWVOFPjS8cKet0EBHHudMmFgt326/UNhA/IGivH&#10;pOBKHqaT56cxZtpd+IfOm1CICGGfoQITQp1J6XNDFn3X1cTRO7jGYoiyKaRu8BLhtpJpkgylxZLj&#10;gsGaPgzlf5uTVfC5/B2Mju1x3Z/vzSqn/mifzr6V6ry0s3cQgdrwCP+3F1pBOhjC/Uw8AnJy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rXRbGAAAA3AAAAA8AAAAAAAAA&#10;AAAAAAAAoQIAAGRycy9kb3ducmV2LnhtbFBLBQYAAAAABAAEAPkAAACUAwAAAAA=&#10;" strokecolor="black [3040]">
                  <v:stroke endarrow="open"/>
                </v:shape>
                <v:shape id="247 Conector angular" o:spid="_x0000_s1164" type="#_x0000_t33" style="position:absolute;left:44464;top:22849;width:5788;height:27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ONeMYAAADcAAAADwAAAGRycy9kb3ducmV2LnhtbESPT2vCQBTE7wW/w/IEL0U32mJKdBUV&#10;pe3RPxB6e2SfSTT7Nuyumn77bqHQ4zAzv2Hmy8404k7O15YVjEcJCOLC6ppLBafjbvgGwgdkjY1l&#10;UvBNHpaL3tMcM20fvKf7IZQiQthnqKAKoc2k9EVFBv3ItsTRO1tnMETpSqkdPiLcNHKSJFNpsOa4&#10;UGFLm4qK6+FmFLxP3ToP6eV2ftHH/fM6v35+0VapQb9bzUAE6sJ/+K/9oRVMXlP4PROPgF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DjXjGAAAA3AAAAA8AAAAAAAAA&#10;AAAAAAAAoQIAAGRycy9kb3ducmV2LnhtbFBLBQYAAAAABAAEAPkAAACUAwAAAAA=&#10;" strokecolor="black [3040]">
                  <v:stroke endarrow="open"/>
                </v:shape>
                <v:shape id="248 Conector angular" o:spid="_x0000_s1165" type="#_x0000_t33" style="position:absolute;left:46984;top:22849;width:3268;height:1396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wZCsIAAADcAAAADwAAAGRycy9kb3ducmV2LnhtbERPy4rCMBTdC/MP4QqzkTH1gSPVKKOM&#10;jC59gLi7NNe22tyUJGrn781CcHk47+m8MZW4k/OlZQW9bgKCOLO65FzBYb/6GoPwAVljZZkU/JOH&#10;+eyjNcVU2wdv6b4LuYgh7FNUUIRQp1L6rCCDvmtr4sidrTMYInS51A4fMdxUsp8kI2mw5NhQYE3L&#10;grLr7mYU/I3c4hi+L7fzQO+3ncXxujnRr1Kf7eZnAiJQE97il3utFfSHcW08E4+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5wZCsIAAADcAAAADwAAAAAAAAAAAAAA&#10;AAChAgAAZHJzL2Rvd25yZXYueG1sUEsFBgAAAAAEAAQA+QAAAJADAAAAAA==&#10;" strokecolor="black [3040]">
                  <v:stroke endarrow="open"/>
                </v:shape>
                <v:shape id="249 Conector recto de flecha" o:spid="_x0000_s1166" type="#_x0000_t32" style="position:absolute;left:16999;top:16612;width:10;height:34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EoR8gAAADcAAAADwAAAGRycy9kb3ducmV2LnhtbESPQWvCQBSE7wX/w/KEXkrdaMXa6CpS&#10;WyhIBY0eentkn0na7NuwuzWpv75bKHgcZuYbZr7sTC3O5HxlWcFwkIAgzq2uuFBwyF7vpyB8QNZY&#10;WyYFP+RhuejdzDHVtuUdnfehEBHCPkUFZQhNKqXPSzLoB7Yhjt7JOoMhSldI7bCNcFPLUZJMpMGK&#10;40KJDT2XlH/tv40Cen85rh+zy+dhux0/3NmJ+8jajVK3/W41AxGoC9fwf/tNKxiNn+DvTDw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jEoR8gAAADcAAAADwAAAAAA&#10;AAAAAAAAAAChAgAAZHJzL2Rvd25yZXYueG1sUEsFBgAAAAAEAAQA+QAAAJYDAAAAAA==&#10;" strokecolor="black [3040]">
                  <v:stroke endarrow="open"/>
                </v:shape>
                <v:shape id="250 Conector angular" o:spid="_x0000_s1167" type="#_x0000_t34" style="position:absolute;left:20171;top:15221;width:7163;height:122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JOEsMAAADcAAAADwAAAGRycy9kb3ducmV2LnhtbERPTWvCQBC9F/oflil4qxsFrURXaS2C&#10;eGtsD72N2TGJ3Z0N2VGjv757KPT4eN+LVe+dulAXm8AGRsMMFHEZbMOVgc/95nkGKgqyRReYDNwo&#10;wmr5+LDA3IYrf9ClkEqlEI45GqhF2lzrWNbkMQ5DS5y4Y+g8SoJdpW2H1xTunR5n2VR7bDg11NjS&#10;uqbypzh7A7uX/Xsxmrmt+1p/vx3kdpL+fDdm8NS/zkEJ9fIv/nNvrYHxJM1PZ9IR0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yThLDAAAA3AAAAA8AAAAAAAAAAAAA&#10;AAAAoQIAAGRycy9kb3ducmV2LnhtbFBLBQYAAAAABAAEAPkAAACRAwAAAAA=&#10;" strokecolor="black [3040]">
                  <v:stroke endarrow="open"/>
                </v:shape>
                <v:shape id="251 Conector recto de flecha" o:spid="_x0000_s1168" type="#_x0000_t32" style="position:absolute;left:30456;top:27473;width:3763;height: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tTv8cAAADcAAAADwAAAGRycy9kb3ducmV2LnhtbESPQWsCMRSE70L/Q3iCN826trWsRpEW&#10;0WKhqEXw9tg8N0s3L+sm6vrvm0Khx2FmvmGm89ZW4kqNLx0rGA4SEMS50yUXCr72y/4LCB+QNVaO&#10;ScGdPMxnD50pZtrdeEvXXShEhLDPUIEJoc6k9Lkhi37gauLonVxjMUTZFFI3eItwW8k0SZ6lxZLj&#10;gsGaXg3l37uLVfD2fngcn9vz52h1NB85jcbHdLFRqtdtFxMQgdrwH/5rr7WC9GkIv2fiEZC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G1O/xwAAANwAAAAPAAAAAAAA&#10;AAAAAAAAAKECAABkcnMvZG93bnJldi54bWxQSwUGAAAAAAQABAD5AAAAlQMAAAAA&#10;" strokecolor="black [3040]">
                  <v:stroke endarrow="open"/>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252 Conector angular" o:spid="_x0000_s1169" type="#_x0000_t36" style="position:absolute;left:30456;top:27514;width:4310;height:92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Fqy8UAAADcAAAADwAAAGRycy9kb3ducmV2LnhtbESPQWsCMRSE74L/ITyhF9Fst1hlNUop&#10;LXioB7Xg9bl57q4mL2GT6vbfNwXB4zAz3zCLVWeNuFIbGscKnscZCOLS6YYrBd/7z9EMRIjIGo1j&#10;UvBLAVbLfm+BhXY33tJ1FyuRIBwKVFDH6AspQ1mTxTB2njh5J9dajEm2ldQt3hLcGpln2au02HBa&#10;qNHTe03lZfdjFfhh7l8uh40Z7s/TzfrDm2P3ZZR6GnRvcxCRuvgI39trrSCf5PB/Jh0B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Fqy8UAAADcAAAADwAAAAAAAAAA&#10;AAAAAAChAgAAZHJzL2Rvd25yZXYueG1sUEsFBgAAAAAEAAQA+QAAAJMDAAAAAA==&#10;" adj="11458,9240,10142" strokecolor="black [3040]">
                  <v:stroke endarrow="open"/>
                </v:shape>
                <v:shape id="253 Conector angular" o:spid="_x0000_s1170" type="#_x0000_t35" style="position:absolute;left:17153;top:58033;width:19958;height:14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7CxcQAAADcAAAADwAAAGRycy9kb3ducmV2LnhtbESPQWvCQBSE70L/w/IK3nQTRSnRVUpB&#10;aLwUo9TrM/tMQrNv092tpv/eFQSPw8x8wyzXvWnFhZxvLCtIxwkI4tLqhisFh/1m9AbCB2SNrWVS&#10;8E8e1quXwRIzba+8o0sRKhEh7DNUUIfQZVL6siaDfmw74uidrTMYonSV1A6vEW5aOUmSuTTYcFyo&#10;saOPmsqf4s8o2M7yr9SVhe/95pSnRb5tvo+/Sg1f+/cFiEB9eIYf7U+tYDK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TsLFxAAAANwAAAAPAAAAAAAAAAAA&#10;AAAAAKECAABkcnMvZG93bnJldi54bWxQSwUGAAAAAAQABAD5AAAAkgMAAAAA&#10;" adj="6782,54823" strokecolor="black [3040]">
                  <v:stroke endarrow="open"/>
                </v:shape>
                <v:shape id="254 Conector angular" o:spid="_x0000_s1171" type="#_x0000_t34" style="position:absolute;left:43763;top:44648;width:6394;height:930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UjJsIAAADcAAAADwAAAGRycy9kb3ducmV2LnhtbESPQUvDQBSE74L/YXmCN7tJqVZit0Ut&#10;okeb9ODxkX1mQ7NvQ/bZrP/eFQSPw8w3w2x2yQ/qTFPsAxsoFwUo4jbYnjsDx+bl5h5UFGSLQ2Ay&#10;8E0RdtvLiw1WNsx8oHMtncolHCs04ETGSuvYOvIYF2Ekzt5nmDxKllOn7YRzLveDXhbFnfbYc15w&#10;ONKzo/ZUf3kDy/Jp/Vqnj2Z+P3lOrtyLlsaY66v0+ABKKMl/+I9+s5m7XcHvmXwE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wUjJsIAAADcAAAADwAAAAAAAAAAAAAA&#10;AAChAgAAZHJzL2Rvd25yZXYueG1sUEsFBgAAAAAEAAQA+QAAAJADAAAAAA==&#10;" adj="5575" strokecolor="black [3040]">
                  <v:stroke endarrow="open"/>
                </v:shape>
                <v:shape id="255 Conector angular" o:spid="_x0000_s1172" type="#_x0000_t34" style="position:absolute;left:62838;top:56031;width:6306;height:346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qhQcUAAADcAAAADwAAAGRycy9kb3ducmV2LnhtbESPQWvCQBSE70L/w/KEXkQ3Ri0SXaUI&#10;hYJ40Ar1+Mg+k5Ds25Bdk9Rf7wpCj8PMfMOst72pREuNKywrmE4iEMSp1QVnCs4/X+MlCOeRNVaW&#10;ScEfOdhu3gZrTLTt+EjtyWciQNglqCD3vk6kdGlOBt3E1sTBu9rGoA+yyaRusAtwU8k4ij6kwYLD&#10;Qo417XJKy9PNKDCzS3sfdTKN6njK+/mhnJW/Z6Xeh/3nCoSn3v+HX+1vrSBeLOB5JhwBuX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9qhQcUAAADcAAAADwAAAAAAAAAA&#10;AAAAAAChAgAAZHJzL2Rvd25yZXYueG1sUEsFBgAAAAAEAAQA+QAAAJMDAAAAAA==&#10;" adj="7045" strokecolor="black [3040]">
                  <v:stroke endarrow="open"/>
                </v:shape>
                <v:shape id="256 Conector angular" o:spid="_x0000_s1173" type="#_x0000_t33" style="position:absolute;left:42292;top:60979;width:23440;height:172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9R28QAAADcAAAADwAAAGRycy9kb3ducmV2LnhtbESPQWsCMRSE74L/ITyhN80qKLI1iigF&#10;b7are/D22Dyzazcva5Lq9t83hUKPw8x8w6w2vW3Fg3xoHCuYTjIQxJXTDRsF59PbeAkiRGSNrWNS&#10;8E0BNuvhYIW5dk/+oEcRjUgQDjkqqGPscilDVZPFMHEdcfKuzluMSXojtcdngttWzrJsIS02nBZq&#10;7GhXU/VZfFkF74dtcff78mjKy+5WXfXNGdwr9TLqt68gIvXxP/zXPmgFs/kC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v1HbxAAAANwAAAAPAAAAAAAAAAAA&#10;AAAAAKECAABkcnMvZG93bnJldi54bWxQSwUGAAAAAAQABAD5AAAAkgMAAAAA&#10;" strokecolor="black [3040]">
                  <v:stroke endarrow="open"/>
                </v:shape>
                <v:shape id="257 Conector recto de flecha" o:spid="_x0000_s1174" type="#_x0000_t32" style="position:absolute;left:47474;top:59493;width:4989;height: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5uUMcAAADcAAAADwAAAGRycy9kb3ducmV2LnhtbESPQWvCQBSE74L/YXmCN90Y20ZSV5EW&#10;0dJCqZaCt0f2NRvMvo3ZVeO/7xYKPQ4z8w0zX3a2FhdqfeVYwWScgCAunK64VPC5X49mIHxA1lg7&#10;JgU38rBc9HtzzLW78gdddqEUEcI+RwUmhCaX0heGLPqxa4ij9+1aiyHKtpS6xWuE21qmSfIgLVYc&#10;Fww29GSoOO7OVsHzy9dddupO79PNwbwVNM0O6epVqeGgWz2CCNSF//Bfe6sVpPcZ/J6JR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vm5QxwAAANwAAAAPAAAAAAAA&#10;AAAAAAAAAKECAABkcnMvZG93bnJldi54bWxQSwUGAAAAAAQABAD5AAAAlQMAAAAA&#10;" strokecolor="black [3040]">
                  <v:stroke endarrow="open"/>
                </v:shape>
                <v:shape id="258 Conector angular" o:spid="_x0000_s1175" type="#_x0000_t34" style="position:absolute;left:51806;top:52189;width:11685;height: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8FWcIAAADcAAAADwAAAGRycy9kb3ducmV2LnhtbERPz2vCMBS+C/sfwhvspqmFFa1GkcKY&#10;FwdTYTs+mmfarXkpSabt/vrlMPD48f1ebwfbiSv50DpWMJ9lIIhrp1s2Cs6nl+kCRIjIGjvHpGCk&#10;ANvNw2SNpXY3fqfrMRqRQjiUqKCJsS+lDHVDFsPM9cSJuzhvMSbojdQebyncdjLPskJabDk1NNhT&#10;1VD9ffyxCg5FKPYH/PLjb7V8Gz9e46cxWqmnx2G3AhFpiHfxv3uvFeTPaW06k46A3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H8FWcIAAADcAAAADwAAAAAAAAAAAAAA&#10;AAChAgAAZHJzL2Rvd25yZXYueG1sUEsFBgAAAAAEAAQA+QAAAJADAAAAAA==&#10;" strokecolor="black [3040]">
                  <v:stroke endarrow="open"/>
                </v:shape>
                <v:shape id="259 Cuadro de texto" o:spid="_x0000_s1176" type="#_x0000_t202" style="position:absolute;left:57471;top:50368;width:9943;height:2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jt/8UA&#10;AADcAAAADwAAAGRycy9kb3ducmV2LnhtbESPT4vCMBTE78J+h/AWvGlqwcWtRpGCrIge/HPZ27N5&#10;tsXmpdtErfvpjSB4HGbmN8xk1ppKXKlxpWUFg34EgjizuuRcwWG/6I1AOI+ssbJMCu7kYDb96Eww&#10;0fbGW7rufC4ChF2CCgrv60RKlxVk0PVtTRy8k20M+iCbXOoGbwFuKhlH0Zc0WHJYKLCmtKDsvLsY&#10;Bat0scHtMTaj/yr9WZ/m9d/hd6hU97Odj0F4av07/GovtYJ4+A3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OO3/xQAAANwAAAAPAAAAAAAAAAAAAAAAAJgCAABkcnMv&#10;ZG93bnJldi54bWxQSwUGAAAAAAQABAD1AAAAigMAAAAA&#10;" filled="f" stroked="f" strokeweight=".5pt">
                  <v:textbox>
                    <w:txbxContent>
                      <w:p w:rsidR="00905B1A" w:rsidRPr="004B5DDA" w:rsidRDefault="00905B1A" w:rsidP="0065076B">
                        <w:pPr>
                          <w:spacing w:before="0" w:after="0" w:line="240" w:lineRule="auto"/>
                        </w:pPr>
                        <w:r>
                          <w:t>Notificació</w:t>
                        </w:r>
                        <w:r w:rsidRPr="004B5DDA">
                          <w:t>n</w:t>
                        </w:r>
                      </w:p>
                    </w:txbxContent>
                  </v:textbox>
                </v:shape>
                <v:shape id="260 Conector angular" o:spid="_x0000_s1177" type="#_x0000_t34" style="position:absolute;left:52824;top:35103;width:7467;height:9896;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hx7MIAAADcAAAADwAAAGRycy9kb3ducmV2LnhtbERPvW7CMBDeK/UdrKvEVpxmQCXFIISC&#10;RIYMTfsAp/iIA/E5sl1I+vT1gNTx0/e/2U12EDfyoXes4G2ZgSBune65U/D9dXx9BxEissbBMSmY&#10;KcBu+/y0wUK7O3/SrYmdSCEcClRgYhwLKUNryGJYupE4cWfnLcYEfSe1x3sKt4PMs2wlLfacGgyO&#10;dDDUXpsfq6Cc/e+xu6wrM+jyUsm8rOuQKbV4mfYfICJN8V/8cJ+0gnyV5qcz6QjI7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hx7MIAAADcAAAADwAAAAAAAAAAAAAA&#10;AAChAgAAZHJzL2Rvd25yZXYueG1sUEsFBgAAAAAEAAQA+QAAAJADAAAAAA==&#10;" adj="14912" strokecolor="black [3040]">
                  <v:stroke endarrow="open"/>
                </v:shape>
                <v:shape id="261 Conector angular" o:spid="_x0000_s1178" type="#_x0000_t35" style="position:absolute;left:51248;top:27548;width:16598;height:1587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eRUcQAAADcAAAADwAAAGRycy9kb3ducmV2LnhtbESPS4vCQBCE78L+h6EXvMg6SZAg2Yyy&#10;LAh6Eh8Xb02m82AzPdnMROO/dwTBY1FVX1H5ejStuFLvGssK4nkEgriwuuFKwfm0+VqCcB5ZY2uZ&#10;FNzJwXr1Mckx0/bGB7oefSUChF2GCmrvu0xKV9Rk0M1tRxy80vYGfZB9JXWPtwA3rUyiKJUGGw4L&#10;NXb0W1PxdxyMgv/N7uSiy/I++Hgfl8lilg5ISk0/x59vEJ5G/w6/2lutIEljeJ4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h5FRxAAAANwAAAAPAAAAAAAAAAAA&#10;AAAAAKECAABkcnMvZG93bnJldi54bWxQSwUGAAAAAAQABAD5AAAAkgMAAAAA&#10;" adj="5445,25999" strokecolor="black [3040]">
                  <v:stroke endarrow="open"/>
                </v:shape>
                <v:shape id="262 Conector angular" o:spid="_x0000_s1179" type="#_x0000_t35" style="position:absolute;left:46343;top:22710;width:26341;height:15808;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LzpsYAAADcAAAADwAAAGRycy9kb3ducmV2LnhtbESPT2vCQBTE74V+h+UVvJS6SZBQomvo&#10;HyRCRajVg7dH9jUJzb4N2dXEb+8WBI/DzPyGWeSjacWZetdYVhBPIxDEpdUNVwr2P6uXVxDOI2ts&#10;LZOCCznIl48PC8y0HfibzjtfiQBhl6GC2vsuk9KVNRl0U9sRB+/X9gZ9kH0ldY9DgJtWJlGUSoMN&#10;h4UaO/qoqfzbnYyCT/N8nBXv24PexDPZDl8Yb4tUqcnT+DYH4Wn09/CtvdYKkjSB/zPhCM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C86bGAAAA3AAAAA8AAAAAAAAA&#10;AAAAAAAAoQIAAGRycy9kb3ducmV2LnhtbFBLBQYAAAAABAAEAPkAAACUAwAAAAA=&#10;" adj="2702,28452" strokecolor="black [3040]">
                  <v:stroke endarrow="open"/>
                </v:shape>
                <v:roundrect id="47 Rectángulo redondeado" o:spid="_x0000_s1180" style="position:absolute;left:74327;top:22867;width:11051;height:52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mhNsMA&#10;AADcAAAADwAAAGRycy9kb3ducmV2LnhtbESPQYvCMBSE74L/ITzBm01XUXarUdxFQbzpLp6fzdum&#10;2ryUJmr990YQPA4z8w0zW7S2EldqfOlYwUeSgiDOnS65UPD3ux58gvABWWPlmBTcycNi3u3MMNPu&#10;xju67kMhIoR9hgpMCHUmpc8NWfSJq4mj9+8aiyHKppC6wVuE20oO03QiLZYcFwzW9GMoP+8vVsGJ&#10;Vl8n/b1dm/F57Kv7sTjUh6VS/V67nIII1IZ3+NXeaAXDyQ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mhNsMAAADcAAAADwAAAAAAAAAAAAAAAACYAgAAZHJzL2Rv&#10;d25yZXYueG1sUEsFBgAAAAAEAAQA9QAAAIgDAAAAAA==&#10;" fillcolor="white [3201]" strokecolor="#4f81bd [3204]" strokeweight="2pt">
                  <v:textbox inset="2.15253mm,1.07625mm,2.15253mm,1.07625mm">
                    <w:txbxContent>
                      <w:p w:rsidR="00905B1A" w:rsidRDefault="00905B1A" w:rsidP="0065076B">
                        <w:pPr>
                          <w:pStyle w:val="NormalWeb"/>
                          <w:spacing w:before="0" w:beforeAutospacing="0" w:after="0" w:afterAutospacing="0"/>
                          <w:jc w:val="center"/>
                        </w:pPr>
                        <w:r>
                          <w:rPr>
                            <w:rFonts w:cs="Arial"/>
                            <w:kern w:val="24"/>
                          </w:rPr>
                          <w:t>Notificación</w:t>
                        </w:r>
                      </w:p>
                    </w:txbxContent>
                  </v:textbox>
                </v:roundrect>
                <v:shape id="264 Conector angular" o:spid="_x0000_s1181" type="#_x0000_t34" style="position:absolute;left:67825;top:32741;width:16642;height:741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b6D8UAAADcAAAADwAAAGRycy9kb3ducmV2LnhtbESPQWvCQBSE7wX/w/KE3uomUkRSVzEG&#10;oSehVg+9PbLPJJp9G7PbZP333UKhx2FmvmFWm2BaMVDvGssK0lkCgri0uuFKwelz/7IE4TyyxtYy&#10;KXiQg8168rTCTNuRP2g4+kpECLsMFdTed5mUrqzJoJvZjjh6F9sb9FH2ldQ9jhFuWjlPkoU02HBc&#10;qLGjXU3l7fhtFJwdXvMqDctb+Ory6+Fc5Pd9odTzNGzfQHgK/j/8137XCuaLV/g9E4+AX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b6D8UAAADcAAAADwAAAAAAAAAA&#10;AAAAAAChAgAAZHJzL2Rvd25yZXYueG1sUEsFBgAAAAAEAAQA+QAAAJMDAAAAAA==&#10;" adj="21583" strokecolor="black [3040]">
                  <v:stroke endarrow="open"/>
                </v:shape>
                <v:shape id="265 Conector angular" o:spid="_x0000_s1182" type="#_x0000_t33" style="position:absolute;left:50252;top:22849;width:3258;height:1118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EFEcQAAADcAAAADwAAAGRycy9kb3ducmV2LnhtbESPQWsCMRSE74L/ITyhN80qKLI1iigF&#10;b7are/D22Dyzazcva5Lq9t83hUKPw8x8w6w2vW3Fg3xoHCuYTjIQxJXTDRsF59PbeAkiRGSNrWNS&#10;8E0BNuvhYIW5dk/+oEcRjUgQDjkqqGPscilDVZPFMHEdcfKuzluMSXojtcdngttWzrJsIS02nBZq&#10;7GhXU/VZfFkF74dtcff78mjKy+5WXfXNGdwr9TLqt68gIvXxP/zXPmgFs8Uc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AQURxAAAANwAAAAPAAAAAAAAAAAA&#10;AAAAAKECAABkcnMvZG93bnJldi54bWxQSwUGAAAAAAQABAD5AAAAkgMAAAAA&#10;" strokecolor="black [3040]">
                  <v:stroke endarrow="open"/>
                </v:shape>
                <v:shape id="266 Conector angular" o:spid="_x0000_s1183" type="#_x0000_t33" style="position:absolute;left:50252;top:22849;width:5592;height:251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ObZsMAAADcAAAADwAAAGRycy9kb3ducmV2LnhtbESPQWsCMRSE70L/Q3iF3jRbD4usRhFF&#10;8KZd68HbY/PMrm5etknU7b9vBKHHYWa+YWaL3rbiTj40jhV8jjIQxJXTDRsF34fNcAIiRGSNrWNS&#10;8EsBFvO3wQwL7R78RfcyGpEgHApUUMfYFVKGqiaLYeQ64uSdnbcYk/RGao+PBLetHGdZLi02nBZq&#10;7GhVU3Utb1bBfrssf/z6uDPH0+pSnfXFGVwr9fHeL6cgIvXxP/xqb7WCcZ7D80w6An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Tm2bDAAAA3AAAAA8AAAAAAAAAAAAA&#10;AAAAoQIAAGRycy9kb3ducmV2LnhtbFBLBQYAAAAABAAEAPkAAACRAwAAAAA=&#10;" strokecolor="black [3040]">
                  <v:stroke endarrow="open"/>
                </v:shape>
                <v:shape id="267 Conector angular" o:spid="_x0000_s1184" type="#_x0000_t33" style="position:absolute;left:57662;top:16834;width:1633;height:76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3PIsUAAADcAAAADwAAAGRycy9kb3ducmV2LnhtbESPUUvDQBCE34X+h2MLvtmNRVqJvRZp&#10;EQTxwVasj0t2TaK5vXB3baO/3hOEPg4z8w2zWA2uM0cJsfVq4XpSgBGtPLdaW3jdPVzdgomJlKnz&#10;Kha+JcJqObpYUMn+pC9y3KbaZIjGkiw0KfUlYqwacRQnvhfN3ocPjlKWoUYOdMpw1+G0KGboqNW8&#10;0FAv60aqr+3BWXh+OmDBvNnt+fPmJ8z3+PbOaO3leLi/A5NkSOfwf/uRLUxnc/g7k48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3PIsUAAADcAAAADwAAAAAAAAAA&#10;AAAAAAChAgAAZHJzL2Rvd25yZXYueG1sUEsFBgAAAAAEAAQA+QAAAJMDAAAAAA==&#10;" strokecolor="black [3040]">
                  <v:stroke endarrow="open"/>
                </v:shape>
                <v:shape id="268 Conector angular" o:spid="_x0000_s1185" type="#_x0000_t34" style="position:absolute;left:63662;top:6676;width:2781;height:2960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kLOsMAAADcAAAADwAAAGRycy9kb3ducmV2LnhtbERPz2vCMBS+C/4P4Qm7aWphOqtRpOBW&#10;T0M3x47P5tkUm5euybT775fDYMeP7/dq09tG3KjztWMF00kCgrh0uuZKwfvbbvwEwgdkjY1jUvBD&#10;Hjbr4WCFmXZ3PtDtGCoRQ9hnqMCE0GZS+tKQRT9xLXHkLq6zGCLsKqk7vMdw28g0SWbSYs2xwWBL&#10;uaHyevy2Ch6f8+Rlf16cqnwnPz9ei7nZf82Vehj12yWIQH34F/+5C60gncW18Uw8An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5CzrDAAAA3AAAAA8AAAAAAAAAAAAA&#10;AAAAoQIAAGRycy9kb3ducmV2LnhtbFBLBQYAAAAABAAEAPkAAACRAwAAAAA=&#10;" adj="-51905" strokecolor="black [3040]">
                  <v:stroke endarrow="open"/>
                </v:shape>
                <v:shape id="269 Conector angular" o:spid="_x0000_s1186" type="#_x0000_t33" style="position:absolute;left:39160;top:20086;width:6683;height:138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wPFMMAAADcAAAADwAAAGRycy9kb3ducmV2LnhtbESPQWsCMRSE7wX/Q3iCt5rVg9jVKKIU&#10;vGm3evD22Dyzq5uXNUl1/feNUOhxmJlvmPmys424kw+1YwWjYQaCuHS6ZqPg8P35PgURIrLGxjEp&#10;eFKA5aL3Nsdcuwd/0b2IRiQIhxwVVDG2uZShrMhiGLqWOHln5y3GJL2R2uMjwW0jx1k2kRZrTgsV&#10;trSuqLwWP1bBfrsqbn5z3JnjaX0pz/riDG6UGvS71QxEpC7+h//aW61gPPmA15l0BO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MDxTDAAAA3AAAAA8AAAAAAAAAAAAA&#10;AAAAoQIAAGRycy9kb3ducmV2LnhtbFBLBQYAAAAABAAEAPkAAACRAwAAAAA=&#10;" strokecolor="black [3040]">
                  <v:stroke endarrow="open"/>
                </v:shape>
                <w10:anchorlock/>
              </v:group>
            </w:pict>
          </mc:Fallback>
        </mc:AlternateContent>
      </w:r>
    </w:p>
    <w:p w:rsidR="0065076B" w:rsidRDefault="0065076B" w:rsidP="0065076B">
      <w:pPr>
        <w:rPr>
          <w:sz w:val="28"/>
          <w:szCs w:val="40"/>
          <w:lang w:eastAsia="es-MX"/>
        </w:rPr>
      </w:pPr>
    </w:p>
    <w:p w:rsidR="001D3C37" w:rsidRDefault="006F393B" w:rsidP="00310A55">
      <w:pPr>
        <w:pStyle w:val="Ttulo1"/>
        <w:numPr>
          <w:ilvl w:val="0"/>
          <w:numId w:val="0"/>
        </w:numPr>
        <w:ind w:left="851"/>
      </w:pPr>
      <w:bookmarkStart w:id="140" w:name="_Toc382263415"/>
      <w:r>
        <w:t>Cronograma</w:t>
      </w:r>
      <w:bookmarkEnd w:id="140"/>
    </w:p>
    <w:p w:rsidR="006F393B" w:rsidRPr="006F393B" w:rsidRDefault="00905B1A" w:rsidP="006F393B">
      <w:pPr>
        <w:rPr>
          <w:lang w:eastAsia="es-MX"/>
        </w:rPr>
      </w:pPr>
      <w:r>
        <w:rPr>
          <w:noProof/>
          <w:lang w:eastAsia="es-MX"/>
        </w:rPr>
        <w:pict>
          <v:shape id="_x0000_s1083" type="#_x0000_t75" style="position:absolute;left:0;text-align:left;margin-left:-86.1pt;margin-top:33.85pt;width:623.05pt;height:357.6pt;z-index:251662848">
            <v:imagedata r:id="rId48" o:title=""/>
          </v:shape>
          <o:OLEObject Type="Embed" ProgID="Excel.Sheet.12" ShapeID="_x0000_s1083" DrawAspect="Content" ObjectID="_1456954684" r:id="rId49"/>
        </w:pict>
      </w:r>
    </w:p>
    <w:sectPr w:rsidR="006F393B" w:rsidRPr="006F393B" w:rsidSect="00C84EB6">
      <w:pgSz w:w="12240" w:h="15840"/>
      <w:pgMar w:top="1701" w:right="1418"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5B1A" w:rsidRDefault="00905B1A">
      <w:pPr>
        <w:spacing w:after="0"/>
        <w:rPr>
          <w:rFonts w:ascii="Times New Roman" w:hAnsi="Times New Roman" w:cs="Times New Roman"/>
        </w:rPr>
      </w:pPr>
      <w:r>
        <w:rPr>
          <w:rFonts w:ascii="Times New Roman" w:hAnsi="Times New Roman" w:cs="Times New Roman"/>
        </w:rPr>
        <w:separator/>
      </w:r>
    </w:p>
  </w:endnote>
  <w:endnote w:type="continuationSeparator" w:id="0">
    <w:p w:rsidR="00905B1A" w:rsidRDefault="00905B1A">
      <w:pPr>
        <w:spacing w:after="0"/>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oberana Sans">
    <w:panose1 w:val="00000000000000000000"/>
    <w:charset w:val="00"/>
    <w:family w:val="modern"/>
    <w:notTrueType/>
    <w:pitch w:val="variable"/>
    <w:sig w:usb0="800000AF" w:usb1="4000204B" w:usb2="00000000" w:usb3="00000000" w:csb0="00000001" w:csb1="00000000"/>
  </w:font>
  <w:font w:name="Verdana">
    <w:panose1 w:val="020B0604030504040204"/>
    <w:charset w:val="00"/>
    <w:family w:val="swiss"/>
    <w:pitch w:val="variable"/>
    <w:sig w:usb0="A10006FF" w:usb1="4000205B" w:usb2="00000010" w:usb3="00000000" w:csb0="0000019F" w:csb1="00000000"/>
  </w:font>
  <w:font w:name="Liberation Serif">
    <w:altName w:val="Times New Roman"/>
    <w:charset w:val="01"/>
    <w:family w:val="roman"/>
    <w:pitch w:val="variable"/>
  </w:font>
  <w:font w:name="DejaVu Sans">
    <w:panose1 w:val="020B0603030804020204"/>
    <w:charset w:val="00"/>
    <w:family w:val="swiss"/>
    <w:pitch w:val="variable"/>
    <w:sig w:usb0="E7002EFF" w:usb1="D200FDFF" w:usb2="0A246029" w:usb3="00000000" w:csb0="000001FF" w:csb1="00000000"/>
  </w:font>
  <w:font w:name="FreeSans">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B1A" w:rsidRDefault="00905B1A" w:rsidP="00BB50A3">
    <w:pPr>
      <w:pStyle w:val="Piedepgina"/>
      <w:jc w:val="right"/>
      <w:rPr>
        <w:rFonts w:ascii="Times New Roman" w:hAnsi="Times New Roman" w:cs="Times New Roman"/>
      </w:rPr>
    </w:pPr>
    <w:r>
      <w:rPr>
        <w:rFonts w:ascii="Calibri" w:hAnsi="Calibri" w:cs="Calibri"/>
      </w:rPr>
      <w:fldChar w:fldCharType="begin"/>
    </w:r>
    <w:r>
      <w:rPr>
        <w:rFonts w:ascii="Calibri" w:hAnsi="Calibri" w:cs="Calibri"/>
      </w:rPr>
      <w:instrText>PAGE   \* MERGEFORMAT</w:instrText>
    </w:r>
    <w:r>
      <w:rPr>
        <w:rFonts w:ascii="Calibri" w:hAnsi="Calibri" w:cs="Calibri"/>
      </w:rPr>
      <w:fldChar w:fldCharType="separate"/>
    </w:r>
    <w:r w:rsidRPr="00905B1A">
      <w:rPr>
        <w:rFonts w:ascii="Calibri" w:hAnsi="Calibri" w:cs="Calibri"/>
        <w:noProof/>
        <w:lang w:val="es-ES"/>
      </w:rPr>
      <w:t>iii</w:t>
    </w:r>
    <w:r>
      <w:rPr>
        <w:rFonts w:ascii="Calibri" w:hAnsi="Calibri" w:cs="Calibr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569338"/>
      <w:docPartObj>
        <w:docPartGallery w:val="Page Numbers (Bottom of Page)"/>
        <w:docPartUnique/>
      </w:docPartObj>
    </w:sdtPr>
    <w:sdtContent>
      <w:p w:rsidR="00905B1A" w:rsidRDefault="00905B1A">
        <w:pPr>
          <w:pStyle w:val="Piedepgina"/>
          <w:jc w:val="right"/>
        </w:pPr>
        <w:r>
          <w:fldChar w:fldCharType="begin"/>
        </w:r>
        <w:r>
          <w:instrText>PAGE   \* MERGEFORMAT</w:instrText>
        </w:r>
        <w:r>
          <w:fldChar w:fldCharType="separate"/>
        </w:r>
        <w:r w:rsidRPr="00905B1A">
          <w:rPr>
            <w:noProof/>
            <w:lang w:val="es-ES"/>
          </w:rPr>
          <w:t>VII</w:t>
        </w:r>
        <w:r>
          <w:fldChar w:fldCharType="end"/>
        </w:r>
      </w:p>
    </w:sdtContent>
  </w:sdt>
  <w:p w:rsidR="00905B1A" w:rsidRDefault="00905B1A" w:rsidP="00BB50A3">
    <w:pPr>
      <w:pStyle w:val="Piedepgina"/>
      <w:jc w:val="right"/>
      <w:rPr>
        <w:rFonts w:ascii="Times New Roman" w:hAnsi="Times New Roman"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9358736"/>
      <w:docPartObj>
        <w:docPartGallery w:val="Page Numbers (Bottom of Page)"/>
        <w:docPartUnique/>
      </w:docPartObj>
    </w:sdtPr>
    <w:sdtContent>
      <w:p w:rsidR="00905B1A" w:rsidRDefault="00905B1A">
        <w:pPr>
          <w:pStyle w:val="Piedepgina"/>
          <w:jc w:val="right"/>
        </w:pPr>
        <w:r>
          <w:fldChar w:fldCharType="begin"/>
        </w:r>
        <w:r>
          <w:instrText>PAGE   \* MERGEFORMAT</w:instrText>
        </w:r>
        <w:r>
          <w:fldChar w:fldCharType="separate"/>
        </w:r>
        <w:r w:rsidR="00B85873" w:rsidRPr="00B85873">
          <w:rPr>
            <w:noProof/>
            <w:lang w:val="es-ES"/>
          </w:rPr>
          <w:t>48</w:t>
        </w:r>
        <w:r>
          <w:fldChar w:fldCharType="end"/>
        </w:r>
      </w:p>
    </w:sdtContent>
  </w:sdt>
  <w:p w:rsidR="00905B1A" w:rsidRDefault="00905B1A" w:rsidP="00BB50A3">
    <w:pPr>
      <w:pStyle w:val="Piedepgina"/>
      <w:jc w:val="right"/>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5B1A" w:rsidRDefault="00905B1A">
      <w:pPr>
        <w:spacing w:after="0"/>
        <w:rPr>
          <w:rFonts w:ascii="Times New Roman" w:hAnsi="Times New Roman" w:cs="Times New Roman"/>
        </w:rPr>
      </w:pPr>
      <w:r>
        <w:rPr>
          <w:rFonts w:ascii="Times New Roman" w:hAnsi="Times New Roman" w:cs="Times New Roman"/>
        </w:rPr>
        <w:separator/>
      </w:r>
    </w:p>
  </w:footnote>
  <w:footnote w:type="continuationSeparator" w:id="0">
    <w:p w:rsidR="00905B1A" w:rsidRDefault="00905B1A">
      <w:pPr>
        <w:spacing w:after="0"/>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B1A" w:rsidRDefault="00905B1A">
    <w:pPr>
      <w:pStyle w:val="Encabezado"/>
      <w:tabs>
        <w:tab w:val="clear" w:pos="8838"/>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B1A" w:rsidRDefault="00905B1A">
    <w:pPr>
      <w:pStyle w:val="Encabezado"/>
      <w:tabs>
        <w:tab w:val="clear" w:pos="8838"/>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B1A" w:rsidRPr="00FD2235" w:rsidRDefault="00905B1A" w:rsidP="00FD2235">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B1A" w:rsidRPr="00345B99" w:rsidRDefault="00905B1A" w:rsidP="00345B99">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B1A" w:rsidRPr="00345B99" w:rsidRDefault="00905B1A" w:rsidP="00345B9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00BD6"/>
    <w:multiLevelType w:val="hybridMultilevel"/>
    <w:tmpl w:val="7A82683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4AB48E3"/>
    <w:multiLevelType w:val="hybridMultilevel"/>
    <w:tmpl w:val="DFCAE3AA"/>
    <w:lvl w:ilvl="0" w:tplc="080A000B">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2">
    <w:nsid w:val="05025ADE"/>
    <w:multiLevelType w:val="hybridMultilevel"/>
    <w:tmpl w:val="92D0995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92C7BDC"/>
    <w:multiLevelType w:val="hybridMultilevel"/>
    <w:tmpl w:val="75AA662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ABB6346"/>
    <w:multiLevelType w:val="hybridMultilevel"/>
    <w:tmpl w:val="640E0B3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C567D64"/>
    <w:multiLevelType w:val="hybridMultilevel"/>
    <w:tmpl w:val="251E4FA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0DAB14E4"/>
    <w:multiLevelType w:val="hybridMultilevel"/>
    <w:tmpl w:val="6084008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0DEA0A8F"/>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E2A10B8"/>
    <w:multiLevelType w:val="multilevel"/>
    <w:tmpl w:val="147E9D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pStyle w:val="Ttulo6"/>
      <w:lvlText w:val="%1.%2.%3.%4.%5.%6."/>
      <w:lvlJc w:val="left"/>
      <w:pPr>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02B7FEE"/>
    <w:multiLevelType w:val="multilevel"/>
    <w:tmpl w:val="78ACFC1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18301DB"/>
    <w:multiLevelType w:val="hybridMultilevel"/>
    <w:tmpl w:val="4BA67B76"/>
    <w:lvl w:ilvl="0" w:tplc="BCF23176">
      <w:start w:val="1"/>
      <w:numFmt w:val="decimal"/>
      <w:lvlText w:val="[%1]."/>
      <w:lvlJc w:val="left"/>
      <w:pPr>
        <w:ind w:left="5889" w:hanging="360"/>
      </w:pPr>
      <w:rPr>
        <w:rFonts w:hint="default"/>
      </w:rPr>
    </w:lvl>
    <w:lvl w:ilvl="1" w:tplc="080A0019">
      <w:start w:val="1"/>
      <w:numFmt w:val="lowerLetter"/>
      <w:lvlText w:val="%2."/>
      <w:lvlJc w:val="left"/>
      <w:pPr>
        <w:ind w:left="5889" w:hanging="360"/>
      </w:pPr>
      <w:rPr>
        <w:rFonts w:ascii="Times New Roman" w:hAnsi="Times New Roman" w:cs="Times New Roman"/>
      </w:rPr>
    </w:lvl>
    <w:lvl w:ilvl="2" w:tplc="080A001B">
      <w:start w:val="1"/>
      <w:numFmt w:val="lowerRoman"/>
      <w:lvlText w:val="%3."/>
      <w:lvlJc w:val="right"/>
      <w:pPr>
        <w:ind w:left="6609" w:hanging="180"/>
      </w:pPr>
      <w:rPr>
        <w:rFonts w:ascii="Times New Roman" w:hAnsi="Times New Roman" w:cs="Times New Roman"/>
      </w:rPr>
    </w:lvl>
    <w:lvl w:ilvl="3" w:tplc="080A000F">
      <w:start w:val="1"/>
      <w:numFmt w:val="decimal"/>
      <w:lvlText w:val="%4."/>
      <w:lvlJc w:val="left"/>
      <w:pPr>
        <w:ind w:left="7329" w:hanging="360"/>
      </w:pPr>
      <w:rPr>
        <w:rFonts w:ascii="Times New Roman" w:hAnsi="Times New Roman" w:cs="Times New Roman"/>
      </w:rPr>
    </w:lvl>
    <w:lvl w:ilvl="4" w:tplc="080A0019">
      <w:start w:val="1"/>
      <w:numFmt w:val="lowerLetter"/>
      <w:lvlText w:val="%5."/>
      <w:lvlJc w:val="left"/>
      <w:pPr>
        <w:ind w:left="8049" w:hanging="360"/>
      </w:pPr>
      <w:rPr>
        <w:rFonts w:ascii="Times New Roman" w:hAnsi="Times New Roman" w:cs="Times New Roman"/>
      </w:rPr>
    </w:lvl>
    <w:lvl w:ilvl="5" w:tplc="080A001B">
      <w:start w:val="1"/>
      <w:numFmt w:val="lowerRoman"/>
      <w:lvlText w:val="%6."/>
      <w:lvlJc w:val="right"/>
      <w:pPr>
        <w:ind w:left="8769" w:hanging="180"/>
      </w:pPr>
      <w:rPr>
        <w:rFonts w:ascii="Times New Roman" w:hAnsi="Times New Roman" w:cs="Times New Roman"/>
      </w:rPr>
    </w:lvl>
    <w:lvl w:ilvl="6" w:tplc="080A000F">
      <w:start w:val="1"/>
      <w:numFmt w:val="decimal"/>
      <w:lvlText w:val="%7."/>
      <w:lvlJc w:val="left"/>
      <w:pPr>
        <w:ind w:left="9489" w:hanging="360"/>
      </w:pPr>
      <w:rPr>
        <w:rFonts w:ascii="Times New Roman" w:hAnsi="Times New Roman" w:cs="Times New Roman"/>
      </w:rPr>
    </w:lvl>
    <w:lvl w:ilvl="7" w:tplc="080A0019">
      <w:start w:val="1"/>
      <w:numFmt w:val="lowerLetter"/>
      <w:lvlText w:val="%8."/>
      <w:lvlJc w:val="left"/>
      <w:pPr>
        <w:ind w:left="10209" w:hanging="360"/>
      </w:pPr>
      <w:rPr>
        <w:rFonts w:ascii="Times New Roman" w:hAnsi="Times New Roman" w:cs="Times New Roman"/>
      </w:rPr>
    </w:lvl>
    <w:lvl w:ilvl="8" w:tplc="080A001B">
      <w:start w:val="1"/>
      <w:numFmt w:val="lowerRoman"/>
      <w:lvlText w:val="%9."/>
      <w:lvlJc w:val="right"/>
      <w:pPr>
        <w:ind w:left="10929" w:hanging="180"/>
      </w:pPr>
      <w:rPr>
        <w:rFonts w:ascii="Times New Roman" w:hAnsi="Times New Roman" w:cs="Times New Roman"/>
      </w:rPr>
    </w:lvl>
  </w:abstractNum>
  <w:abstractNum w:abstractNumId="11">
    <w:nsid w:val="12F749E7"/>
    <w:multiLevelType w:val="hybridMultilevel"/>
    <w:tmpl w:val="D8E8D6A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17F96269"/>
    <w:multiLevelType w:val="multilevel"/>
    <w:tmpl w:val="382EAF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8CF0070"/>
    <w:multiLevelType w:val="multilevel"/>
    <w:tmpl w:val="4C34C2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C121FE4"/>
    <w:multiLevelType w:val="hybridMultilevel"/>
    <w:tmpl w:val="54F25B66"/>
    <w:lvl w:ilvl="0" w:tplc="080A000F">
      <w:start w:val="1"/>
      <w:numFmt w:val="decimal"/>
      <w:lvlText w:val="%1."/>
      <w:lvlJc w:val="left"/>
      <w:pPr>
        <w:ind w:left="720" w:hanging="360"/>
      </w:pPr>
      <w:rPr>
        <w:rFonts w:ascii="Times New Roman" w:hAnsi="Times New Roman" w:cs="Times New Roman"/>
      </w:rPr>
    </w:lvl>
    <w:lvl w:ilvl="1" w:tplc="080A0019">
      <w:start w:val="1"/>
      <w:numFmt w:val="lowerLetter"/>
      <w:lvlText w:val="%2."/>
      <w:lvlJc w:val="left"/>
      <w:pPr>
        <w:ind w:left="1440" w:hanging="360"/>
      </w:pPr>
      <w:rPr>
        <w:rFonts w:ascii="Times New Roman" w:hAnsi="Times New Roman" w:cs="Times New Roman"/>
      </w:rPr>
    </w:lvl>
    <w:lvl w:ilvl="2" w:tplc="080A001B">
      <w:start w:val="1"/>
      <w:numFmt w:val="lowerRoman"/>
      <w:lvlText w:val="%3."/>
      <w:lvlJc w:val="right"/>
      <w:pPr>
        <w:ind w:left="2160" w:hanging="180"/>
      </w:pPr>
      <w:rPr>
        <w:rFonts w:ascii="Times New Roman" w:hAnsi="Times New Roman" w:cs="Times New Roman"/>
      </w:rPr>
    </w:lvl>
    <w:lvl w:ilvl="3" w:tplc="080A000F">
      <w:start w:val="1"/>
      <w:numFmt w:val="decimal"/>
      <w:lvlText w:val="%4."/>
      <w:lvlJc w:val="left"/>
      <w:pPr>
        <w:ind w:left="2880" w:hanging="360"/>
      </w:pPr>
      <w:rPr>
        <w:rFonts w:ascii="Times New Roman" w:hAnsi="Times New Roman" w:cs="Times New Roman"/>
      </w:rPr>
    </w:lvl>
    <w:lvl w:ilvl="4" w:tplc="080A0019">
      <w:start w:val="1"/>
      <w:numFmt w:val="lowerLetter"/>
      <w:lvlText w:val="%5."/>
      <w:lvlJc w:val="left"/>
      <w:pPr>
        <w:ind w:left="3600" w:hanging="360"/>
      </w:pPr>
      <w:rPr>
        <w:rFonts w:ascii="Times New Roman" w:hAnsi="Times New Roman" w:cs="Times New Roman"/>
      </w:rPr>
    </w:lvl>
    <w:lvl w:ilvl="5" w:tplc="080A001B">
      <w:start w:val="1"/>
      <w:numFmt w:val="lowerRoman"/>
      <w:lvlText w:val="%6."/>
      <w:lvlJc w:val="right"/>
      <w:pPr>
        <w:ind w:left="4320" w:hanging="180"/>
      </w:pPr>
      <w:rPr>
        <w:rFonts w:ascii="Times New Roman" w:hAnsi="Times New Roman" w:cs="Times New Roman"/>
      </w:rPr>
    </w:lvl>
    <w:lvl w:ilvl="6" w:tplc="080A000F">
      <w:start w:val="1"/>
      <w:numFmt w:val="decimal"/>
      <w:lvlText w:val="%7."/>
      <w:lvlJc w:val="left"/>
      <w:pPr>
        <w:ind w:left="5040" w:hanging="360"/>
      </w:pPr>
      <w:rPr>
        <w:rFonts w:ascii="Times New Roman" w:hAnsi="Times New Roman" w:cs="Times New Roman"/>
      </w:rPr>
    </w:lvl>
    <w:lvl w:ilvl="7" w:tplc="080A0019">
      <w:start w:val="1"/>
      <w:numFmt w:val="lowerLetter"/>
      <w:lvlText w:val="%8."/>
      <w:lvlJc w:val="left"/>
      <w:pPr>
        <w:ind w:left="5760" w:hanging="360"/>
      </w:pPr>
      <w:rPr>
        <w:rFonts w:ascii="Times New Roman" w:hAnsi="Times New Roman" w:cs="Times New Roman"/>
      </w:rPr>
    </w:lvl>
    <w:lvl w:ilvl="8" w:tplc="080A001B">
      <w:start w:val="1"/>
      <w:numFmt w:val="lowerRoman"/>
      <w:lvlText w:val="%9."/>
      <w:lvlJc w:val="right"/>
      <w:pPr>
        <w:ind w:left="6480" w:hanging="180"/>
      </w:pPr>
      <w:rPr>
        <w:rFonts w:ascii="Times New Roman" w:hAnsi="Times New Roman" w:cs="Times New Roman"/>
      </w:rPr>
    </w:lvl>
  </w:abstractNum>
  <w:abstractNum w:abstractNumId="15">
    <w:nsid w:val="20127848"/>
    <w:multiLevelType w:val="hybridMultilevel"/>
    <w:tmpl w:val="756E7C4C"/>
    <w:lvl w:ilvl="0" w:tplc="CA8A92C0">
      <w:numFmt w:val="bullet"/>
      <w:lvlText w:val="-"/>
      <w:lvlJc w:val="left"/>
      <w:pPr>
        <w:ind w:left="720" w:hanging="360"/>
      </w:pPr>
      <w:rPr>
        <w:rFonts w:ascii="Arial" w:eastAsia="Times New Roman" w:hAnsi="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16">
    <w:nsid w:val="208120E5"/>
    <w:multiLevelType w:val="hybridMultilevel"/>
    <w:tmpl w:val="45E8537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27D849CF"/>
    <w:multiLevelType w:val="multilevel"/>
    <w:tmpl w:val="0C4E518C"/>
    <w:lvl w:ilvl="0">
      <w:start w:val="1"/>
      <w:numFmt w:val="decimal"/>
      <w:pStyle w:val="Ttulo1"/>
      <w:suff w:val="space"/>
      <w:lvlText w:val="Capítulo %1"/>
      <w:lvlJc w:val="left"/>
      <w:pPr>
        <w:ind w:left="851"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8">
    <w:nsid w:val="28D5232C"/>
    <w:multiLevelType w:val="hybridMultilevel"/>
    <w:tmpl w:val="76E23C46"/>
    <w:lvl w:ilvl="0" w:tplc="A622DD76">
      <w:start w:val="1"/>
      <w:numFmt w:val="decimal"/>
      <w:lvlText w:val="%1."/>
      <w:lvlJc w:val="left"/>
      <w:pPr>
        <w:ind w:left="525" w:hanging="360"/>
      </w:pPr>
      <w:rPr>
        <w:rFonts w:hint="default"/>
      </w:rPr>
    </w:lvl>
    <w:lvl w:ilvl="1" w:tplc="080A0019" w:tentative="1">
      <w:start w:val="1"/>
      <w:numFmt w:val="lowerLetter"/>
      <w:lvlText w:val="%2."/>
      <w:lvlJc w:val="left"/>
      <w:pPr>
        <w:ind w:left="1245" w:hanging="360"/>
      </w:pPr>
    </w:lvl>
    <w:lvl w:ilvl="2" w:tplc="080A001B" w:tentative="1">
      <w:start w:val="1"/>
      <w:numFmt w:val="lowerRoman"/>
      <w:lvlText w:val="%3."/>
      <w:lvlJc w:val="right"/>
      <w:pPr>
        <w:ind w:left="1965" w:hanging="180"/>
      </w:pPr>
    </w:lvl>
    <w:lvl w:ilvl="3" w:tplc="080A000F" w:tentative="1">
      <w:start w:val="1"/>
      <w:numFmt w:val="decimal"/>
      <w:lvlText w:val="%4."/>
      <w:lvlJc w:val="left"/>
      <w:pPr>
        <w:ind w:left="2685" w:hanging="360"/>
      </w:pPr>
    </w:lvl>
    <w:lvl w:ilvl="4" w:tplc="080A0019" w:tentative="1">
      <w:start w:val="1"/>
      <w:numFmt w:val="lowerLetter"/>
      <w:lvlText w:val="%5."/>
      <w:lvlJc w:val="left"/>
      <w:pPr>
        <w:ind w:left="3405" w:hanging="360"/>
      </w:pPr>
    </w:lvl>
    <w:lvl w:ilvl="5" w:tplc="080A001B" w:tentative="1">
      <w:start w:val="1"/>
      <w:numFmt w:val="lowerRoman"/>
      <w:lvlText w:val="%6."/>
      <w:lvlJc w:val="right"/>
      <w:pPr>
        <w:ind w:left="4125" w:hanging="180"/>
      </w:pPr>
    </w:lvl>
    <w:lvl w:ilvl="6" w:tplc="080A000F" w:tentative="1">
      <w:start w:val="1"/>
      <w:numFmt w:val="decimal"/>
      <w:lvlText w:val="%7."/>
      <w:lvlJc w:val="left"/>
      <w:pPr>
        <w:ind w:left="4845" w:hanging="360"/>
      </w:pPr>
    </w:lvl>
    <w:lvl w:ilvl="7" w:tplc="080A0019" w:tentative="1">
      <w:start w:val="1"/>
      <w:numFmt w:val="lowerLetter"/>
      <w:lvlText w:val="%8."/>
      <w:lvlJc w:val="left"/>
      <w:pPr>
        <w:ind w:left="5565" w:hanging="360"/>
      </w:pPr>
    </w:lvl>
    <w:lvl w:ilvl="8" w:tplc="080A001B" w:tentative="1">
      <w:start w:val="1"/>
      <w:numFmt w:val="lowerRoman"/>
      <w:lvlText w:val="%9."/>
      <w:lvlJc w:val="right"/>
      <w:pPr>
        <w:ind w:left="6285" w:hanging="180"/>
      </w:pPr>
    </w:lvl>
  </w:abstractNum>
  <w:abstractNum w:abstractNumId="19">
    <w:nsid w:val="291F521B"/>
    <w:multiLevelType w:val="hybridMultilevel"/>
    <w:tmpl w:val="407E90D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31DE58B3"/>
    <w:multiLevelType w:val="hybridMultilevel"/>
    <w:tmpl w:val="24E85B7C"/>
    <w:lvl w:ilvl="0" w:tplc="080A000B">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21">
    <w:nsid w:val="35775D00"/>
    <w:multiLevelType w:val="hybridMultilevel"/>
    <w:tmpl w:val="2976F6B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35814A57"/>
    <w:multiLevelType w:val="hybridMultilevel"/>
    <w:tmpl w:val="5E94C5CA"/>
    <w:lvl w:ilvl="0" w:tplc="080A000F">
      <w:start w:val="1"/>
      <w:numFmt w:val="decimal"/>
      <w:lvlText w:val="%1."/>
      <w:lvlJc w:val="left"/>
      <w:pPr>
        <w:ind w:left="1440" w:hanging="360"/>
      </w:pPr>
      <w:rPr>
        <w:rFonts w:ascii="Times New Roman" w:hAnsi="Times New Roman" w:cs="Times New Roman"/>
      </w:rPr>
    </w:lvl>
    <w:lvl w:ilvl="1" w:tplc="080A0019">
      <w:start w:val="1"/>
      <w:numFmt w:val="lowerLetter"/>
      <w:lvlText w:val="%2."/>
      <w:lvlJc w:val="left"/>
      <w:pPr>
        <w:ind w:left="2160" w:hanging="360"/>
      </w:pPr>
      <w:rPr>
        <w:rFonts w:ascii="Times New Roman" w:hAnsi="Times New Roman" w:cs="Times New Roman"/>
      </w:rPr>
    </w:lvl>
    <w:lvl w:ilvl="2" w:tplc="080A001B">
      <w:start w:val="1"/>
      <w:numFmt w:val="lowerRoman"/>
      <w:lvlText w:val="%3."/>
      <w:lvlJc w:val="right"/>
      <w:pPr>
        <w:ind w:left="2880" w:hanging="180"/>
      </w:pPr>
      <w:rPr>
        <w:rFonts w:ascii="Times New Roman" w:hAnsi="Times New Roman" w:cs="Times New Roman"/>
      </w:rPr>
    </w:lvl>
    <w:lvl w:ilvl="3" w:tplc="080A000F">
      <w:start w:val="1"/>
      <w:numFmt w:val="decimal"/>
      <w:lvlText w:val="%4."/>
      <w:lvlJc w:val="left"/>
      <w:pPr>
        <w:ind w:left="3600" w:hanging="360"/>
      </w:pPr>
      <w:rPr>
        <w:rFonts w:ascii="Times New Roman" w:hAnsi="Times New Roman" w:cs="Times New Roman"/>
      </w:rPr>
    </w:lvl>
    <w:lvl w:ilvl="4" w:tplc="080A0019">
      <w:start w:val="1"/>
      <w:numFmt w:val="lowerLetter"/>
      <w:lvlText w:val="%5."/>
      <w:lvlJc w:val="left"/>
      <w:pPr>
        <w:ind w:left="4320" w:hanging="360"/>
      </w:pPr>
      <w:rPr>
        <w:rFonts w:ascii="Times New Roman" w:hAnsi="Times New Roman" w:cs="Times New Roman"/>
      </w:rPr>
    </w:lvl>
    <w:lvl w:ilvl="5" w:tplc="080A001B">
      <w:start w:val="1"/>
      <w:numFmt w:val="lowerRoman"/>
      <w:lvlText w:val="%6."/>
      <w:lvlJc w:val="right"/>
      <w:pPr>
        <w:ind w:left="5040" w:hanging="180"/>
      </w:pPr>
      <w:rPr>
        <w:rFonts w:ascii="Times New Roman" w:hAnsi="Times New Roman" w:cs="Times New Roman"/>
      </w:rPr>
    </w:lvl>
    <w:lvl w:ilvl="6" w:tplc="080A000F">
      <w:start w:val="1"/>
      <w:numFmt w:val="decimal"/>
      <w:lvlText w:val="%7."/>
      <w:lvlJc w:val="left"/>
      <w:pPr>
        <w:ind w:left="5760" w:hanging="360"/>
      </w:pPr>
      <w:rPr>
        <w:rFonts w:ascii="Times New Roman" w:hAnsi="Times New Roman" w:cs="Times New Roman"/>
      </w:rPr>
    </w:lvl>
    <w:lvl w:ilvl="7" w:tplc="080A0019">
      <w:start w:val="1"/>
      <w:numFmt w:val="lowerLetter"/>
      <w:lvlText w:val="%8."/>
      <w:lvlJc w:val="left"/>
      <w:pPr>
        <w:ind w:left="6480" w:hanging="360"/>
      </w:pPr>
      <w:rPr>
        <w:rFonts w:ascii="Times New Roman" w:hAnsi="Times New Roman" w:cs="Times New Roman"/>
      </w:rPr>
    </w:lvl>
    <w:lvl w:ilvl="8" w:tplc="080A001B">
      <w:start w:val="1"/>
      <w:numFmt w:val="lowerRoman"/>
      <w:lvlText w:val="%9."/>
      <w:lvlJc w:val="right"/>
      <w:pPr>
        <w:ind w:left="7200" w:hanging="180"/>
      </w:pPr>
      <w:rPr>
        <w:rFonts w:ascii="Times New Roman" w:hAnsi="Times New Roman" w:cs="Times New Roman"/>
      </w:rPr>
    </w:lvl>
  </w:abstractNum>
  <w:abstractNum w:abstractNumId="23">
    <w:nsid w:val="37C41449"/>
    <w:multiLevelType w:val="hybridMultilevel"/>
    <w:tmpl w:val="BE3E01D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3CA842C9"/>
    <w:multiLevelType w:val="hybridMultilevel"/>
    <w:tmpl w:val="E74E1F3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25">
    <w:nsid w:val="3CAE0D5A"/>
    <w:multiLevelType w:val="hybridMultilevel"/>
    <w:tmpl w:val="DD0245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3E632F98"/>
    <w:multiLevelType w:val="hybridMultilevel"/>
    <w:tmpl w:val="27A64E9A"/>
    <w:lvl w:ilvl="0" w:tplc="080A001B">
      <w:start w:val="1"/>
      <w:numFmt w:val="low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3E7B30ED"/>
    <w:multiLevelType w:val="hybridMultilevel"/>
    <w:tmpl w:val="C8CA6E4C"/>
    <w:lvl w:ilvl="0" w:tplc="080A0003">
      <w:start w:val="1"/>
      <w:numFmt w:val="bullet"/>
      <w:lvlText w:val="o"/>
      <w:lvlJc w:val="left"/>
      <w:pPr>
        <w:ind w:left="720" w:hanging="360"/>
      </w:pPr>
      <w:rPr>
        <w:rFonts w:ascii="Courier New" w:hAnsi="Courier New" w:cs="Courier New" w:hint="default"/>
      </w:rPr>
    </w:lvl>
    <w:lvl w:ilvl="1" w:tplc="080A0019">
      <w:start w:val="1"/>
      <w:numFmt w:val="lowerLetter"/>
      <w:lvlText w:val="%2."/>
      <w:lvlJc w:val="left"/>
      <w:pPr>
        <w:ind w:left="1440" w:hanging="360"/>
      </w:pPr>
      <w:rPr>
        <w:rFonts w:ascii="Times New Roman" w:hAnsi="Times New Roman" w:cs="Times New Roman"/>
      </w:rPr>
    </w:lvl>
    <w:lvl w:ilvl="2" w:tplc="080A001B">
      <w:start w:val="1"/>
      <w:numFmt w:val="lowerRoman"/>
      <w:lvlText w:val="%3."/>
      <w:lvlJc w:val="right"/>
      <w:pPr>
        <w:ind w:left="2160" w:hanging="180"/>
      </w:pPr>
      <w:rPr>
        <w:rFonts w:ascii="Times New Roman" w:hAnsi="Times New Roman" w:cs="Times New Roman"/>
      </w:rPr>
    </w:lvl>
    <w:lvl w:ilvl="3" w:tplc="080A000F">
      <w:start w:val="1"/>
      <w:numFmt w:val="decimal"/>
      <w:lvlText w:val="%4."/>
      <w:lvlJc w:val="left"/>
      <w:pPr>
        <w:ind w:left="2880" w:hanging="360"/>
      </w:pPr>
      <w:rPr>
        <w:rFonts w:ascii="Times New Roman" w:hAnsi="Times New Roman" w:cs="Times New Roman"/>
      </w:rPr>
    </w:lvl>
    <w:lvl w:ilvl="4" w:tplc="080A0019">
      <w:start w:val="1"/>
      <w:numFmt w:val="lowerLetter"/>
      <w:lvlText w:val="%5."/>
      <w:lvlJc w:val="left"/>
      <w:pPr>
        <w:ind w:left="3600" w:hanging="360"/>
      </w:pPr>
      <w:rPr>
        <w:rFonts w:ascii="Times New Roman" w:hAnsi="Times New Roman" w:cs="Times New Roman"/>
      </w:rPr>
    </w:lvl>
    <w:lvl w:ilvl="5" w:tplc="080A001B">
      <w:start w:val="1"/>
      <w:numFmt w:val="lowerRoman"/>
      <w:lvlText w:val="%6."/>
      <w:lvlJc w:val="right"/>
      <w:pPr>
        <w:ind w:left="4320" w:hanging="180"/>
      </w:pPr>
      <w:rPr>
        <w:rFonts w:ascii="Times New Roman" w:hAnsi="Times New Roman" w:cs="Times New Roman"/>
      </w:rPr>
    </w:lvl>
    <w:lvl w:ilvl="6" w:tplc="080A000F">
      <w:start w:val="1"/>
      <w:numFmt w:val="decimal"/>
      <w:lvlText w:val="%7."/>
      <w:lvlJc w:val="left"/>
      <w:pPr>
        <w:ind w:left="5040" w:hanging="360"/>
      </w:pPr>
      <w:rPr>
        <w:rFonts w:ascii="Times New Roman" w:hAnsi="Times New Roman" w:cs="Times New Roman"/>
      </w:rPr>
    </w:lvl>
    <w:lvl w:ilvl="7" w:tplc="080A0019">
      <w:start w:val="1"/>
      <w:numFmt w:val="lowerLetter"/>
      <w:lvlText w:val="%8."/>
      <w:lvlJc w:val="left"/>
      <w:pPr>
        <w:ind w:left="5760" w:hanging="360"/>
      </w:pPr>
      <w:rPr>
        <w:rFonts w:ascii="Times New Roman" w:hAnsi="Times New Roman" w:cs="Times New Roman"/>
      </w:rPr>
    </w:lvl>
    <w:lvl w:ilvl="8" w:tplc="080A001B">
      <w:start w:val="1"/>
      <w:numFmt w:val="lowerRoman"/>
      <w:lvlText w:val="%9."/>
      <w:lvlJc w:val="right"/>
      <w:pPr>
        <w:ind w:left="6480" w:hanging="180"/>
      </w:pPr>
      <w:rPr>
        <w:rFonts w:ascii="Times New Roman" w:hAnsi="Times New Roman" w:cs="Times New Roman"/>
      </w:rPr>
    </w:lvl>
  </w:abstractNum>
  <w:abstractNum w:abstractNumId="28">
    <w:nsid w:val="406E6EE4"/>
    <w:multiLevelType w:val="multilevel"/>
    <w:tmpl w:val="0EECF0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1286D39"/>
    <w:multiLevelType w:val="hybridMultilevel"/>
    <w:tmpl w:val="EDB61D6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42A32863"/>
    <w:multiLevelType w:val="hybridMultilevel"/>
    <w:tmpl w:val="30D0084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4CFD5199"/>
    <w:multiLevelType w:val="hybridMultilevel"/>
    <w:tmpl w:val="59D4B09E"/>
    <w:lvl w:ilvl="0" w:tplc="080A000F">
      <w:start w:val="1"/>
      <w:numFmt w:val="decimal"/>
      <w:lvlText w:val="%1."/>
      <w:lvlJc w:val="left"/>
      <w:pPr>
        <w:ind w:left="1440" w:hanging="360"/>
      </w:pPr>
      <w:rPr>
        <w:rFonts w:ascii="Times New Roman" w:hAnsi="Times New Roman" w:cs="Times New Roman"/>
      </w:rPr>
    </w:lvl>
    <w:lvl w:ilvl="1" w:tplc="080A0019">
      <w:start w:val="1"/>
      <w:numFmt w:val="lowerLetter"/>
      <w:lvlText w:val="%2."/>
      <w:lvlJc w:val="left"/>
      <w:pPr>
        <w:ind w:left="2160" w:hanging="360"/>
      </w:pPr>
      <w:rPr>
        <w:rFonts w:ascii="Times New Roman" w:hAnsi="Times New Roman" w:cs="Times New Roman"/>
      </w:rPr>
    </w:lvl>
    <w:lvl w:ilvl="2" w:tplc="080A001B">
      <w:start w:val="1"/>
      <w:numFmt w:val="lowerRoman"/>
      <w:lvlText w:val="%3."/>
      <w:lvlJc w:val="right"/>
      <w:pPr>
        <w:ind w:left="2880" w:hanging="180"/>
      </w:pPr>
      <w:rPr>
        <w:rFonts w:ascii="Times New Roman" w:hAnsi="Times New Roman" w:cs="Times New Roman"/>
      </w:rPr>
    </w:lvl>
    <w:lvl w:ilvl="3" w:tplc="080A000F">
      <w:start w:val="1"/>
      <w:numFmt w:val="decimal"/>
      <w:lvlText w:val="%4."/>
      <w:lvlJc w:val="left"/>
      <w:pPr>
        <w:ind w:left="3600" w:hanging="360"/>
      </w:pPr>
      <w:rPr>
        <w:rFonts w:ascii="Times New Roman" w:hAnsi="Times New Roman" w:cs="Times New Roman"/>
      </w:rPr>
    </w:lvl>
    <w:lvl w:ilvl="4" w:tplc="080A0019">
      <w:start w:val="1"/>
      <w:numFmt w:val="lowerLetter"/>
      <w:lvlText w:val="%5."/>
      <w:lvlJc w:val="left"/>
      <w:pPr>
        <w:ind w:left="4320" w:hanging="360"/>
      </w:pPr>
      <w:rPr>
        <w:rFonts w:ascii="Times New Roman" w:hAnsi="Times New Roman" w:cs="Times New Roman"/>
      </w:rPr>
    </w:lvl>
    <w:lvl w:ilvl="5" w:tplc="080A001B">
      <w:start w:val="1"/>
      <w:numFmt w:val="lowerRoman"/>
      <w:lvlText w:val="%6."/>
      <w:lvlJc w:val="right"/>
      <w:pPr>
        <w:ind w:left="5040" w:hanging="180"/>
      </w:pPr>
      <w:rPr>
        <w:rFonts w:ascii="Times New Roman" w:hAnsi="Times New Roman" w:cs="Times New Roman"/>
      </w:rPr>
    </w:lvl>
    <w:lvl w:ilvl="6" w:tplc="080A000F">
      <w:start w:val="1"/>
      <w:numFmt w:val="decimal"/>
      <w:lvlText w:val="%7."/>
      <w:lvlJc w:val="left"/>
      <w:pPr>
        <w:ind w:left="5760" w:hanging="360"/>
      </w:pPr>
      <w:rPr>
        <w:rFonts w:ascii="Times New Roman" w:hAnsi="Times New Roman" w:cs="Times New Roman"/>
      </w:rPr>
    </w:lvl>
    <w:lvl w:ilvl="7" w:tplc="080A0019">
      <w:start w:val="1"/>
      <w:numFmt w:val="lowerLetter"/>
      <w:lvlText w:val="%8."/>
      <w:lvlJc w:val="left"/>
      <w:pPr>
        <w:ind w:left="6480" w:hanging="360"/>
      </w:pPr>
      <w:rPr>
        <w:rFonts w:ascii="Times New Roman" w:hAnsi="Times New Roman" w:cs="Times New Roman"/>
      </w:rPr>
    </w:lvl>
    <w:lvl w:ilvl="8" w:tplc="080A001B">
      <w:start w:val="1"/>
      <w:numFmt w:val="lowerRoman"/>
      <w:lvlText w:val="%9."/>
      <w:lvlJc w:val="right"/>
      <w:pPr>
        <w:ind w:left="7200" w:hanging="180"/>
      </w:pPr>
      <w:rPr>
        <w:rFonts w:ascii="Times New Roman" w:hAnsi="Times New Roman" w:cs="Times New Roman"/>
      </w:rPr>
    </w:lvl>
  </w:abstractNum>
  <w:abstractNum w:abstractNumId="32">
    <w:nsid w:val="4FB2336B"/>
    <w:multiLevelType w:val="hybridMultilevel"/>
    <w:tmpl w:val="B4106ECA"/>
    <w:lvl w:ilvl="0" w:tplc="080A0009">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33">
    <w:nsid w:val="506E50C2"/>
    <w:multiLevelType w:val="hybridMultilevel"/>
    <w:tmpl w:val="ED58EEAC"/>
    <w:lvl w:ilvl="0" w:tplc="080A000B">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34">
    <w:nsid w:val="520140C7"/>
    <w:multiLevelType w:val="hybridMultilevel"/>
    <w:tmpl w:val="8CB807EE"/>
    <w:lvl w:ilvl="0" w:tplc="080A0003">
      <w:start w:val="1"/>
      <w:numFmt w:val="bullet"/>
      <w:lvlText w:val="o"/>
      <w:lvlJc w:val="left"/>
      <w:pPr>
        <w:ind w:left="720" w:hanging="360"/>
      </w:pPr>
      <w:rPr>
        <w:rFonts w:ascii="Courier New" w:hAnsi="Courier New" w:cs="Courier New" w:hint="default"/>
      </w:rPr>
    </w:lvl>
    <w:lvl w:ilvl="1" w:tplc="080A0019">
      <w:start w:val="1"/>
      <w:numFmt w:val="lowerLetter"/>
      <w:lvlText w:val="%2."/>
      <w:lvlJc w:val="left"/>
      <w:pPr>
        <w:ind w:left="1440" w:hanging="360"/>
      </w:pPr>
      <w:rPr>
        <w:rFonts w:ascii="Times New Roman" w:hAnsi="Times New Roman" w:cs="Times New Roman"/>
      </w:rPr>
    </w:lvl>
    <w:lvl w:ilvl="2" w:tplc="080A001B">
      <w:start w:val="1"/>
      <w:numFmt w:val="lowerRoman"/>
      <w:lvlText w:val="%3."/>
      <w:lvlJc w:val="right"/>
      <w:pPr>
        <w:ind w:left="2160" w:hanging="180"/>
      </w:pPr>
      <w:rPr>
        <w:rFonts w:ascii="Times New Roman" w:hAnsi="Times New Roman" w:cs="Times New Roman"/>
      </w:rPr>
    </w:lvl>
    <w:lvl w:ilvl="3" w:tplc="080A000F">
      <w:start w:val="1"/>
      <w:numFmt w:val="decimal"/>
      <w:lvlText w:val="%4."/>
      <w:lvlJc w:val="left"/>
      <w:pPr>
        <w:ind w:left="2880" w:hanging="360"/>
      </w:pPr>
      <w:rPr>
        <w:rFonts w:ascii="Times New Roman" w:hAnsi="Times New Roman" w:cs="Times New Roman"/>
      </w:rPr>
    </w:lvl>
    <w:lvl w:ilvl="4" w:tplc="080A0019">
      <w:start w:val="1"/>
      <w:numFmt w:val="lowerLetter"/>
      <w:lvlText w:val="%5."/>
      <w:lvlJc w:val="left"/>
      <w:pPr>
        <w:ind w:left="3600" w:hanging="360"/>
      </w:pPr>
      <w:rPr>
        <w:rFonts w:ascii="Times New Roman" w:hAnsi="Times New Roman" w:cs="Times New Roman"/>
      </w:rPr>
    </w:lvl>
    <w:lvl w:ilvl="5" w:tplc="080A001B">
      <w:start w:val="1"/>
      <w:numFmt w:val="lowerRoman"/>
      <w:lvlText w:val="%6."/>
      <w:lvlJc w:val="right"/>
      <w:pPr>
        <w:ind w:left="4320" w:hanging="180"/>
      </w:pPr>
      <w:rPr>
        <w:rFonts w:ascii="Times New Roman" w:hAnsi="Times New Roman" w:cs="Times New Roman"/>
      </w:rPr>
    </w:lvl>
    <w:lvl w:ilvl="6" w:tplc="080A000F">
      <w:start w:val="1"/>
      <w:numFmt w:val="decimal"/>
      <w:lvlText w:val="%7."/>
      <w:lvlJc w:val="left"/>
      <w:pPr>
        <w:ind w:left="5040" w:hanging="360"/>
      </w:pPr>
      <w:rPr>
        <w:rFonts w:ascii="Times New Roman" w:hAnsi="Times New Roman" w:cs="Times New Roman"/>
      </w:rPr>
    </w:lvl>
    <w:lvl w:ilvl="7" w:tplc="080A0019">
      <w:start w:val="1"/>
      <w:numFmt w:val="lowerLetter"/>
      <w:lvlText w:val="%8."/>
      <w:lvlJc w:val="left"/>
      <w:pPr>
        <w:ind w:left="5760" w:hanging="360"/>
      </w:pPr>
      <w:rPr>
        <w:rFonts w:ascii="Times New Roman" w:hAnsi="Times New Roman" w:cs="Times New Roman"/>
      </w:rPr>
    </w:lvl>
    <w:lvl w:ilvl="8" w:tplc="080A001B">
      <w:start w:val="1"/>
      <w:numFmt w:val="lowerRoman"/>
      <w:lvlText w:val="%9."/>
      <w:lvlJc w:val="right"/>
      <w:pPr>
        <w:ind w:left="6480" w:hanging="180"/>
      </w:pPr>
      <w:rPr>
        <w:rFonts w:ascii="Times New Roman" w:hAnsi="Times New Roman" w:cs="Times New Roman"/>
      </w:rPr>
    </w:lvl>
  </w:abstractNum>
  <w:abstractNum w:abstractNumId="35">
    <w:nsid w:val="52D4650D"/>
    <w:multiLevelType w:val="hybridMultilevel"/>
    <w:tmpl w:val="C518C74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5706527C"/>
    <w:multiLevelType w:val="hybridMultilevel"/>
    <w:tmpl w:val="2D789BF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581E42B3"/>
    <w:multiLevelType w:val="hybridMultilevel"/>
    <w:tmpl w:val="24D2FE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5B620A94"/>
    <w:multiLevelType w:val="hybridMultilevel"/>
    <w:tmpl w:val="DCF4FE0E"/>
    <w:lvl w:ilvl="0" w:tplc="080A000B">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39">
    <w:nsid w:val="5C1C7545"/>
    <w:multiLevelType w:val="hybridMultilevel"/>
    <w:tmpl w:val="752C772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5D9C7F36"/>
    <w:multiLevelType w:val="hybridMultilevel"/>
    <w:tmpl w:val="2B78E07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nsid w:val="61D15ABB"/>
    <w:multiLevelType w:val="hybridMultilevel"/>
    <w:tmpl w:val="F25AFC7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nsid w:val="6A01015A"/>
    <w:multiLevelType w:val="hybridMultilevel"/>
    <w:tmpl w:val="F376BC54"/>
    <w:lvl w:ilvl="0" w:tplc="080A000F">
      <w:start w:val="1"/>
      <w:numFmt w:val="decimal"/>
      <w:lvlText w:val="%1."/>
      <w:lvlJc w:val="left"/>
      <w:pPr>
        <w:ind w:left="1425" w:hanging="360"/>
      </w:pPr>
      <w:rPr>
        <w:rFonts w:ascii="Times New Roman" w:hAnsi="Times New Roman" w:cs="Times New Roman"/>
      </w:rPr>
    </w:lvl>
    <w:lvl w:ilvl="1" w:tplc="080A0019">
      <w:start w:val="1"/>
      <w:numFmt w:val="lowerLetter"/>
      <w:lvlText w:val="%2."/>
      <w:lvlJc w:val="left"/>
      <w:pPr>
        <w:ind w:left="2145" w:hanging="360"/>
      </w:pPr>
      <w:rPr>
        <w:rFonts w:ascii="Times New Roman" w:hAnsi="Times New Roman" w:cs="Times New Roman"/>
      </w:rPr>
    </w:lvl>
    <w:lvl w:ilvl="2" w:tplc="080A001B">
      <w:start w:val="1"/>
      <w:numFmt w:val="lowerRoman"/>
      <w:lvlText w:val="%3."/>
      <w:lvlJc w:val="right"/>
      <w:pPr>
        <w:ind w:left="2865" w:hanging="180"/>
      </w:pPr>
      <w:rPr>
        <w:rFonts w:ascii="Times New Roman" w:hAnsi="Times New Roman" w:cs="Times New Roman"/>
      </w:rPr>
    </w:lvl>
    <w:lvl w:ilvl="3" w:tplc="080A000F">
      <w:start w:val="1"/>
      <w:numFmt w:val="decimal"/>
      <w:lvlText w:val="%4."/>
      <w:lvlJc w:val="left"/>
      <w:pPr>
        <w:ind w:left="3585" w:hanging="360"/>
      </w:pPr>
      <w:rPr>
        <w:rFonts w:ascii="Times New Roman" w:hAnsi="Times New Roman" w:cs="Times New Roman"/>
      </w:rPr>
    </w:lvl>
    <w:lvl w:ilvl="4" w:tplc="080A0019">
      <w:start w:val="1"/>
      <w:numFmt w:val="lowerLetter"/>
      <w:lvlText w:val="%5."/>
      <w:lvlJc w:val="left"/>
      <w:pPr>
        <w:ind w:left="4305" w:hanging="360"/>
      </w:pPr>
      <w:rPr>
        <w:rFonts w:ascii="Times New Roman" w:hAnsi="Times New Roman" w:cs="Times New Roman"/>
      </w:rPr>
    </w:lvl>
    <w:lvl w:ilvl="5" w:tplc="080A001B">
      <w:start w:val="1"/>
      <w:numFmt w:val="lowerRoman"/>
      <w:lvlText w:val="%6."/>
      <w:lvlJc w:val="right"/>
      <w:pPr>
        <w:ind w:left="5025" w:hanging="180"/>
      </w:pPr>
      <w:rPr>
        <w:rFonts w:ascii="Times New Roman" w:hAnsi="Times New Roman" w:cs="Times New Roman"/>
      </w:rPr>
    </w:lvl>
    <w:lvl w:ilvl="6" w:tplc="080A000F">
      <w:start w:val="1"/>
      <w:numFmt w:val="decimal"/>
      <w:lvlText w:val="%7."/>
      <w:lvlJc w:val="left"/>
      <w:pPr>
        <w:ind w:left="5745" w:hanging="360"/>
      </w:pPr>
      <w:rPr>
        <w:rFonts w:ascii="Times New Roman" w:hAnsi="Times New Roman" w:cs="Times New Roman"/>
      </w:rPr>
    </w:lvl>
    <w:lvl w:ilvl="7" w:tplc="080A0019">
      <w:start w:val="1"/>
      <w:numFmt w:val="lowerLetter"/>
      <w:lvlText w:val="%8."/>
      <w:lvlJc w:val="left"/>
      <w:pPr>
        <w:ind w:left="6465" w:hanging="360"/>
      </w:pPr>
      <w:rPr>
        <w:rFonts w:ascii="Times New Roman" w:hAnsi="Times New Roman" w:cs="Times New Roman"/>
      </w:rPr>
    </w:lvl>
    <w:lvl w:ilvl="8" w:tplc="080A001B">
      <w:start w:val="1"/>
      <w:numFmt w:val="lowerRoman"/>
      <w:lvlText w:val="%9."/>
      <w:lvlJc w:val="right"/>
      <w:pPr>
        <w:ind w:left="7185" w:hanging="180"/>
      </w:pPr>
      <w:rPr>
        <w:rFonts w:ascii="Times New Roman" w:hAnsi="Times New Roman" w:cs="Times New Roman"/>
      </w:rPr>
    </w:lvl>
  </w:abstractNum>
  <w:abstractNum w:abstractNumId="43">
    <w:nsid w:val="721030E2"/>
    <w:multiLevelType w:val="hybridMultilevel"/>
    <w:tmpl w:val="F048B46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nsid w:val="7451222E"/>
    <w:multiLevelType w:val="multilevel"/>
    <w:tmpl w:val="BFEC51DC"/>
    <w:lvl w:ilvl="0">
      <w:start w:val="1"/>
      <w:numFmt w:val="decimal"/>
      <w:lvlText w:val="%1."/>
      <w:lvlJc w:val="left"/>
      <w:pPr>
        <w:ind w:left="360" w:hanging="360"/>
      </w:p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ulo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6B4254F"/>
    <w:multiLevelType w:val="hybridMultilevel"/>
    <w:tmpl w:val="CF92BC8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nsid w:val="77997F55"/>
    <w:multiLevelType w:val="hybridMultilevel"/>
    <w:tmpl w:val="850A57E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nsid w:val="7A4340D9"/>
    <w:multiLevelType w:val="hybridMultilevel"/>
    <w:tmpl w:val="06CC13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nsid w:val="7ACC365C"/>
    <w:multiLevelType w:val="hybridMultilevel"/>
    <w:tmpl w:val="70722DC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nsid w:val="7DE475C0"/>
    <w:multiLevelType w:val="hybridMultilevel"/>
    <w:tmpl w:val="27124E8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nsid w:val="7FC45A20"/>
    <w:multiLevelType w:val="multilevel"/>
    <w:tmpl w:val="F5822F7E"/>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rPr>
        <w:rFonts w:ascii="Times New Roman" w:hAnsi="Times New Roman" w:cs="Times New Roman"/>
      </w:rPr>
    </w:lvl>
    <w:lvl w:ilvl="2">
      <w:start w:val="1"/>
      <w:numFmt w:val="decimal"/>
      <w:lvlText w:val="%1.%2.%3."/>
      <w:lvlJc w:val="left"/>
      <w:pPr>
        <w:ind w:left="1224" w:hanging="504"/>
      </w:pPr>
      <w:rPr>
        <w:rFonts w:ascii="Times New Roman" w:hAnsi="Times New Roman" w:cs="Times New Roman"/>
      </w:rPr>
    </w:lvl>
    <w:lvl w:ilvl="3">
      <w:start w:val="1"/>
      <w:numFmt w:val="decimal"/>
      <w:lvlText w:val="%1.%2.%3.%4."/>
      <w:lvlJc w:val="left"/>
      <w:pPr>
        <w:ind w:left="932" w:hanging="648"/>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ascii="Times New Roman" w:hAnsi="Times New Roman" w:cs="Times New Roman"/>
      </w:rPr>
    </w:lvl>
    <w:lvl w:ilvl="6">
      <w:start w:val="1"/>
      <w:numFmt w:val="decimal"/>
      <w:lvlText w:val="%1.%2.%3.%4.%5.%6.%7."/>
      <w:lvlJc w:val="left"/>
      <w:pPr>
        <w:ind w:left="3240" w:hanging="1080"/>
      </w:pPr>
      <w:rPr>
        <w:rFonts w:ascii="Times New Roman" w:hAnsi="Times New Roman" w:cs="Times New Roman"/>
      </w:rPr>
    </w:lvl>
    <w:lvl w:ilvl="7">
      <w:start w:val="1"/>
      <w:numFmt w:val="decimal"/>
      <w:lvlText w:val="%1.%2.%3.%4.%5.%6.%7.%8."/>
      <w:lvlJc w:val="left"/>
      <w:pPr>
        <w:ind w:left="3744" w:hanging="1224"/>
      </w:pPr>
      <w:rPr>
        <w:rFonts w:ascii="Times New Roman" w:hAnsi="Times New Roman" w:cs="Times New Roman"/>
      </w:rPr>
    </w:lvl>
    <w:lvl w:ilvl="8">
      <w:start w:val="1"/>
      <w:numFmt w:val="decimal"/>
      <w:lvlText w:val="%1.%2.%3.%4.%5.%6.%7.%8.%9."/>
      <w:lvlJc w:val="left"/>
      <w:pPr>
        <w:ind w:left="4320" w:hanging="1440"/>
      </w:pPr>
      <w:rPr>
        <w:rFonts w:ascii="Times New Roman" w:hAnsi="Times New Roman" w:cs="Times New Roman"/>
      </w:rPr>
    </w:lvl>
  </w:abstractNum>
  <w:abstractNum w:abstractNumId="51">
    <w:nsid w:val="7FD61152"/>
    <w:multiLevelType w:val="hybridMultilevel"/>
    <w:tmpl w:val="79D2D0F0"/>
    <w:lvl w:ilvl="0" w:tplc="63FAD8FA">
      <w:start w:val="1"/>
      <w:numFmt w:val="decimal"/>
      <w:lvlText w:val="%1."/>
      <w:lvlJc w:val="left"/>
      <w:pPr>
        <w:ind w:left="390" w:hanging="360"/>
      </w:pPr>
      <w:rPr>
        <w:rFonts w:hint="default"/>
        <w:sz w:val="20"/>
      </w:rPr>
    </w:lvl>
    <w:lvl w:ilvl="1" w:tplc="080A0019" w:tentative="1">
      <w:start w:val="1"/>
      <w:numFmt w:val="lowerLetter"/>
      <w:lvlText w:val="%2."/>
      <w:lvlJc w:val="left"/>
      <w:pPr>
        <w:ind w:left="1110" w:hanging="360"/>
      </w:pPr>
    </w:lvl>
    <w:lvl w:ilvl="2" w:tplc="080A001B" w:tentative="1">
      <w:start w:val="1"/>
      <w:numFmt w:val="lowerRoman"/>
      <w:lvlText w:val="%3."/>
      <w:lvlJc w:val="right"/>
      <w:pPr>
        <w:ind w:left="1830" w:hanging="180"/>
      </w:pPr>
    </w:lvl>
    <w:lvl w:ilvl="3" w:tplc="080A000F" w:tentative="1">
      <w:start w:val="1"/>
      <w:numFmt w:val="decimal"/>
      <w:lvlText w:val="%4."/>
      <w:lvlJc w:val="left"/>
      <w:pPr>
        <w:ind w:left="2550" w:hanging="360"/>
      </w:pPr>
    </w:lvl>
    <w:lvl w:ilvl="4" w:tplc="080A0019" w:tentative="1">
      <w:start w:val="1"/>
      <w:numFmt w:val="lowerLetter"/>
      <w:lvlText w:val="%5."/>
      <w:lvlJc w:val="left"/>
      <w:pPr>
        <w:ind w:left="3270" w:hanging="360"/>
      </w:pPr>
    </w:lvl>
    <w:lvl w:ilvl="5" w:tplc="080A001B" w:tentative="1">
      <w:start w:val="1"/>
      <w:numFmt w:val="lowerRoman"/>
      <w:lvlText w:val="%6."/>
      <w:lvlJc w:val="right"/>
      <w:pPr>
        <w:ind w:left="3990" w:hanging="180"/>
      </w:pPr>
    </w:lvl>
    <w:lvl w:ilvl="6" w:tplc="080A000F" w:tentative="1">
      <w:start w:val="1"/>
      <w:numFmt w:val="decimal"/>
      <w:lvlText w:val="%7."/>
      <w:lvlJc w:val="left"/>
      <w:pPr>
        <w:ind w:left="4710" w:hanging="360"/>
      </w:pPr>
    </w:lvl>
    <w:lvl w:ilvl="7" w:tplc="080A0019" w:tentative="1">
      <w:start w:val="1"/>
      <w:numFmt w:val="lowerLetter"/>
      <w:lvlText w:val="%8."/>
      <w:lvlJc w:val="left"/>
      <w:pPr>
        <w:ind w:left="5430" w:hanging="360"/>
      </w:pPr>
    </w:lvl>
    <w:lvl w:ilvl="8" w:tplc="080A001B" w:tentative="1">
      <w:start w:val="1"/>
      <w:numFmt w:val="lowerRoman"/>
      <w:lvlText w:val="%9."/>
      <w:lvlJc w:val="right"/>
      <w:pPr>
        <w:ind w:left="6150" w:hanging="180"/>
      </w:pPr>
    </w:lvl>
  </w:abstractNum>
  <w:num w:numId="1">
    <w:abstractNumId w:val="24"/>
  </w:num>
  <w:num w:numId="2">
    <w:abstractNumId w:val="14"/>
  </w:num>
  <w:num w:numId="3">
    <w:abstractNumId w:val="42"/>
  </w:num>
  <w:num w:numId="4">
    <w:abstractNumId w:val="31"/>
  </w:num>
  <w:num w:numId="5">
    <w:abstractNumId w:val="22"/>
  </w:num>
  <w:num w:numId="6">
    <w:abstractNumId w:val="38"/>
  </w:num>
  <w:num w:numId="7">
    <w:abstractNumId w:val="50"/>
  </w:num>
  <w:num w:numId="8">
    <w:abstractNumId w:val="33"/>
  </w:num>
  <w:num w:numId="9">
    <w:abstractNumId w:val="1"/>
  </w:num>
  <w:num w:numId="10">
    <w:abstractNumId w:val="27"/>
  </w:num>
  <w:num w:numId="11">
    <w:abstractNumId w:val="34"/>
  </w:num>
  <w:num w:numId="12">
    <w:abstractNumId w:val="10"/>
  </w:num>
  <w:num w:numId="13">
    <w:abstractNumId w:val="32"/>
  </w:num>
  <w:num w:numId="14">
    <w:abstractNumId w:val="20"/>
  </w:num>
  <w:num w:numId="15">
    <w:abstractNumId w:val="15"/>
  </w:num>
  <w:num w:numId="16">
    <w:abstractNumId w:val="35"/>
  </w:num>
  <w:num w:numId="17">
    <w:abstractNumId w:val="40"/>
  </w:num>
  <w:num w:numId="18">
    <w:abstractNumId w:val="3"/>
  </w:num>
  <w:num w:numId="19">
    <w:abstractNumId w:val="46"/>
  </w:num>
  <w:num w:numId="20">
    <w:abstractNumId w:val="2"/>
  </w:num>
  <w:num w:numId="21">
    <w:abstractNumId w:val="11"/>
  </w:num>
  <w:num w:numId="22">
    <w:abstractNumId w:val="36"/>
  </w:num>
  <w:num w:numId="23">
    <w:abstractNumId w:val="4"/>
  </w:num>
  <w:num w:numId="24">
    <w:abstractNumId w:val="5"/>
  </w:num>
  <w:num w:numId="25">
    <w:abstractNumId w:val="43"/>
  </w:num>
  <w:num w:numId="26">
    <w:abstractNumId w:val="45"/>
  </w:num>
  <w:num w:numId="27">
    <w:abstractNumId w:val="16"/>
  </w:num>
  <w:num w:numId="28">
    <w:abstractNumId w:val="19"/>
  </w:num>
  <w:num w:numId="29">
    <w:abstractNumId w:val="18"/>
  </w:num>
  <w:num w:numId="30">
    <w:abstractNumId w:val="51"/>
  </w:num>
  <w:num w:numId="31">
    <w:abstractNumId w:val="21"/>
  </w:num>
  <w:num w:numId="32">
    <w:abstractNumId w:val="49"/>
  </w:num>
  <w:num w:numId="33">
    <w:abstractNumId w:val="41"/>
  </w:num>
  <w:num w:numId="34">
    <w:abstractNumId w:val="0"/>
  </w:num>
  <w:num w:numId="35">
    <w:abstractNumId w:val="6"/>
  </w:num>
  <w:num w:numId="36">
    <w:abstractNumId w:val="26"/>
  </w:num>
  <w:num w:numId="37">
    <w:abstractNumId w:val="29"/>
  </w:num>
  <w:num w:numId="38">
    <w:abstractNumId w:val="47"/>
  </w:num>
  <w:num w:numId="39">
    <w:abstractNumId w:val="37"/>
  </w:num>
  <w:num w:numId="40">
    <w:abstractNumId w:val="25"/>
  </w:num>
  <w:num w:numId="41">
    <w:abstractNumId w:val="30"/>
  </w:num>
  <w:num w:numId="42">
    <w:abstractNumId w:val="39"/>
  </w:num>
  <w:num w:numId="43">
    <w:abstractNumId w:val="17"/>
  </w:num>
  <w:num w:numId="44">
    <w:abstractNumId w:val="7"/>
  </w:num>
  <w:num w:numId="45">
    <w:abstractNumId w:val="44"/>
  </w:num>
  <w:num w:numId="46">
    <w:abstractNumId w:val="28"/>
  </w:num>
  <w:num w:numId="47">
    <w:abstractNumId w:val="12"/>
  </w:num>
  <w:num w:numId="48">
    <w:abstractNumId w:val="13"/>
  </w:num>
  <w:num w:numId="49">
    <w:abstractNumId w:val="8"/>
  </w:num>
  <w:num w:numId="50">
    <w:abstractNumId w:val="9"/>
  </w:num>
  <w:num w:numId="51">
    <w:abstractNumId w:val="23"/>
  </w:num>
  <w:num w:numId="52">
    <w:abstractNumId w:val="4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oNotHyphenateCaps/>
  <w:characterSpacingControl w:val="doNotCompress"/>
  <w:doNotValidateAgainstSchema/>
  <w:doNotDemarcateInvalidXml/>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3C37"/>
    <w:rsid w:val="000209F1"/>
    <w:rsid w:val="00031098"/>
    <w:rsid w:val="00046B44"/>
    <w:rsid w:val="00047404"/>
    <w:rsid w:val="00050570"/>
    <w:rsid w:val="000542C8"/>
    <w:rsid w:val="00072AB6"/>
    <w:rsid w:val="00082CE0"/>
    <w:rsid w:val="00083843"/>
    <w:rsid w:val="00084122"/>
    <w:rsid w:val="00087854"/>
    <w:rsid w:val="000954DB"/>
    <w:rsid w:val="000959C6"/>
    <w:rsid w:val="000B7036"/>
    <w:rsid w:val="000C0889"/>
    <w:rsid w:val="000C263C"/>
    <w:rsid w:val="000D2A11"/>
    <w:rsid w:val="000D2DE7"/>
    <w:rsid w:val="000D4C1B"/>
    <w:rsid w:val="000E5099"/>
    <w:rsid w:val="000E51FB"/>
    <w:rsid w:val="000F4A6F"/>
    <w:rsid w:val="000F7867"/>
    <w:rsid w:val="00105168"/>
    <w:rsid w:val="00116A72"/>
    <w:rsid w:val="00120890"/>
    <w:rsid w:val="00145892"/>
    <w:rsid w:val="00145A97"/>
    <w:rsid w:val="00152345"/>
    <w:rsid w:val="00152E9E"/>
    <w:rsid w:val="001538B9"/>
    <w:rsid w:val="00156191"/>
    <w:rsid w:val="00160E8E"/>
    <w:rsid w:val="001632F9"/>
    <w:rsid w:val="001705E2"/>
    <w:rsid w:val="001754DF"/>
    <w:rsid w:val="00177F4E"/>
    <w:rsid w:val="00195BBC"/>
    <w:rsid w:val="00197F5A"/>
    <w:rsid w:val="001A234E"/>
    <w:rsid w:val="001A4790"/>
    <w:rsid w:val="001A61FF"/>
    <w:rsid w:val="001B025F"/>
    <w:rsid w:val="001C4FFD"/>
    <w:rsid w:val="001C58CD"/>
    <w:rsid w:val="001D3C37"/>
    <w:rsid w:val="001E6A96"/>
    <w:rsid w:val="001F17F1"/>
    <w:rsid w:val="001F77AB"/>
    <w:rsid w:val="00200541"/>
    <w:rsid w:val="0020161B"/>
    <w:rsid w:val="002019A4"/>
    <w:rsid w:val="00207169"/>
    <w:rsid w:val="002157EC"/>
    <w:rsid w:val="00230603"/>
    <w:rsid w:val="00236147"/>
    <w:rsid w:val="00236D97"/>
    <w:rsid w:val="00245933"/>
    <w:rsid w:val="00250995"/>
    <w:rsid w:val="00253EFF"/>
    <w:rsid w:val="002564FC"/>
    <w:rsid w:val="00256D38"/>
    <w:rsid w:val="002709A3"/>
    <w:rsid w:val="00280EA6"/>
    <w:rsid w:val="0028195E"/>
    <w:rsid w:val="0028273E"/>
    <w:rsid w:val="00282D86"/>
    <w:rsid w:val="00283DE7"/>
    <w:rsid w:val="002A19F6"/>
    <w:rsid w:val="002A6364"/>
    <w:rsid w:val="002F2E6A"/>
    <w:rsid w:val="00310A55"/>
    <w:rsid w:val="0031425B"/>
    <w:rsid w:val="00323533"/>
    <w:rsid w:val="0032468D"/>
    <w:rsid w:val="00331FC0"/>
    <w:rsid w:val="00337C4A"/>
    <w:rsid w:val="00341A70"/>
    <w:rsid w:val="00345B99"/>
    <w:rsid w:val="00350133"/>
    <w:rsid w:val="00361D35"/>
    <w:rsid w:val="003674EC"/>
    <w:rsid w:val="00372FA4"/>
    <w:rsid w:val="00382F03"/>
    <w:rsid w:val="00384EEF"/>
    <w:rsid w:val="00397A38"/>
    <w:rsid w:val="003A62AD"/>
    <w:rsid w:val="003B6EDB"/>
    <w:rsid w:val="003C7B14"/>
    <w:rsid w:val="003D0752"/>
    <w:rsid w:val="003D2651"/>
    <w:rsid w:val="003E0C7E"/>
    <w:rsid w:val="003E399C"/>
    <w:rsid w:val="003E78AB"/>
    <w:rsid w:val="003F0093"/>
    <w:rsid w:val="004067E2"/>
    <w:rsid w:val="004142B4"/>
    <w:rsid w:val="00426174"/>
    <w:rsid w:val="0045146F"/>
    <w:rsid w:val="00453033"/>
    <w:rsid w:val="00466C49"/>
    <w:rsid w:val="004804E6"/>
    <w:rsid w:val="004823F5"/>
    <w:rsid w:val="00485A1F"/>
    <w:rsid w:val="00487C45"/>
    <w:rsid w:val="00493CC7"/>
    <w:rsid w:val="004958E3"/>
    <w:rsid w:val="004A097E"/>
    <w:rsid w:val="004A5A0E"/>
    <w:rsid w:val="004C3D7E"/>
    <w:rsid w:val="004D7AA2"/>
    <w:rsid w:val="004E44B7"/>
    <w:rsid w:val="004F16A0"/>
    <w:rsid w:val="00501642"/>
    <w:rsid w:val="00501CE9"/>
    <w:rsid w:val="00511808"/>
    <w:rsid w:val="00522FF7"/>
    <w:rsid w:val="00526E72"/>
    <w:rsid w:val="0053552B"/>
    <w:rsid w:val="00540027"/>
    <w:rsid w:val="005414AD"/>
    <w:rsid w:val="00544994"/>
    <w:rsid w:val="00544F60"/>
    <w:rsid w:val="005477F3"/>
    <w:rsid w:val="00560B30"/>
    <w:rsid w:val="0056161C"/>
    <w:rsid w:val="005625F5"/>
    <w:rsid w:val="005717FB"/>
    <w:rsid w:val="0057727D"/>
    <w:rsid w:val="00583C9A"/>
    <w:rsid w:val="005845F6"/>
    <w:rsid w:val="00586694"/>
    <w:rsid w:val="00596396"/>
    <w:rsid w:val="00597A5C"/>
    <w:rsid w:val="00597FE6"/>
    <w:rsid w:val="005A2A17"/>
    <w:rsid w:val="005A3BA7"/>
    <w:rsid w:val="005B1E0B"/>
    <w:rsid w:val="005D0C3E"/>
    <w:rsid w:val="005D1FEC"/>
    <w:rsid w:val="005E3900"/>
    <w:rsid w:val="005F44C5"/>
    <w:rsid w:val="00607ECC"/>
    <w:rsid w:val="00615B91"/>
    <w:rsid w:val="00616FE5"/>
    <w:rsid w:val="00631FAF"/>
    <w:rsid w:val="006342DE"/>
    <w:rsid w:val="00635B1A"/>
    <w:rsid w:val="00640209"/>
    <w:rsid w:val="0065076B"/>
    <w:rsid w:val="00653B48"/>
    <w:rsid w:val="00661D6E"/>
    <w:rsid w:val="006665B6"/>
    <w:rsid w:val="006734D1"/>
    <w:rsid w:val="0067754C"/>
    <w:rsid w:val="0068148C"/>
    <w:rsid w:val="00691957"/>
    <w:rsid w:val="00691B42"/>
    <w:rsid w:val="00692F8F"/>
    <w:rsid w:val="0069655C"/>
    <w:rsid w:val="006A1F18"/>
    <w:rsid w:val="006A5F34"/>
    <w:rsid w:val="006B3AAD"/>
    <w:rsid w:val="006B4636"/>
    <w:rsid w:val="006B6317"/>
    <w:rsid w:val="006B74A9"/>
    <w:rsid w:val="006C0678"/>
    <w:rsid w:val="006C47C7"/>
    <w:rsid w:val="006C72F7"/>
    <w:rsid w:val="006C7AEF"/>
    <w:rsid w:val="006D0563"/>
    <w:rsid w:val="006D4E8E"/>
    <w:rsid w:val="006D59D7"/>
    <w:rsid w:val="006E0CD8"/>
    <w:rsid w:val="006E4170"/>
    <w:rsid w:val="006E4DEB"/>
    <w:rsid w:val="006E7204"/>
    <w:rsid w:val="006F393B"/>
    <w:rsid w:val="006F5AD3"/>
    <w:rsid w:val="007161B4"/>
    <w:rsid w:val="007264E9"/>
    <w:rsid w:val="00730BBD"/>
    <w:rsid w:val="0073226F"/>
    <w:rsid w:val="007345A1"/>
    <w:rsid w:val="00745E03"/>
    <w:rsid w:val="00746936"/>
    <w:rsid w:val="00747619"/>
    <w:rsid w:val="0075016F"/>
    <w:rsid w:val="00773000"/>
    <w:rsid w:val="00780CD9"/>
    <w:rsid w:val="007A3A64"/>
    <w:rsid w:val="007A5ED4"/>
    <w:rsid w:val="007B4CAA"/>
    <w:rsid w:val="007D162F"/>
    <w:rsid w:val="007E038B"/>
    <w:rsid w:val="007E2F8A"/>
    <w:rsid w:val="007E4703"/>
    <w:rsid w:val="007F5ACA"/>
    <w:rsid w:val="008113A5"/>
    <w:rsid w:val="00816EFF"/>
    <w:rsid w:val="00820980"/>
    <w:rsid w:val="0082285B"/>
    <w:rsid w:val="0082295E"/>
    <w:rsid w:val="00824CC3"/>
    <w:rsid w:val="00825B63"/>
    <w:rsid w:val="00827BC5"/>
    <w:rsid w:val="00834FD6"/>
    <w:rsid w:val="0084583D"/>
    <w:rsid w:val="00854D9A"/>
    <w:rsid w:val="00861A61"/>
    <w:rsid w:val="008665F0"/>
    <w:rsid w:val="008721C5"/>
    <w:rsid w:val="00872550"/>
    <w:rsid w:val="00875045"/>
    <w:rsid w:val="008750DC"/>
    <w:rsid w:val="008801BB"/>
    <w:rsid w:val="00894980"/>
    <w:rsid w:val="0089532D"/>
    <w:rsid w:val="008A0C8E"/>
    <w:rsid w:val="008A5217"/>
    <w:rsid w:val="008C1096"/>
    <w:rsid w:val="008C4243"/>
    <w:rsid w:val="008C634F"/>
    <w:rsid w:val="008E5E60"/>
    <w:rsid w:val="008F419B"/>
    <w:rsid w:val="008F5F66"/>
    <w:rsid w:val="00902286"/>
    <w:rsid w:val="0090279A"/>
    <w:rsid w:val="009054AD"/>
    <w:rsid w:val="00905B1A"/>
    <w:rsid w:val="00906F82"/>
    <w:rsid w:val="0093082A"/>
    <w:rsid w:val="00936AC4"/>
    <w:rsid w:val="00937C5B"/>
    <w:rsid w:val="009424ED"/>
    <w:rsid w:val="00946720"/>
    <w:rsid w:val="00950C7A"/>
    <w:rsid w:val="00950E61"/>
    <w:rsid w:val="00953791"/>
    <w:rsid w:val="00967A79"/>
    <w:rsid w:val="00970633"/>
    <w:rsid w:val="00983D93"/>
    <w:rsid w:val="00986A73"/>
    <w:rsid w:val="009922DE"/>
    <w:rsid w:val="009A2825"/>
    <w:rsid w:val="009C4632"/>
    <w:rsid w:val="009D377F"/>
    <w:rsid w:val="009D6661"/>
    <w:rsid w:val="009E3E5A"/>
    <w:rsid w:val="009F713D"/>
    <w:rsid w:val="00A07524"/>
    <w:rsid w:val="00A07949"/>
    <w:rsid w:val="00A277B6"/>
    <w:rsid w:val="00A30E7C"/>
    <w:rsid w:val="00A32972"/>
    <w:rsid w:val="00A32EAE"/>
    <w:rsid w:val="00A40239"/>
    <w:rsid w:val="00A40688"/>
    <w:rsid w:val="00A63752"/>
    <w:rsid w:val="00A64398"/>
    <w:rsid w:val="00A77ADC"/>
    <w:rsid w:val="00A80152"/>
    <w:rsid w:val="00A83D04"/>
    <w:rsid w:val="00A927AD"/>
    <w:rsid w:val="00A94A10"/>
    <w:rsid w:val="00AA442B"/>
    <w:rsid w:val="00AA7AEF"/>
    <w:rsid w:val="00AA7C76"/>
    <w:rsid w:val="00AA7DF5"/>
    <w:rsid w:val="00AB679D"/>
    <w:rsid w:val="00AC23BF"/>
    <w:rsid w:val="00AD135E"/>
    <w:rsid w:val="00AE12CC"/>
    <w:rsid w:val="00AE1C97"/>
    <w:rsid w:val="00AF3890"/>
    <w:rsid w:val="00B07C11"/>
    <w:rsid w:val="00B14F99"/>
    <w:rsid w:val="00B171BB"/>
    <w:rsid w:val="00B35E35"/>
    <w:rsid w:val="00B37D82"/>
    <w:rsid w:val="00B4090A"/>
    <w:rsid w:val="00B470BF"/>
    <w:rsid w:val="00B60654"/>
    <w:rsid w:val="00B64159"/>
    <w:rsid w:val="00B85873"/>
    <w:rsid w:val="00BA084F"/>
    <w:rsid w:val="00BB3640"/>
    <w:rsid w:val="00BB44BD"/>
    <w:rsid w:val="00BB50A3"/>
    <w:rsid w:val="00BC1E7C"/>
    <w:rsid w:val="00BC2B15"/>
    <w:rsid w:val="00BD300E"/>
    <w:rsid w:val="00BD507A"/>
    <w:rsid w:val="00BD7129"/>
    <w:rsid w:val="00BE388D"/>
    <w:rsid w:val="00BE4D98"/>
    <w:rsid w:val="00BF3516"/>
    <w:rsid w:val="00BF42BD"/>
    <w:rsid w:val="00BF6D00"/>
    <w:rsid w:val="00C0349F"/>
    <w:rsid w:val="00C06536"/>
    <w:rsid w:val="00C0755C"/>
    <w:rsid w:val="00C121D5"/>
    <w:rsid w:val="00C15807"/>
    <w:rsid w:val="00C2181A"/>
    <w:rsid w:val="00C365A4"/>
    <w:rsid w:val="00C36DE4"/>
    <w:rsid w:val="00C3774C"/>
    <w:rsid w:val="00C41DB7"/>
    <w:rsid w:val="00C4664A"/>
    <w:rsid w:val="00C5149D"/>
    <w:rsid w:val="00C566BB"/>
    <w:rsid w:val="00C70792"/>
    <w:rsid w:val="00C741C9"/>
    <w:rsid w:val="00C7687A"/>
    <w:rsid w:val="00C817C2"/>
    <w:rsid w:val="00C84EB6"/>
    <w:rsid w:val="00C9464D"/>
    <w:rsid w:val="00C95705"/>
    <w:rsid w:val="00CA4AA7"/>
    <w:rsid w:val="00CB6236"/>
    <w:rsid w:val="00CC2572"/>
    <w:rsid w:val="00CC30AB"/>
    <w:rsid w:val="00CC3200"/>
    <w:rsid w:val="00CC3D29"/>
    <w:rsid w:val="00CC5891"/>
    <w:rsid w:val="00CD4A9B"/>
    <w:rsid w:val="00CE0DB6"/>
    <w:rsid w:val="00CF1376"/>
    <w:rsid w:val="00CF203E"/>
    <w:rsid w:val="00D14DAC"/>
    <w:rsid w:val="00D2113C"/>
    <w:rsid w:val="00D246C1"/>
    <w:rsid w:val="00D37675"/>
    <w:rsid w:val="00D4015B"/>
    <w:rsid w:val="00D421B1"/>
    <w:rsid w:val="00D50FF7"/>
    <w:rsid w:val="00D65522"/>
    <w:rsid w:val="00D80B0F"/>
    <w:rsid w:val="00D81824"/>
    <w:rsid w:val="00D822DE"/>
    <w:rsid w:val="00D85B6E"/>
    <w:rsid w:val="00D92038"/>
    <w:rsid w:val="00D943BB"/>
    <w:rsid w:val="00D949A9"/>
    <w:rsid w:val="00DA4742"/>
    <w:rsid w:val="00DA5000"/>
    <w:rsid w:val="00DB3786"/>
    <w:rsid w:val="00DB62E5"/>
    <w:rsid w:val="00DB7D98"/>
    <w:rsid w:val="00DD25D1"/>
    <w:rsid w:val="00DD3343"/>
    <w:rsid w:val="00DE0716"/>
    <w:rsid w:val="00DF1013"/>
    <w:rsid w:val="00DF6A1F"/>
    <w:rsid w:val="00DF79A6"/>
    <w:rsid w:val="00E05F57"/>
    <w:rsid w:val="00E14D57"/>
    <w:rsid w:val="00E1705F"/>
    <w:rsid w:val="00E177CB"/>
    <w:rsid w:val="00E26857"/>
    <w:rsid w:val="00E27CCA"/>
    <w:rsid w:val="00E31627"/>
    <w:rsid w:val="00E36D9D"/>
    <w:rsid w:val="00E40909"/>
    <w:rsid w:val="00E46C12"/>
    <w:rsid w:val="00E47E1F"/>
    <w:rsid w:val="00E555D0"/>
    <w:rsid w:val="00E60330"/>
    <w:rsid w:val="00E63879"/>
    <w:rsid w:val="00E7053F"/>
    <w:rsid w:val="00E74675"/>
    <w:rsid w:val="00E75249"/>
    <w:rsid w:val="00E812A0"/>
    <w:rsid w:val="00E82E8C"/>
    <w:rsid w:val="00EA0594"/>
    <w:rsid w:val="00EA7A66"/>
    <w:rsid w:val="00EC5B5F"/>
    <w:rsid w:val="00ED64A3"/>
    <w:rsid w:val="00EE01FC"/>
    <w:rsid w:val="00EE3321"/>
    <w:rsid w:val="00EF2BEB"/>
    <w:rsid w:val="00F12CFA"/>
    <w:rsid w:val="00F31E84"/>
    <w:rsid w:val="00F33414"/>
    <w:rsid w:val="00F3358B"/>
    <w:rsid w:val="00F4162C"/>
    <w:rsid w:val="00F43871"/>
    <w:rsid w:val="00F538EE"/>
    <w:rsid w:val="00F56019"/>
    <w:rsid w:val="00F571C8"/>
    <w:rsid w:val="00F64C40"/>
    <w:rsid w:val="00F724F1"/>
    <w:rsid w:val="00F73E9B"/>
    <w:rsid w:val="00F74E94"/>
    <w:rsid w:val="00F914D8"/>
    <w:rsid w:val="00F93EB9"/>
    <w:rsid w:val="00F943ED"/>
    <w:rsid w:val="00F952C4"/>
    <w:rsid w:val="00FA3512"/>
    <w:rsid w:val="00FA5BC6"/>
    <w:rsid w:val="00FA6F5F"/>
    <w:rsid w:val="00FC4882"/>
    <w:rsid w:val="00FC7E2A"/>
    <w:rsid w:val="00FD0171"/>
    <w:rsid w:val="00FD1A36"/>
    <w:rsid w:val="00FD2235"/>
    <w:rsid w:val="00FE1B1D"/>
    <w:rsid w:val="00FF4D3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MX" w:eastAsia="es-MX"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footnote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qFormat="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D246C1"/>
    <w:pPr>
      <w:spacing w:before="120" w:after="120" w:line="360" w:lineRule="auto"/>
      <w:jc w:val="both"/>
    </w:pPr>
    <w:rPr>
      <w:rFonts w:ascii="Arial" w:hAnsi="Arial" w:cs="Arial"/>
      <w:sz w:val="24"/>
      <w:szCs w:val="24"/>
      <w:lang w:eastAsia="en-US"/>
    </w:rPr>
  </w:style>
  <w:style w:type="paragraph" w:styleId="Ttulo1">
    <w:name w:val="heading 1"/>
    <w:basedOn w:val="Normal"/>
    <w:next w:val="Normal"/>
    <w:link w:val="Ttulo1Car"/>
    <w:uiPriority w:val="99"/>
    <w:qFormat/>
    <w:rsid w:val="00544F60"/>
    <w:pPr>
      <w:numPr>
        <w:numId w:val="43"/>
      </w:numPr>
      <w:spacing w:after="320"/>
      <w:outlineLvl w:val="0"/>
    </w:pPr>
    <w:rPr>
      <w:b/>
      <w:bCs/>
      <w:sz w:val="28"/>
      <w:szCs w:val="40"/>
      <w:lang w:eastAsia="es-MX"/>
    </w:rPr>
  </w:style>
  <w:style w:type="paragraph" w:styleId="Ttulo2">
    <w:name w:val="heading 2"/>
    <w:basedOn w:val="Normal"/>
    <w:next w:val="Normal"/>
    <w:link w:val="Ttulo2Car"/>
    <w:uiPriority w:val="99"/>
    <w:qFormat/>
    <w:rsid w:val="00BE388D"/>
    <w:pPr>
      <w:numPr>
        <w:ilvl w:val="1"/>
        <w:numId w:val="45"/>
      </w:numPr>
      <w:ind w:left="432"/>
      <w:outlineLvl w:val="1"/>
    </w:pPr>
    <w:rPr>
      <w:b/>
      <w:bCs/>
      <w:szCs w:val="32"/>
    </w:rPr>
  </w:style>
  <w:style w:type="paragraph" w:styleId="Ttulo3">
    <w:name w:val="heading 3"/>
    <w:basedOn w:val="Normal"/>
    <w:next w:val="Normal"/>
    <w:link w:val="Ttulo3Car"/>
    <w:uiPriority w:val="99"/>
    <w:qFormat/>
    <w:rsid w:val="00BE388D"/>
    <w:pPr>
      <w:numPr>
        <w:ilvl w:val="2"/>
        <w:numId w:val="45"/>
      </w:numPr>
      <w:spacing w:before="360" w:after="360"/>
      <w:ind w:left="504"/>
      <w:outlineLvl w:val="2"/>
    </w:pPr>
    <w:rPr>
      <w:b/>
      <w:bCs/>
      <w:szCs w:val="28"/>
      <w:lang w:eastAsia="es-MX"/>
    </w:rPr>
  </w:style>
  <w:style w:type="paragraph" w:styleId="Ttulo4">
    <w:name w:val="heading 4"/>
    <w:basedOn w:val="Normal"/>
    <w:next w:val="Normal"/>
    <w:link w:val="Ttulo4Car"/>
    <w:uiPriority w:val="99"/>
    <w:qFormat/>
    <w:rsid w:val="00BB3640"/>
    <w:pPr>
      <w:keepNext/>
      <w:keepLines/>
      <w:numPr>
        <w:ilvl w:val="3"/>
        <w:numId w:val="45"/>
      </w:numPr>
      <w:spacing w:before="320"/>
      <w:ind w:left="648"/>
      <w:outlineLvl w:val="3"/>
    </w:pPr>
    <w:rPr>
      <w:rFonts w:ascii="Times New Roman" w:hAnsi="Times New Roman" w:cs="Times New Roman"/>
      <w:b/>
      <w:bCs/>
      <w:szCs w:val="26"/>
      <w:lang w:eastAsia="es-MX"/>
    </w:rPr>
  </w:style>
  <w:style w:type="paragraph" w:styleId="Ttulo5">
    <w:name w:val="heading 5"/>
    <w:basedOn w:val="Normal"/>
    <w:next w:val="Normal"/>
    <w:link w:val="Ttulo5Car"/>
    <w:uiPriority w:val="99"/>
    <w:qFormat/>
    <w:rsid w:val="00BB3640"/>
    <w:pPr>
      <w:numPr>
        <w:ilvl w:val="4"/>
        <w:numId w:val="45"/>
      </w:numPr>
      <w:ind w:left="792"/>
      <w:outlineLvl w:val="4"/>
    </w:pPr>
    <w:rPr>
      <w:rFonts w:ascii="Times New Roman" w:hAnsi="Times New Roman" w:cs="Times New Roman"/>
      <w:b/>
      <w:bCs/>
    </w:rPr>
  </w:style>
  <w:style w:type="paragraph" w:styleId="Ttulo6">
    <w:name w:val="heading 6"/>
    <w:basedOn w:val="Normal"/>
    <w:next w:val="Normal"/>
    <w:link w:val="Ttulo6Car"/>
    <w:uiPriority w:val="99"/>
    <w:qFormat/>
    <w:rsid w:val="00854D9A"/>
    <w:pPr>
      <w:numPr>
        <w:ilvl w:val="5"/>
        <w:numId w:val="49"/>
      </w:numPr>
      <w:ind w:left="936"/>
      <w:outlineLvl w:val="5"/>
    </w:pPr>
    <w:rPr>
      <w:b/>
      <w:bCs/>
    </w:rPr>
  </w:style>
  <w:style w:type="paragraph" w:styleId="Ttulo7">
    <w:name w:val="heading 7"/>
    <w:basedOn w:val="Normal"/>
    <w:next w:val="Normal"/>
    <w:link w:val="Ttulo7Car"/>
    <w:uiPriority w:val="9"/>
    <w:semiHidden/>
    <w:unhideWhenUsed/>
    <w:qFormat/>
    <w:rsid w:val="00426174"/>
    <w:pPr>
      <w:keepNext/>
      <w:keepLines/>
      <w:numPr>
        <w:ilvl w:val="6"/>
        <w:numId w:val="4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26174"/>
    <w:pPr>
      <w:keepNext/>
      <w:keepLines/>
      <w:numPr>
        <w:ilvl w:val="7"/>
        <w:numId w:val="4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26174"/>
    <w:pPr>
      <w:keepNext/>
      <w:keepLines/>
      <w:numPr>
        <w:ilvl w:val="8"/>
        <w:numId w:val="4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rsid w:val="00544F60"/>
    <w:rPr>
      <w:rFonts w:ascii="Arial" w:hAnsi="Arial" w:cs="Arial"/>
      <w:b/>
      <w:bCs/>
      <w:sz w:val="28"/>
      <w:szCs w:val="40"/>
    </w:rPr>
  </w:style>
  <w:style w:type="character" w:customStyle="1" w:styleId="Ttulo2Car">
    <w:name w:val="Título 2 Car"/>
    <w:link w:val="Ttulo2"/>
    <w:uiPriority w:val="99"/>
    <w:rsid w:val="00BE388D"/>
    <w:rPr>
      <w:rFonts w:ascii="Arial" w:hAnsi="Arial" w:cs="Arial"/>
      <w:b/>
      <w:bCs/>
      <w:sz w:val="24"/>
      <w:szCs w:val="32"/>
      <w:lang w:eastAsia="en-US"/>
    </w:rPr>
  </w:style>
  <w:style w:type="character" w:customStyle="1" w:styleId="Ttulo3Car">
    <w:name w:val="Título 3 Car"/>
    <w:link w:val="Ttulo3"/>
    <w:uiPriority w:val="99"/>
    <w:rsid w:val="00BE388D"/>
    <w:rPr>
      <w:rFonts w:ascii="Arial" w:hAnsi="Arial" w:cs="Arial"/>
      <w:b/>
      <w:bCs/>
      <w:sz w:val="24"/>
      <w:szCs w:val="28"/>
    </w:rPr>
  </w:style>
  <w:style w:type="character" w:customStyle="1" w:styleId="Ttulo4Car">
    <w:name w:val="Título 4 Car"/>
    <w:link w:val="Ttulo4"/>
    <w:uiPriority w:val="99"/>
    <w:rsid w:val="00BB3640"/>
    <w:rPr>
      <w:rFonts w:ascii="Times New Roman" w:hAnsi="Times New Roman"/>
      <w:b/>
      <w:bCs/>
      <w:sz w:val="24"/>
      <w:szCs w:val="26"/>
    </w:rPr>
  </w:style>
  <w:style w:type="character" w:customStyle="1" w:styleId="Ttulo5Car">
    <w:name w:val="Título 5 Car"/>
    <w:link w:val="Ttulo5"/>
    <w:uiPriority w:val="99"/>
    <w:rsid w:val="00BB3640"/>
    <w:rPr>
      <w:rFonts w:ascii="Times New Roman" w:hAnsi="Times New Roman"/>
      <w:b/>
      <w:bCs/>
      <w:sz w:val="24"/>
      <w:szCs w:val="24"/>
      <w:lang w:eastAsia="en-US"/>
    </w:rPr>
  </w:style>
  <w:style w:type="character" w:customStyle="1" w:styleId="Ttulo6Car">
    <w:name w:val="Título 6 Car"/>
    <w:link w:val="Ttulo6"/>
    <w:uiPriority w:val="99"/>
    <w:rsid w:val="00854D9A"/>
    <w:rPr>
      <w:rFonts w:ascii="Arial" w:hAnsi="Arial" w:cs="Arial"/>
      <w:b/>
      <w:bCs/>
      <w:sz w:val="24"/>
      <w:szCs w:val="24"/>
      <w:lang w:eastAsia="en-US"/>
    </w:rPr>
  </w:style>
  <w:style w:type="paragraph" w:styleId="Encabezado">
    <w:name w:val="header"/>
    <w:basedOn w:val="Normal"/>
    <w:link w:val="EncabezadoCar"/>
    <w:uiPriority w:val="99"/>
    <w:rsid w:val="00D37675"/>
    <w:pPr>
      <w:tabs>
        <w:tab w:val="center" w:pos="4419"/>
        <w:tab w:val="right" w:pos="8838"/>
      </w:tabs>
      <w:spacing w:after="0"/>
    </w:pPr>
  </w:style>
  <w:style w:type="character" w:customStyle="1" w:styleId="EncabezadoCar">
    <w:name w:val="Encabezado Car"/>
    <w:link w:val="Encabezado"/>
    <w:uiPriority w:val="99"/>
    <w:rsid w:val="00D37675"/>
    <w:rPr>
      <w:rFonts w:ascii="Times New Roman" w:hAnsi="Times New Roman" w:cs="Times New Roman"/>
    </w:rPr>
  </w:style>
  <w:style w:type="paragraph" w:styleId="Piedepgina">
    <w:name w:val="footer"/>
    <w:basedOn w:val="Normal"/>
    <w:link w:val="PiedepginaCar"/>
    <w:uiPriority w:val="99"/>
    <w:rsid w:val="00D37675"/>
    <w:pPr>
      <w:tabs>
        <w:tab w:val="center" w:pos="4419"/>
        <w:tab w:val="right" w:pos="8838"/>
      </w:tabs>
      <w:spacing w:after="0"/>
    </w:pPr>
  </w:style>
  <w:style w:type="character" w:customStyle="1" w:styleId="PiedepginaCar">
    <w:name w:val="Pie de página Car"/>
    <w:link w:val="Piedepgina"/>
    <w:uiPriority w:val="99"/>
    <w:rsid w:val="00D37675"/>
    <w:rPr>
      <w:rFonts w:ascii="Times New Roman" w:hAnsi="Times New Roman" w:cs="Times New Roman"/>
    </w:rPr>
  </w:style>
  <w:style w:type="paragraph" w:styleId="Textodeglobo">
    <w:name w:val="Balloon Text"/>
    <w:basedOn w:val="Normal"/>
    <w:link w:val="TextodegloboCar"/>
    <w:uiPriority w:val="99"/>
    <w:rsid w:val="00D37675"/>
    <w:pPr>
      <w:spacing w:after="0"/>
    </w:pPr>
    <w:rPr>
      <w:rFonts w:ascii="Tahoma" w:hAnsi="Tahoma" w:cs="Tahoma"/>
      <w:sz w:val="16"/>
      <w:szCs w:val="16"/>
    </w:rPr>
  </w:style>
  <w:style w:type="character" w:customStyle="1" w:styleId="TextodegloboCar">
    <w:name w:val="Texto de globo Car"/>
    <w:link w:val="Textodeglobo"/>
    <w:uiPriority w:val="99"/>
    <w:rsid w:val="00D37675"/>
    <w:rPr>
      <w:rFonts w:ascii="Tahoma" w:hAnsi="Tahoma" w:cs="Tahoma"/>
      <w:sz w:val="16"/>
      <w:szCs w:val="16"/>
    </w:rPr>
  </w:style>
  <w:style w:type="paragraph" w:styleId="Revisin">
    <w:name w:val="Revision"/>
    <w:hidden/>
    <w:uiPriority w:val="99"/>
    <w:rsid w:val="00D37675"/>
    <w:rPr>
      <w:rFonts w:cs="Calibri"/>
      <w:sz w:val="22"/>
      <w:szCs w:val="22"/>
      <w:lang w:eastAsia="en-US"/>
    </w:rPr>
  </w:style>
  <w:style w:type="paragraph" w:styleId="Mapadeldocumento">
    <w:name w:val="Document Map"/>
    <w:basedOn w:val="Normal"/>
    <w:link w:val="MapadeldocumentoCar"/>
    <w:uiPriority w:val="99"/>
    <w:rsid w:val="00D37675"/>
    <w:pPr>
      <w:spacing w:after="0"/>
    </w:pPr>
    <w:rPr>
      <w:rFonts w:ascii="Tahoma" w:hAnsi="Tahoma" w:cs="Tahoma"/>
      <w:sz w:val="16"/>
      <w:szCs w:val="16"/>
    </w:rPr>
  </w:style>
  <w:style w:type="character" w:customStyle="1" w:styleId="MapadeldocumentoCar">
    <w:name w:val="Mapa del documento Car"/>
    <w:link w:val="Mapadeldocumento"/>
    <w:uiPriority w:val="99"/>
    <w:rsid w:val="00D37675"/>
    <w:rPr>
      <w:rFonts w:ascii="Tahoma" w:hAnsi="Tahoma" w:cs="Tahoma"/>
      <w:sz w:val="16"/>
      <w:szCs w:val="16"/>
    </w:rPr>
  </w:style>
  <w:style w:type="paragraph" w:styleId="Prrafodelista">
    <w:name w:val="List Paragraph"/>
    <w:basedOn w:val="Normal"/>
    <w:uiPriority w:val="34"/>
    <w:qFormat/>
    <w:rsid w:val="00BE4D98"/>
  </w:style>
  <w:style w:type="paragraph" w:styleId="NormalWeb">
    <w:name w:val="Normal (Web)"/>
    <w:basedOn w:val="Normal"/>
    <w:uiPriority w:val="99"/>
    <w:rsid w:val="00D37675"/>
    <w:pPr>
      <w:spacing w:before="100" w:beforeAutospacing="1" w:after="100" w:afterAutospacing="1"/>
    </w:pPr>
    <w:rPr>
      <w:rFonts w:cs="Times New Roman"/>
      <w:lang w:eastAsia="es-MX"/>
    </w:rPr>
  </w:style>
  <w:style w:type="character" w:styleId="Hipervnculo">
    <w:name w:val="Hyperlink"/>
    <w:uiPriority w:val="99"/>
    <w:rsid w:val="00D37675"/>
    <w:rPr>
      <w:rFonts w:ascii="Times New Roman" w:hAnsi="Times New Roman" w:cs="Times New Roman"/>
      <w:color w:val="0000FF"/>
      <w:u w:val="single"/>
    </w:rPr>
  </w:style>
  <w:style w:type="character" w:styleId="Refdecomentario">
    <w:name w:val="annotation reference"/>
    <w:uiPriority w:val="99"/>
    <w:rsid w:val="00D37675"/>
    <w:rPr>
      <w:rFonts w:ascii="Times New Roman" w:hAnsi="Times New Roman" w:cs="Times New Roman"/>
      <w:sz w:val="16"/>
      <w:szCs w:val="16"/>
    </w:rPr>
  </w:style>
  <w:style w:type="paragraph" w:styleId="Textocomentario">
    <w:name w:val="annotation text"/>
    <w:basedOn w:val="Normal"/>
    <w:link w:val="TextocomentarioCar"/>
    <w:uiPriority w:val="99"/>
    <w:rsid w:val="00D37675"/>
    <w:rPr>
      <w:sz w:val="20"/>
      <w:szCs w:val="20"/>
    </w:rPr>
  </w:style>
  <w:style w:type="character" w:customStyle="1" w:styleId="TextocomentarioCar">
    <w:name w:val="Texto comentario Car"/>
    <w:link w:val="Textocomentario"/>
    <w:uiPriority w:val="99"/>
    <w:rsid w:val="00D37675"/>
    <w:rPr>
      <w:rFonts w:ascii="Calibri" w:hAnsi="Calibri" w:cs="Calibri"/>
      <w:sz w:val="20"/>
      <w:szCs w:val="20"/>
      <w:lang w:eastAsia="en-US"/>
    </w:rPr>
  </w:style>
  <w:style w:type="character" w:styleId="Textoennegrita">
    <w:name w:val="Strong"/>
    <w:uiPriority w:val="22"/>
    <w:qFormat/>
    <w:rsid w:val="00D37675"/>
    <w:rPr>
      <w:rFonts w:cs="Times New Roman"/>
      <w:b/>
      <w:bCs/>
    </w:rPr>
  </w:style>
  <w:style w:type="character" w:customStyle="1" w:styleId="apple-converted-space">
    <w:name w:val="apple-converted-space"/>
    <w:rsid w:val="00D37675"/>
    <w:rPr>
      <w:rFonts w:cs="Times New Roman"/>
    </w:rPr>
  </w:style>
  <w:style w:type="character" w:styleId="nfasis">
    <w:name w:val="Emphasis"/>
    <w:uiPriority w:val="99"/>
    <w:qFormat/>
    <w:rsid w:val="00D37675"/>
    <w:rPr>
      <w:rFonts w:cs="Times New Roman"/>
      <w:i/>
      <w:iCs/>
    </w:rPr>
  </w:style>
  <w:style w:type="paragraph" w:styleId="Epgrafe">
    <w:name w:val="caption"/>
    <w:basedOn w:val="Normal"/>
    <w:next w:val="Normal"/>
    <w:uiPriority w:val="99"/>
    <w:qFormat/>
    <w:rsid w:val="00D37675"/>
    <w:rPr>
      <w:rFonts w:ascii="Soberana Sans" w:hAnsi="Soberana Sans" w:cs="Soberana Sans"/>
      <w:b/>
      <w:bCs/>
      <w:color w:val="5B9BD5"/>
      <w:sz w:val="18"/>
      <w:szCs w:val="18"/>
    </w:rPr>
  </w:style>
  <w:style w:type="paragraph" w:styleId="TtulodeTDC">
    <w:name w:val="TOC Heading"/>
    <w:basedOn w:val="ndice1"/>
    <w:next w:val="Normal"/>
    <w:uiPriority w:val="39"/>
    <w:qFormat/>
    <w:rsid w:val="00D37675"/>
    <w:pPr>
      <w:keepNext/>
      <w:keepLines/>
      <w:spacing w:before="480" w:line="276" w:lineRule="auto"/>
    </w:pPr>
    <w:rPr>
      <w:rFonts w:ascii="Cambria" w:hAnsi="Cambria" w:cs="Cambria"/>
      <w:color w:val="365F91"/>
      <w:szCs w:val="28"/>
    </w:rPr>
  </w:style>
  <w:style w:type="paragraph" w:styleId="TDC1">
    <w:name w:val="toc 1"/>
    <w:basedOn w:val="Normal"/>
    <w:next w:val="Normal"/>
    <w:autoRedefine/>
    <w:uiPriority w:val="39"/>
    <w:rsid w:val="00D37675"/>
    <w:pPr>
      <w:spacing w:after="100"/>
    </w:pPr>
  </w:style>
  <w:style w:type="paragraph" w:styleId="TDC2">
    <w:name w:val="toc 2"/>
    <w:basedOn w:val="Normal"/>
    <w:next w:val="Normal"/>
    <w:autoRedefine/>
    <w:uiPriority w:val="39"/>
    <w:rsid w:val="00D37675"/>
    <w:pPr>
      <w:spacing w:after="100"/>
      <w:ind w:left="220"/>
    </w:pPr>
  </w:style>
  <w:style w:type="paragraph" w:styleId="TDC3">
    <w:name w:val="toc 3"/>
    <w:basedOn w:val="Normal"/>
    <w:next w:val="Normal"/>
    <w:autoRedefine/>
    <w:uiPriority w:val="39"/>
    <w:rsid w:val="00D37675"/>
    <w:pPr>
      <w:spacing w:after="100"/>
      <w:ind w:left="440"/>
    </w:pPr>
  </w:style>
  <w:style w:type="paragraph" w:styleId="Asuntodelcomentario">
    <w:name w:val="annotation subject"/>
    <w:basedOn w:val="Textocomentario"/>
    <w:next w:val="Textocomentario"/>
    <w:link w:val="AsuntodelcomentarioCar"/>
    <w:uiPriority w:val="99"/>
    <w:rsid w:val="00D37675"/>
    <w:pPr>
      <w:spacing w:line="240" w:lineRule="auto"/>
    </w:pPr>
    <w:rPr>
      <w:b/>
      <w:bCs/>
    </w:rPr>
  </w:style>
  <w:style w:type="character" w:customStyle="1" w:styleId="AsuntodelcomentarioCar">
    <w:name w:val="Asunto del comentario Car"/>
    <w:link w:val="Asuntodelcomentario"/>
    <w:uiPriority w:val="99"/>
    <w:rsid w:val="00D37675"/>
    <w:rPr>
      <w:rFonts w:ascii="Arial" w:hAnsi="Arial" w:cs="Arial"/>
      <w:b/>
      <w:bCs/>
      <w:sz w:val="20"/>
      <w:szCs w:val="20"/>
      <w:lang w:eastAsia="en-US"/>
    </w:rPr>
  </w:style>
  <w:style w:type="character" w:styleId="Textodelmarcadordeposicin">
    <w:name w:val="Placeholder Text"/>
    <w:uiPriority w:val="99"/>
    <w:rsid w:val="00D37675"/>
    <w:rPr>
      <w:rFonts w:ascii="Times New Roman" w:hAnsi="Times New Roman" w:cs="Times New Roman"/>
      <w:color w:val="808080"/>
    </w:rPr>
  </w:style>
  <w:style w:type="character" w:customStyle="1" w:styleId="st">
    <w:name w:val="st"/>
    <w:rsid w:val="00953791"/>
  </w:style>
  <w:style w:type="paragraph" w:customStyle="1" w:styleId="tituloseccion2">
    <w:name w:val="tituloseccion_2"/>
    <w:basedOn w:val="Normal"/>
    <w:rsid w:val="00280EA6"/>
    <w:pPr>
      <w:spacing w:before="430" w:after="107" w:line="240" w:lineRule="auto"/>
      <w:ind w:left="734" w:right="367"/>
      <w:jc w:val="left"/>
    </w:pPr>
    <w:rPr>
      <w:rFonts w:ascii="Verdana" w:hAnsi="Verdana" w:cs="Times New Roman"/>
      <w:color w:val="002597"/>
      <w:sz w:val="20"/>
      <w:szCs w:val="20"/>
      <w:lang w:eastAsia="es-MX"/>
    </w:rPr>
  </w:style>
  <w:style w:type="character" w:customStyle="1" w:styleId="tablapie1">
    <w:name w:val="tabla_pie1"/>
    <w:basedOn w:val="Fuentedeprrafopredeter"/>
    <w:rsid w:val="00280EA6"/>
    <w:rPr>
      <w:rFonts w:ascii="Times New Roman" w:hAnsi="Times New Roman" w:cs="Times New Roman" w:hint="default"/>
      <w:i/>
      <w:iCs/>
      <w:color w:val="000000"/>
      <w:sz w:val="26"/>
      <w:szCs w:val="26"/>
    </w:rPr>
  </w:style>
  <w:style w:type="paragraph" w:customStyle="1" w:styleId="PreTitulo1">
    <w:name w:val="Pre Titulo 1"/>
    <w:basedOn w:val="Ttulo1"/>
    <w:link w:val="PreTitulo1Car"/>
    <w:qFormat/>
    <w:rsid w:val="00E555D0"/>
  </w:style>
  <w:style w:type="character" w:customStyle="1" w:styleId="PreTitulo1Car">
    <w:name w:val="Pre Titulo 1 Car"/>
    <w:basedOn w:val="Ttulo1Car"/>
    <w:link w:val="PreTitulo1"/>
    <w:rsid w:val="00E555D0"/>
    <w:rPr>
      <w:rFonts w:ascii="Arial" w:hAnsi="Arial" w:cs="Arial"/>
      <w:b/>
      <w:bCs/>
      <w:sz w:val="28"/>
      <w:szCs w:val="40"/>
    </w:rPr>
  </w:style>
  <w:style w:type="character" w:customStyle="1" w:styleId="EnlacedeInternet">
    <w:name w:val="Enlace de Internet"/>
    <w:rsid w:val="00BE4D98"/>
    <w:rPr>
      <w:color w:val="000080"/>
      <w:u w:val="single"/>
    </w:rPr>
  </w:style>
  <w:style w:type="paragraph" w:customStyle="1" w:styleId="Cuerpodetexto">
    <w:name w:val="Cuerpo de texto"/>
    <w:basedOn w:val="Normal"/>
    <w:rsid w:val="00BE4D98"/>
    <w:pPr>
      <w:widowControl w:val="0"/>
      <w:suppressAutoHyphens/>
      <w:spacing w:before="0" w:line="276" w:lineRule="auto"/>
      <w:jc w:val="left"/>
    </w:pPr>
    <w:rPr>
      <w:rFonts w:ascii="Liberation Serif" w:eastAsia="DejaVu Sans" w:hAnsi="Liberation Serif" w:cs="FreeSans"/>
      <w:lang w:eastAsia="zh-CN" w:bidi="hi-IN"/>
    </w:rPr>
  </w:style>
  <w:style w:type="table" w:styleId="Tablaconcuadrcula">
    <w:name w:val="Table Grid"/>
    <w:basedOn w:val="Tablanormal"/>
    <w:uiPriority w:val="59"/>
    <w:rsid w:val="00661D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2-nfasis3">
    <w:name w:val="Medium Grid 2 Accent 3"/>
    <w:basedOn w:val="Tablanormal"/>
    <w:uiPriority w:val="68"/>
    <w:rsid w:val="0020161B"/>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Listamedia2-nfasis3">
    <w:name w:val="Medium List 2 Accent 3"/>
    <w:basedOn w:val="Tablanormal"/>
    <w:uiPriority w:val="66"/>
    <w:rsid w:val="0020161B"/>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character" w:styleId="Hipervnculovisitado">
    <w:name w:val="FollowedHyperlink"/>
    <w:basedOn w:val="Fuentedeprrafopredeter"/>
    <w:uiPriority w:val="99"/>
    <w:semiHidden/>
    <w:unhideWhenUsed/>
    <w:rsid w:val="005E3900"/>
    <w:rPr>
      <w:color w:val="800080" w:themeColor="followedHyperlink"/>
      <w:u w:val="single"/>
    </w:rPr>
  </w:style>
  <w:style w:type="character" w:customStyle="1" w:styleId="Ttulo7Car">
    <w:name w:val="Título 7 Car"/>
    <w:basedOn w:val="Fuentedeprrafopredeter"/>
    <w:link w:val="Ttulo7"/>
    <w:uiPriority w:val="9"/>
    <w:semiHidden/>
    <w:rsid w:val="00426174"/>
    <w:rPr>
      <w:rFonts w:asciiTheme="majorHAnsi" w:eastAsiaTheme="majorEastAsia" w:hAnsiTheme="majorHAnsi" w:cstheme="majorBidi"/>
      <w:i/>
      <w:iCs/>
      <w:color w:val="404040" w:themeColor="text1" w:themeTint="BF"/>
      <w:sz w:val="24"/>
      <w:szCs w:val="24"/>
      <w:lang w:eastAsia="en-US"/>
    </w:rPr>
  </w:style>
  <w:style w:type="character" w:customStyle="1" w:styleId="Ttulo8Car">
    <w:name w:val="Título 8 Car"/>
    <w:basedOn w:val="Fuentedeprrafopredeter"/>
    <w:link w:val="Ttulo8"/>
    <w:uiPriority w:val="9"/>
    <w:semiHidden/>
    <w:rsid w:val="00426174"/>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426174"/>
    <w:rPr>
      <w:rFonts w:asciiTheme="majorHAnsi" w:eastAsiaTheme="majorEastAsia" w:hAnsiTheme="majorHAnsi" w:cstheme="majorBidi"/>
      <w:i/>
      <w:iCs/>
      <w:color w:val="404040" w:themeColor="text1" w:themeTint="BF"/>
      <w:lang w:eastAsia="en-US"/>
    </w:rPr>
  </w:style>
  <w:style w:type="paragraph" w:styleId="ndice1">
    <w:name w:val="index 1"/>
    <w:basedOn w:val="Normal"/>
    <w:next w:val="Normal"/>
    <w:autoRedefine/>
    <w:uiPriority w:val="99"/>
    <w:semiHidden/>
    <w:unhideWhenUsed/>
    <w:rsid w:val="00875045"/>
    <w:pPr>
      <w:spacing w:before="0" w:after="0" w:line="240" w:lineRule="auto"/>
      <w:ind w:left="240" w:hanging="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MX" w:eastAsia="es-MX"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footnote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qFormat="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D246C1"/>
    <w:pPr>
      <w:spacing w:before="120" w:after="120" w:line="360" w:lineRule="auto"/>
      <w:jc w:val="both"/>
    </w:pPr>
    <w:rPr>
      <w:rFonts w:ascii="Arial" w:hAnsi="Arial" w:cs="Arial"/>
      <w:sz w:val="24"/>
      <w:szCs w:val="24"/>
      <w:lang w:eastAsia="en-US"/>
    </w:rPr>
  </w:style>
  <w:style w:type="paragraph" w:styleId="Ttulo1">
    <w:name w:val="heading 1"/>
    <w:basedOn w:val="Normal"/>
    <w:next w:val="Normal"/>
    <w:link w:val="Ttulo1Car"/>
    <w:uiPriority w:val="99"/>
    <w:qFormat/>
    <w:rsid w:val="00544F60"/>
    <w:pPr>
      <w:numPr>
        <w:numId w:val="43"/>
      </w:numPr>
      <w:spacing w:after="320"/>
      <w:outlineLvl w:val="0"/>
    </w:pPr>
    <w:rPr>
      <w:b/>
      <w:bCs/>
      <w:sz w:val="28"/>
      <w:szCs w:val="40"/>
      <w:lang w:eastAsia="es-MX"/>
    </w:rPr>
  </w:style>
  <w:style w:type="paragraph" w:styleId="Ttulo2">
    <w:name w:val="heading 2"/>
    <w:basedOn w:val="Normal"/>
    <w:next w:val="Normal"/>
    <w:link w:val="Ttulo2Car"/>
    <w:uiPriority w:val="99"/>
    <w:qFormat/>
    <w:rsid w:val="00BE388D"/>
    <w:pPr>
      <w:numPr>
        <w:ilvl w:val="1"/>
        <w:numId w:val="45"/>
      </w:numPr>
      <w:ind w:left="432"/>
      <w:outlineLvl w:val="1"/>
    </w:pPr>
    <w:rPr>
      <w:b/>
      <w:bCs/>
      <w:szCs w:val="32"/>
    </w:rPr>
  </w:style>
  <w:style w:type="paragraph" w:styleId="Ttulo3">
    <w:name w:val="heading 3"/>
    <w:basedOn w:val="Normal"/>
    <w:next w:val="Normal"/>
    <w:link w:val="Ttulo3Car"/>
    <w:uiPriority w:val="99"/>
    <w:qFormat/>
    <w:rsid w:val="00BE388D"/>
    <w:pPr>
      <w:numPr>
        <w:ilvl w:val="2"/>
        <w:numId w:val="45"/>
      </w:numPr>
      <w:spacing w:before="360" w:after="360"/>
      <w:ind w:left="504"/>
      <w:outlineLvl w:val="2"/>
    </w:pPr>
    <w:rPr>
      <w:b/>
      <w:bCs/>
      <w:szCs w:val="28"/>
      <w:lang w:eastAsia="es-MX"/>
    </w:rPr>
  </w:style>
  <w:style w:type="paragraph" w:styleId="Ttulo4">
    <w:name w:val="heading 4"/>
    <w:basedOn w:val="Normal"/>
    <w:next w:val="Normal"/>
    <w:link w:val="Ttulo4Car"/>
    <w:uiPriority w:val="99"/>
    <w:qFormat/>
    <w:rsid w:val="00BB3640"/>
    <w:pPr>
      <w:keepNext/>
      <w:keepLines/>
      <w:numPr>
        <w:ilvl w:val="3"/>
        <w:numId w:val="45"/>
      </w:numPr>
      <w:spacing w:before="320"/>
      <w:ind w:left="648"/>
      <w:outlineLvl w:val="3"/>
    </w:pPr>
    <w:rPr>
      <w:rFonts w:ascii="Times New Roman" w:hAnsi="Times New Roman" w:cs="Times New Roman"/>
      <w:b/>
      <w:bCs/>
      <w:szCs w:val="26"/>
      <w:lang w:eastAsia="es-MX"/>
    </w:rPr>
  </w:style>
  <w:style w:type="paragraph" w:styleId="Ttulo5">
    <w:name w:val="heading 5"/>
    <w:basedOn w:val="Normal"/>
    <w:next w:val="Normal"/>
    <w:link w:val="Ttulo5Car"/>
    <w:uiPriority w:val="99"/>
    <w:qFormat/>
    <w:rsid w:val="00BB3640"/>
    <w:pPr>
      <w:numPr>
        <w:ilvl w:val="4"/>
        <w:numId w:val="45"/>
      </w:numPr>
      <w:ind w:left="792"/>
      <w:outlineLvl w:val="4"/>
    </w:pPr>
    <w:rPr>
      <w:rFonts w:ascii="Times New Roman" w:hAnsi="Times New Roman" w:cs="Times New Roman"/>
      <w:b/>
      <w:bCs/>
    </w:rPr>
  </w:style>
  <w:style w:type="paragraph" w:styleId="Ttulo6">
    <w:name w:val="heading 6"/>
    <w:basedOn w:val="Normal"/>
    <w:next w:val="Normal"/>
    <w:link w:val="Ttulo6Car"/>
    <w:uiPriority w:val="99"/>
    <w:qFormat/>
    <w:rsid w:val="00854D9A"/>
    <w:pPr>
      <w:numPr>
        <w:ilvl w:val="5"/>
        <w:numId w:val="49"/>
      </w:numPr>
      <w:ind w:left="936"/>
      <w:outlineLvl w:val="5"/>
    </w:pPr>
    <w:rPr>
      <w:b/>
      <w:bCs/>
    </w:rPr>
  </w:style>
  <w:style w:type="paragraph" w:styleId="Ttulo7">
    <w:name w:val="heading 7"/>
    <w:basedOn w:val="Normal"/>
    <w:next w:val="Normal"/>
    <w:link w:val="Ttulo7Car"/>
    <w:uiPriority w:val="9"/>
    <w:semiHidden/>
    <w:unhideWhenUsed/>
    <w:qFormat/>
    <w:rsid w:val="00426174"/>
    <w:pPr>
      <w:keepNext/>
      <w:keepLines/>
      <w:numPr>
        <w:ilvl w:val="6"/>
        <w:numId w:val="4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26174"/>
    <w:pPr>
      <w:keepNext/>
      <w:keepLines/>
      <w:numPr>
        <w:ilvl w:val="7"/>
        <w:numId w:val="4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26174"/>
    <w:pPr>
      <w:keepNext/>
      <w:keepLines/>
      <w:numPr>
        <w:ilvl w:val="8"/>
        <w:numId w:val="4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rsid w:val="00544F60"/>
    <w:rPr>
      <w:rFonts w:ascii="Arial" w:hAnsi="Arial" w:cs="Arial"/>
      <w:b/>
      <w:bCs/>
      <w:sz w:val="28"/>
      <w:szCs w:val="40"/>
    </w:rPr>
  </w:style>
  <w:style w:type="character" w:customStyle="1" w:styleId="Ttulo2Car">
    <w:name w:val="Título 2 Car"/>
    <w:link w:val="Ttulo2"/>
    <w:uiPriority w:val="99"/>
    <w:rsid w:val="00BE388D"/>
    <w:rPr>
      <w:rFonts w:ascii="Arial" w:hAnsi="Arial" w:cs="Arial"/>
      <w:b/>
      <w:bCs/>
      <w:sz w:val="24"/>
      <w:szCs w:val="32"/>
      <w:lang w:eastAsia="en-US"/>
    </w:rPr>
  </w:style>
  <w:style w:type="character" w:customStyle="1" w:styleId="Ttulo3Car">
    <w:name w:val="Título 3 Car"/>
    <w:link w:val="Ttulo3"/>
    <w:uiPriority w:val="99"/>
    <w:rsid w:val="00BE388D"/>
    <w:rPr>
      <w:rFonts w:ascii="Arial" w:hAnsi="Arial" w:cs="Arial"/>
      <w:b/>
      <w:bCs/>
      <w:sz w:val="24"/>
      <w:szCs w:val="28"/>
    </w:rPr>
  </w:style>
  <w:style w:type="character" w:customStyle="1" w:styleId="Ttulo4Car">
    <w:name w:val="Título 4 Car"/>
    <w:link w:val="Ttulo4"/>
    <w:uiPriority w:val="99"/>
    <w:rsid w:val="00BB3640"/>
    <w:rPr>
      <w:rFonts w:ascii="Times New Roman" w:hAnsi="Times New Roman"/>
      <w:b/>
      <w:bCs/>
      <w:sz w:val="24"/>
      <w:szCs w:val="26"/>
    </w:rPr>
  </w:style>
  <w:style w:type="character" w:customStyle="1" w:styleId="Ttulo5Car">
    <w:name w:val="Título 5 Car"/>
    <w:link w:val="Ttulo5"/>
    <w:uiPriority w:val="99"/>
    <w:rsid w:val="00BB3640"/>
    <w:rPr>
      <w:rFonts w:ascii="Times New Roman" w:hAnsi="Times New Roman"/>
      <w:b/>
      <w:bCs/>
      <w:sz w:val="24"/>
      <w:szCs w:val="24"/>
      <w:lang w:eastAsia="en-US"/>
    </w:rPr>
  </w:style>
  <w:style w:type="character" w:customStyle="1" w:styleId="Ttulo6Car">
    <w:name w:val="Título 6 Car"/>
    <w:link w:val="Ttulo6"/>
    <w:uiPriority w:val="99"/>
    <w:rsid w:val="00854D9A"/>
    <w:rPr>
      <w:rFonts w:ascii="Arial" w:hAnsi="Arial" w:cs="Arial"/>
      <w:b/>
      <w:bCs/>
      <w:sz w:val="24"/>
      <w:szCs w:val="24"/>
      <w:lang w:eastAsia="en-US"/>
    </w:rPr>
  </w:style>
  <w:style w:type="paragraph" w:styleId="Encabezado">
    <w:name w:val="header"/>
    <w:basedOn w:val="Normal"/>
    <w:link w:val="EncabezadoCar"/>
    <w:uiPriority w:val="99"/>
    <w:rsid w:val="00D37675"/>
    <w:pPr>
      <w:tabs>
        <w:tab w:val="center" w:pos="4419"/>
        <w:tab w:val="right" w:pos="8838"/>
      </w:tabs>
      <w:spacing w:after="0"/>
    </w:pPr>
  </w:style>
  <w:style w:type="character" w:customStyle="1" w:styleId="EncabezadoCar">
    <w:name w:val="Encabezado Car"/>
    <w:link w:val="Encabezado"/>
    <w:uiPriority w:val="99"/>
    <w:rsid w:val="00D37675"/>
    <w:rPr>
      <w:rFonts w:ascii="Times New Roman" w:hAnsi="Times New Roman" w:cs="Times New Roman"/>
    </w:rPr>
  </w:style>
  <w:style w:type="paragraph" w:styleId="Piedepgina">
    <w:name w:val="footer"/>
    <w:basedOn w:val="Normal"/>
    <w:link w:val="PiedepginaCar"/>
    <w:uiPriority w:val="99"/>
    <w:rsid w:val="00D37675"/>
    <w:pPr>
      <w:tabs>
        <w:tab w:val="center" w:pos="4419"/>
        <w:tab w:val="right" w:pos="8838"/>
      </w:tabs>
      <w:spacing w:after="0"/>
    </w:pPr>
  </w:style>
  <w:style w:type="character" w:customStyle="1" w:styleId="PiedepginaCar">
    <w:name w:val="Pie de página Car"/>
    <w:link w:val="Piedepgina"/>
    <w:uiPriority w:val="99"/>
    <w:rsid w:val="00D37675"/>
    <w:rPr>
      <w:rFonts w:ascii="Times New Roman" w:hAnsi="Times New Roman" w:cs="Times New Roman"/>
    </w:rPr>
  </w:style>
  <w:style w:type="paragraph" w:styleId="Textodeglobo">
    <w:name w:val="Balloon Text"/>
    <w:basedOn w:val="Normal"/>
    <w:link w:val="TextodegloboCar"/>
    <w:uiPriority w:val="99"/>
    <w:rsid w:val="00D37675"/>
    <w:pPr>
      <w:spacing w:after="0"/>
    </w:pPr>
    <w:rPr>
      <w:rFonts w:ascii="Tahoma" w:hAnsi="Tahoma" w:cs="Tahoma"/>
      <w:sz w:val="16"/>
      <w:szCs w:val="16"/>
    </w:rPr>
  </w:style>
  <w:style w:type="character" w:customStyle="1" w:styleId="TextodegloboCar">
    <w:name w:val="Texto de globo Car"/>
    <w:link w:val="Textodeglobo"/>
    <w:uiPriority w:val="99"/>
    <w:rsid w:val="00D37675"/>
    <w:rPr>
      <w:rFonts w:ascii="Tahoma" w:hAnsi="Tahoma" w:cs="Tahoma"/>
      <w:sz w:val="16"/>
      <w:szCs w:val="16"/>
    </w:rPr>
  </w:style>
  <w:style w:type="paragraph" w:styleId="Revisin">
    <w:name w:val="Revision"/>
    <w:hidden/>
    <w:uiPriority w:val="99"/>
    <w:rsid w:val="00D37675"/>
    <w:rPr>
      <w:rFonts w:cs="Calibri"/>
      <w:sz w:val="22"/>
      <w:szCs w:val="22"/>
      <w:lang w:eastAsia="en-US"/>
    </w:rPr>
  </w:style>
  <w:style w:type="paragraph" w:styleId="Mapadeldocumento">
    <w:name w:val="Document Map"/>
    <w:basedOn w:val="Normal"/>
    <w:link w:val="MapadeldocumentoCar"/>
    <w:uiPriority w:val="99"/>
    <w:rsid w:val="00D37675"/>
    <w:pPr>
      <w:spacing w:after="0"/>
    </w:pPr>
    <w:rPr>
      <w:rFonts w:ascii="Tahoma" w:hAnsi="Tahoma" w:cs="Tahoma"/>
      <w:sz w:val="16"/>
      <w:szCs w:val="16"/>
    </w:rPr>
  </w:style>
  <w:style w:type="character" w:customStyle="1" w:styleId="MapadeldocumentoCar">
    <w:name w:val="Mapa del documento Car"/>
    <w:link w:val="Mapadeldocumento"/>
    <w:uiPriority w:val="99"/>
    <w:rsid w:val="00D37675"/>
    <w:rPr>
      <w:rFonts w:ascii="Tahoma" w:hAnsi="Tahoma" w:cs="Tahoma"/>
      <w:sz w:val="16"/>
      <w:szCs w:val="16"/>
    </w:rPr>
  </w:style>
  <w:style w:type="paragraph" w:styleId="Prrafodelista">
    <w:name w:val="List Paragraph"/>
    <w:basedOn w:val="Normal"/>
    <w:uiPriority w:val="34"/>
    <w:qFormat/>
    <w:rsid w:val="00BE4D98"/>
  </w:style>
  <w:style w:type="paragraph" w:styleId="NormalWeb">
    <w:name w:val="Normal (Web)"/>
    <w:basedOn w:val="Normal"/>
    <w:uiPriority w:val="99"/>
    <w:rsid w:val="00D37675"/>
    <w:pPr>
      <w:spacing w:before="100" w:beforeAutospacing="1" w:after="100" w:afterAutospacing="1"/>
    </w:pPr>
    <w:rPr>
      <w:rFonts w:cs="Times New Roman"/>
      <w:lang w:eastAsia="es-MX"/>
    </w:rPr>
  </w:style>
  <w:style w:type="character" w:styleId="Hipervnculo">
    <w:name w:val="Hyperlink"/>
    <w:uiPriority w:val="99"/>
    <w:rsid w:val="00D37675"/>
    <w:rPr>
      <w:rFonts w:ascii="Times New Roman" w:hAnsi="Times New Roman" w:cs="Times New Roman"/>
      <w:color w:val="0000FF"/>
      <w:u w:val="single"/>
    </w:rPr>
  </w:style>
  <w:style w:type="character" w:styleId="Refdecomentario">
    <w:name w:val="annotation reference"/>
    <w:uiPriority w:val="99"/>
    <w:rsid w:val="00D37675"/>
    <w:rPr>
      <w:rFonts w:ascii="Times New Roman" w:hAnsi="Times New Roman" w:cs="Times New Roman"/>
      <w:sz w:val="16"/>
      <w:szCs w:val="16"/>
    </w:rPr>
  </w:style>
  <w:style w:type="paragraph" w:styleId="Textocomentario">
    <w:name w:val="annotation text"/>
    <w:basedOn w:val="Normal"/>
    <w:link w:val="TextocomentarioCar"/>
    <w:uiPriority w:val="99"/>
    <w:rsid w:val="00D37675"/>
    <w:rPr>
      <w:sz w:val="20"/>
      <w:szCs w:val="20"/>
    </w:rPr>
  </w:style>
  <w:style w:type="character" w:customStyle="1" w:styleId="TextocomentarioCar">
    <w:name w:val="Texto comentario Car"/>
    <w:link w:val="Textocomentario"/>
    <w:uiPriority w:val="99"/>
    <w:rsid w:val="00D37675"/>
    <w:rPr>
      <w:rFonts w:ascii="Calibri" w:hAnsi="Calibri" w:cs="Calibri"/>
      <w:sz w:val="20"/>
      <w:szCs w:val="20"/>
      <w:lang w:eastAsia="en-US"/>
    </w:rPr>
  </w:style>
  <w:style w:type="character" w:styleId="Textoennegrita">
    <w:name w:val="Strong"/>
    <w:uiPriority w:val="22"/>
    <w:qFormat/>
    <w:rsid w:val="00D37675"/>
    <w:rPr>
      <w:rFonts w:cs="Times New Roman"/>
      <w:b/>
      <w:bCs/>
    </w:rPr>
  </w:style>
  <w:style w:type="character" w:customStyle="1" w:styleId="apple-converted-space">
    <w:name w:val="apple-converted-space"/>
    <w:rsid w:val="00D37675"/>
    <w:rPr>
      <w:rFonts w:cs="Times New Roman"/>
    </w:rPr>
  </w:style>
  <w:style w:type="character" w:styleId="nfasis">
    <w:name w:val="Emphasis"/>
    <w:uiPriority w:val="99"/>
    <w:qFormat/>
    <w:rsid w:val="00D37675"/>
    <w:rPr>
      <w:rFonts w:cs="Times New Roman"/>
      <w:i/>
      <w:iCs/>
    </w:rPr>
  </w:style>
  <w:style w:type="paragraph" w:styleId="Epgrafe">
    <w:name w:val="caption"/>
    <w:basedOn w:val="Normal"/>
    <w:next w:val="Normal"/>
    <w:uiPriority w:val="99"/>
    <w:qFormat/>
    <w:rsid w:val="00D37675"/>
    <w:rPr>
      <w:rFonts w:ascii="Soberana Sans" w:hAnsi="Soberana Sans" w:cs="Soberana Sans"/>
      <w:b/>
      <w:bCs/>
      <w:color w:val="5B9BD5"/>
      <w:sz w:val="18"/>
      <w:szCs w:val="18"/>
    </w:rPr>
  </w:style>
  <w:style w:type="paragraph" w:styleId="TtulodeTDC">
    <w:name w:val="TOC Heading"/>
    <w:basedOn w:val="ndice1"/>
    <w:next w:val="Normal"/>
    <w:uiPriority w:val="39"/>
    <w:qFormat/>
    <w:rsid w:val="00D37675"/>
    <w:pPr>
      <w:keepNext/>
      <w:keepLines/>
      <w:spacing w:before="480" w:line="276" w:lineRule="auto"/>
    </w:pPr>
    <w:rPr>
      <w:rFonts w:ascii="Cambria" w:hAnsi="Cambria" w:cs="Cambria"/>
      <w:color w:val="365F91"/>
      <w:szCs w:val="28"/>
    </w:rPr>
  </w:style>
  <w:style w:type="paragraph" w:styleId="TDC1">
    <w:name w:val="toc 1"/>
    <w:basedOn w:val="Normal"/>
    <w:next w:val="Normal"/>
    <w:autoRedefine/>
    <w:uiPriority w:val="39"/>
    <w:rsid w:val="00D37675"/>
    <w:pPr>
      <w:spacing w:after="100"/>
    </w:pPr>
  </w:style>
  <w:style w:type="paragraph" w:styleId="TDC2">
    <w:name w:val="toc 2"/>
    <w:basedOn w:val="Normal"/>
    <w:next w:val="Normal"/>
    <w:autoRedefine/>
    <w:uiPriority w:val="39"/>
    <w:rsid w:val="00D37675"/>
    <w:pPr>
      <w:spacing w:after="100"/>
      <w:ind w:left="220"/>
    </w:pPr>
  </w:style>
  <w:style w:type="paragraph" w:styleId="TDC3">
    <w:name w:val="toc 3"/>
    <w:basedOn w:val="Normal"/>
    <w:next w:val="Normal"/>
    <w:autoRedefine/>
    <w:uiPriority w:val="39"/>
    <w:rsid w:val="00D37675"/>
    <w:pPr>
      <w:spacing w:after="100"/>
      <w:ind w:left="440"/>
    </w:pPr>
  </w:style>
  <w:style w:type="paragraph" w:styleId="Asuntodelcomentario">
    <w:name w:val="annotation subject"/>
    <w:basedOn w:val="Textocomentario"/>
    <w:next w:val="Textocomentario"/>
    <w:link w:val="AsuntodelcomentarioCar"/>
    <w:uiPriority w:val="99"/>
    <w:rsid w:val="00D37675"/>
    <w:pPr>
      <w:spacing w:line="240" w:lineRule="auto"/>
    </w:pPr>
    <w:rPr>
      <w:b/>
      <w:bCs/>
    </w:rPr>
  </w:style>
  <w:style w:type="character" w:customStyle="1" w:styleId="AsuntodelcomentarioCar">
    <w:name w:val="Asunto del comentario Car"/>
    <w:link w:val="Asuntodelcomentario"/>
    <w:uiPriority w:val="99"/>
    <w:rsid w:val="00D37675"/>
    <w:rPr>
      <w:rFonts w:ascii="Arial" w:hAnsi="Arial" w:cs="Arial"/>
      <w:b/>
      <w:bCs/>
      <w:sz w:val="20"/>
      <w:szCs w:val="20"/>
      <w:lang w:eastAsia="en-US"/>
    </w:rPr>
  </w:style>
  <w:style w:type="character" w:styleId="Textodelmarcadordeposicin">
    <w:name w:val="Placeholder Text"/>
    <w:uiPriority w:val="99"/>
    <w:rsid w:val="00D37675"/>
    <w:rPr>
      <w:rFonts w:ascii="Times New Roman" w:hAnsi="Times New Roman" w:cs="Times New Roman"/>
      <w:color w:val="808080"/>
    </w:rPr>
  </w:style>
  <w:style w:type="character" w:customStyle="1" w:styleId="st">
    <w:name w:val="st"/>
    <w:rsid w:val="00953791"/>
  </w:style>
  <w:style w:type="paragraph" w:customStyle="1" w:styleId="tituloseccion2">
    <w:name w:val="tituloseccion_2"/>
    <w:basedOn w:val="Normal"/>
    <w:rsid w:val="00280EA6"/>
    <w:pPr>
      <w:spacing w:before="430" w:after="107" w:line="240" w:lineRule="auto"/>
      <w:ind w:left="734" w:right="367"/>
      <w:jc w:val="left"/>
    </w:pPr>
    <w:rPr>
      <w:rFonts w:ascii="Verdana" w:hAnsi="Verdana" w:cs="Times New Roman"/>
      <w:color w:val="002597"/>
      <w:sz w:val="20"/>
      <w:szCs w:val="20"/>
      <w:lang w:eastAsia="es-MX"/>
    </w:rPr>
  </w:style>
  <w:style w:type="character" w:customStyle="1" w:styleId="tablapie1">
    <w:name w:val="tabla_pie1"/>
    <w:basedOn w:val="Fuentedeprrafopredeter"/>
    <w:rsid w:val="00280EA6"/>
    <w:rPr>
      <w:rFonts w:ascii="Times New Roman" w:hAnsi="Times New Roman" w:cs="Times New Roman" w:hint="default"/>
      <w:i/>
      <w:iCs/>
      <w:color w:val="000000"/>
      <w:sz w:val="26"/>
      <w:szCs w:val="26"/>
    </w:rPr>
  </w:style>
  <w:style w:type="paragraph" w:customStyle="1" w:styleId="PreTitulo1">
    <w:name w:val="Pre Titulo 1"/>
    <w:basedOn w:val="Ttulo1"/>
    <w:link w:val="PreTitulo1Car"/>
    <w:qFormat/>
    <w:rsid w:val="00E555D0"/>
  </w:style>
  <w:style w:type="character" w:customStyle="1" w:styleId="PreTitulo1Car">
    <w:name w:val="Pre Titulo 1 Car"/>
    <w:basedOn w:val="Ttulo1Car"/>
    <w:link w:val="PreTitulo1"/>
    <w:rsid w:val="00E555D0"/>
    <w:rPr>
      <w:rFonts w:ascii="Arial" w:hAnsi="Arial" w:cs="Arial"/>
      <w:b/>
      <w:bCs/>
      <w:sz w:val="28"/>
      <w:szCs w:val="40"/>
    </w:rPr>
  </w:style>
  <w:style w:type="character" w:customStyle="1" w:styleId="EnlacedeInternet">
    <w:name w:val="Enlace de Internet"/>
    <w:rsid w:val="00BE4D98"/>
    <w:rPr>
      <w:color w:val="000080"/>
      <w:u w:val="single"/>
    </w:rPr>
  </w:style>
  <w:style w:type="paragraph" w:customStyle="1" w:styleId="Cuerpodetexto">
    <w:name w:val="Cuerpo de texto"/>
    <w:basedOn w:val="Normal"/>
    <w:rsid w:val="00BE4D98"/>
    <w:pPr>
      <w:widowControl w:val="0"/>
      <w:suppressAutoHyphens/>
      <w:spacing w:before="0" w:line="276" w:lineRule="auto"/>
      <w:jc w:val="left"/>
    </w:pPr>
    <w:rPr>
      <w:rFonts w:ascii="Liberation Serif" w:eastAsia="DejaVu Sans" w:hAnsi="Liberation Serif" w:cs="FreeSans"/>
      <w:lang w:eastAsia="zh-CN" w:bidi="hi-IN"/>
    </w:rPr>
  </w:style>
  <w:style w:type="table" w:styleId="Tablaconcuadrcula">
    <w:name w:val="Table Grid"/>
    <w:basedOn w:val="Tablanormal"/>
    <w:uiPriority w:val="59"/>
    <w:rsid w:val="00661D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2-nfasis3">
    <w:name w:val="Medium Grid 2 Accent 3"/>
    <w:basedOn w:val="Tablanormal"/>
    <w:uiPriority w:val="68"/>
    <w:rsid w:val="0020161B"/>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Listamedia2-nfasis3">
    <w:name w:val="Medium List 2 Accent 3"/>
    <w:basedOn w:val="Tablanormal"/>
    <w:uiPriority w:val="66"/>
    <w:rsid w:val="0020161B"/>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character" w:styleId="Hipervnculovisitado">
    <w:name w:val="FollowedHyperlink"/>
    <w:basedOn w:val="Fuentedeprrafopredeter"/>
    <w:uiPriority w:val="99"/>
    <w:semiHidden/>
    <w:unhideWhenUsed/>
    <w:rsid w:val="005E3900"/>
    <w:rPr>
      <w:color w:val="800080" w:themeColor="followedHyperlink"/>
      <w:u w:val="single"/>
    </w:rPr>
  </w:style>
  <w:style w:type="character" w:customStyle="1" w:styleId="Ttulo7Car">
    <w:name w:val="Título 7 Car"/>
    <w:basedOn w:val="Fuentedeprrafopredeter"/>
    <w:link w:val="Ttulo7"/>
    <w:uiPriority w:val="9"/>
    <w:semiHidden/>
    <w:rsid w:val="00426174"/>
    <w:rPr>
      <w:rFonts w:asciiTheme="majorHAnsi" w:eastAsiaTheme="majorEastAsia" w:hAnsiTheme="majorHAnsi" w:cstheme="majorBidi"/>
      <w:i/>
      <w:iCs/>
      <w:color w:val="404040" w:themeColor="text1" w:themeTint="BF"/>
      <w:sz w:val="24"/>
      <w:szCs w:val="24"/>
      <w:lang w:eastAsia="en-US"/>
    </w:rPr>
  </w:style>
  <w:style w:type="character" w:customStyle="1" w:styleId="Ttulo8Car">
    <w:name w:val="Título 8 Car"/>
    <w:basedOn w:val="Fuentedeprrafopredeter"/>
    <w:link w:val="Ttulo8"/>
    <w:uiPriority w:val="9"/>
    <w:semiHidden/>
    <w:rsid w:val="00426174"/>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426174"/>
    <w:rPr>
      <w:rFonts w:asciiTheme="majorHAnsi" w:eastAsiaTheme="majorEastAsia" w:hAnsiTheme="majorHAnsi" w:cstheme="majorBidi"/>
      <w:i/>
      <w:iCs/>
      <w:color w:val="404040" w:themeColor="text1" w:themeTint="BF"/>
      <w:lang w:eastAsia="en-US"/>
    </w:rPr>
  </w:style>
  <w:style w:type="paragraph" w:styleId="ndice1">
    <w:name w:val="index 1"/>
    <w:basedOn w:val="Normal"/>
    <w:next w:val="Normal"/>
    <w:autoRedefine/>
    <w:uiPriority w:val="99"/>
    <w:semiHidden/>
    <w:unhideWhenUsed/>
    <w:rsid w:val="00875045"/>
    <w:pPr>
      <w:spacing w:before="0"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33644">
      <w:bodyDiv w:val="1"/>
      <w:marLeft w:val="0"/>
      <w:marRight w:val="0"/>
      <w:marTop w:val="0"/>
      <w:marBottom w:val="0"/>
      <w:divBdr>
        <w:top w:val="none" w:sz="0" w:space="0" w:color="auto"/>
        <w:left w:val="none" w:sz="0" w:space="0" w:color="auto"/>
        <w:bottom w:val="none" w:sz="0" w:space="0" w:color="auto"/>
        <w:right w:val="none" w:sz="0" w:space="0" w:color="auto"/>
      </w:divBdr>
    </w:div>
    <w:div w:id="77941552">
      <w:bodyDiv w:val="1"/>
      <w:marLeft w:val="0"/>
      <w:marRight w:val="0"/>
      <w:marTop w:val="0"/>
      <w:marBottom w:val="0"/>
      <w:divBdr>
        <w:top w:val="none" w:sz="0" w:space="0" w:color="auto"/>
        <w:left w:val="none" w:sz="0" w:space="0" w:color="auto"/>
        <w:bottom w:val="none" w:sz="0" w:space="0" w:color="auto"/>
        <w:right w:val="none" w:sz="0" w:space="0" w:color="auto"/>
      </w:divBdr>
    </w:div>
    <w:div w:id="261650479">
      <w:bodyDiv w:val="1"/>
      <w:marLeft w:val="0"/>
      <w:marRight w:val="0"/>
      <w:marTop w:val="0"/>
      <w:marBottom w:val="0"/>
      <w:divBdr>
        <w:top w:val="none" w:sz="0" w:space="0" w:color="auto"/>
        <w:left w:val="none" w:sz="0" w:space="0" w:color="auto"/>
        <w:bottom w:val="none" w:sz="0" w:space="0" w:color="auto"/>
        <w:right w:val="none" w:sz="0" w:space="0" w:color="auto"/>
      </w:divBdr>
      <w:divsChild>
        <w:div w:id="1347247751">
          <w:marLeft w:val="547"/>
          <w:marRight w:val="0"/>
          <w:marTop w:val="96"/>
          <w:marBottom w:val="0"/>
          <w:divBdr>
            <w:top w:val="none" w:sz="0" w:space="0" w:color="auto"/>
            <w:left w:val="none" w:sz="0" w:space="0" w:color="auto"/>
            <w:bottom w:val="none" w:sz="0" w:space="0" w:color="auto"/>
            <w:right w:val="none" w:sz="0" w:space="0" w:color="auto"/>
          </w:divBdr>
        </w:div>
      </w:divsChild>
    </w:div>
    <w:div w:id="263879726">
      <w:bodyDiv w:val="1"/>
      <w:marLeft w:val="0"/>
      <w:marRight w:val="0"/>
      <w:marTop w:val="0"/>
      <w:marBottom w:val="0"/>
      <w:divBdr>
        <w:top w:val="none" w:sz="0" w:space="0" w:color="auto"/>
        <w:left w:val="none" w:sz="0" w:space="0" w:color="auto"/>
        <w:bottom w:val="none" w:sz="0" w:space="0" w:color="auto"/>
        <w:right w:val="none" w:sz="0" w:space="0" w:color="auto"/>
      </w:divBdr>
    </w:div>
    <w:div w:id="289940659">
      <w:bodyDiv w:val="1"/>
      <w:marLeft w:val="0"/>
      <w:marRight w:val="0"/>
      <w:marTop w:val="0"/>
      <w:marBottom w:val="0"/>
      <w:divBdr>
        <w:top w:val="none" w:sz="0" w:space="0" w:color="auto"/>
        <w:left w:val="none" w:sz="0" w:space="0" w:color="auto"/>
        <w:bottom w:val="none" w:sz="0" w:space="0" w:color="auto"/>
        <w:right w:val="none" w:sz="0" w:space="0" w:color="auto"/>
      </w:divBdr>
    </w:div>
    <w:div w:id="518393066">
      <w:bodyDiv w:val="1"/>
      <w:marLeft w:val="0"/>
      <w:marRight w:val="0"/>
      <w:marTop w:val="0"/>
      <w:marBottom w:val="0"/>
      <w:divBdr>
        <w:top w:val="none" w:sz="0" w:space="0" w:color="auto"/>
        <w:left w:val="none" w:sz="0" w:space="0" w:color="auto"/>
        <w:bottom w:val="none" w:sz="0" w:space="0" w:color="auto"/>
        <w:right w:val="none" w:sz="0" w:space="0" w:color="auto"/>
      </w:divBdr>
      <w:divsChild>
        <w:div w:id="1432428447">
          <w:marLeft w:val="547"/>
          <w:marRight w:val="0"/>
          <w:marTop w:val="96"/>
          <w:marBottom w:val="0"/>
          <w:divBdr>
            <w:top w:val="none" w:sz="0" w:space="0" w:color="auto"/>
            <w:left w:val="none" w:sz="0" w:space="0" w:color="auto"/>
            <w:bottom w:val="none" w:sz="0" w:space="0" w:color="auto"/>
            <w:right w:val="none" w:sz="0" w:space="0" w:color="auto"/>
          </w:divBdr>
        </w:div>
      </w:divsChild>
    </w:div>
    <w:div w:id="758906903">
      <w:bodyDiv w:val="1"/>
      <w:marLeft w:val="0"/>
      <w:marRight w:val="0"/>
      <w:marTop w:val="0"/>
      <w:marBottom w:val="0"/>
      <w:divBdr>
        <w:top w:val="none" w:sz="0" w:space="0" w:color="auto"/>
        <w:left w:val="none" w:sz="0" w:space="0" w:color="auto"/>
        <w:bottom w:val="none" w:sz="0" w:space="0" w:color="auto"/>
        <w:right w:val="none" w:sz="0" w:space="0" w:color="auto"/>
      </w:divBdr>
      <w:divsChild>
        <w:div w:id="222520195">
          <w:marLeft w:val="547"/>
          <w:marRight w:val="0"/>
          <w:marTop w:val="96"/>
          <w:marBottom w:val="0"/>
          <w:divBdr>
            <w:top w:val="none" w:sz="0" w:space="0" w:color="auto"/>
            <w:left w:val="none" w:sz="0" w:space="0" w:color="auto"/>
            <w:bottom w:val="none" w:sz="0" w:space="0" w:color="auto"/>
            <w:right w:val="none" w:sz="0" w:space="0" w:color="auto"/>
          </w:divBdr>
        </w:div>
      </w:divsChild>
    </w:div>
    <w:div w:id="831330969">
      <w:bodyDiv w:val="1"/>
      <w:marLeft w:val="0"/>
      <w:marRight w:val="0"/>
      <w:marTop w:val="0"/>
      <w:marBottom w:val="0"/>
      <w:divBdr>
        <w:top w:val="none" w:sz="0" w:space="0" w:color="auto"/>
        <w:left w:val="none" w:sz="0" w:space="0" w:color="auto"/>
        <w:bottom w:val="none" w:sz="0" w:space="0" w:color="auto"/>
        <w:right w:val="none" w:sz="0" w:space="0" w:color="auto"/>
      </w:divBdr>
      <w:divsChild>
        <w:div w:id="588998968">
          <w:marLeft w:val="547"/>
          <w:marRight w:val="0"/>
          <w:marTop w:val="96"/>
          <w:marBottom w:val="0"/>
          <w:divBdr>
            <w:top w:val="none" w:sz="0" w:space="0" w:color="auto"/>
            <w:left w:val="none" w:sz="0" w:space="0" w:color="auto"/>
            <w:bottom w:val="none" w:sz="0" w:space="0" w:color="auto"/>
            <w:right w:val="none" w:sz="0" w:space="0" w:color="auto"/>
          </w:divBdr>
        </w:div>
      </w:divsChild>
    </w:div>
    <w:div w:id="985936014">
      <w:bodyDiv w:val="1"/>
      <w:marLeft w:val="0"/>
      <w:marRight w:val="0"/>
      <w:marTop w:val="0"/>
      <w:marBottom w:val="0"/>
      <w:divBdr>
        <w:top w:val="none" w:sz="0" w:space="0" w:color="auto"/>
        <w:left w:val="none" w:sz="0" w:space="0" w:color="auto"/>
        <w:bottom w:val="none" w:sz="0" w:space="0" w:color="auto"/>
        <w:right w:val="none" w:sz="0" w:space="0" w:color="auto"/>
      </w:divBdr>
    </w:div>
    <w:div w:id="1247575361">
      <w:bodyDiv w:val="1"/>
      <w:marLeft w:val="0"/>
      <w:marRight w:val="0"/>
      <w:marTop w:val="0"/>
      <w:marBottom w:val="0"/>
      <w:divBdr>
        <w:top w:val="none" w:sz="0" w:space="0" w:color="auto"/>
        <w:left w:val="none" w:sz="0" w:space="0" w:color="auto"/>
        <w:bottom w:val="none" w:sz="0" w:space="0" w:color="auto"/>
        <w:right w:val="none" w:sz="0" w:space="0" w:color="auto"/>
      </w:divBdr>
      <w:divsChild>
        <w:div w:id="1637686599">
          <w:marLeft w:val="547"/>
          <w:marRight w:val="0"/>
          <w:marTop w:val="96"/>
          <w:marBottom w:val="0"/>
          <w:divBdr>
            <w:top w:val="none" w:sz="0" w:space="0" w:color="auto"/>
            <w:left w:val="none" w:sz="0" w:space="0" w:color="auto"/>
            <w:bottom w:val="none" w:sz="0" w:space="0" w:color="auto"/>
            <w:right w:val="none" w:sz="0" w:space="0" w:color="auto"/>
          </w:divBdr>
        </w:div>
      </w:divsChild>
    </w:div>
    <w:div w:id="1384519248">
      <w:bodyDiv w:val="1"/>
      <w:marLeft w:val="0"/>
      <w:marRight w:val="0"/>
      <w:marTop w:val="0"/>
      <w:marBottom w:val="0"/>
      <w:divBdr>
        <w:top w:val="none" w:sz="0" w:space="0" w:color="auto"/>
        <w:left w:val="none" w:sz="0" w:space="0" w:color="auto"/>
        <w:bottom w:val="none" w:sz="0" w:space="0" w:color="auto"/>
        <w:right w:val="none" w:sz="0" w:space="0" w:color="auto"/>
      </w:divBdr>
      <w:divsChild>
        <w:div w:id="1836610106">
          <w:marLeft w:val="547"/>
          <w:marRight w:val="0"/>
          <w:marTop w:val="96"/>
          <w:marBottom w:val="0"/>
          <w:divBdr>
            <w:top w:val="none" w:sz="0" w:space="0" w:color="auto"/>
            <w:left w:val="none" w:sz="0" w:space="0" w:color="auto"/>
            <w:bottom w:val="none" w:sz="0" w:space="0" w:color="auto"/>
            <w:right w:val="none" w:sz="0" w:space="0" w:color="auto"/>
          </w:divBdr>
        </w:div>
      </w:divsChild>
    </w:div>
    <w:div w:id="1469128148">
      <w:bodyDiv w:val="1"/>
      <w:marLeft w:val="0"/>
      <w:marRight w:val="0"/>
      <w:marTop w:val="0"/>
      <w:marBottom w:val="0"/>
      <w:divBdr>
        <w:top w:val="none" w:sz="0" w:space="0" w:color="auto"/>
        <w:left w:val="none" w:sz="0" w:space="0" w:color="auto"/>
        <w:bottom w:val="none" w:sz="0" w:space="0" w:color="auto"/>
        <w:right w:val="none" w:sz="0" w:space="0" w:color="auto"/>
      </w:divBdr>
      <w:divsChild>
        <w:div w:id="2097902135">
          <w:marLeft w:val="547"/>
          <w:marRight w:val="0"/>
          <w:marTop w:val="96"/>
          <w:marBottom w:val="0"/>
          <w:divBdr>
            <w:top w:val="none" w:sz="0" w:space="0" w:color="auto"/>
            <w:left w:val="none" w:sz="0" w:space="0" w:color="auto"/>
            <w:bottom w:val="none" w:sz="0" w:space="0" w:color="auto"/>
            <w:right w:val="none" w:sz="0" w:space="0" w:color="auto"/>
          </w:divBdr>
        </w:div>
      </w:divsChild>
    </w:div>
    <w:div w:id="1522233779">
      <w:bodyDiv w:val="1"/>
      <w:marLeft w:val="0"/>
      <w:marRight w:val="0"/>
      <w:marTop w:val="0"/>
      <w:marBottom w:val="0"/>
      <w:divBdr>
        <w:top w:val="none" w:sz="0" w:space="0" w:color="auto"/>
        <w:left w:val="none" w:sz="0" w:space="0" w:color="auto"/>
        <w:bottom w:val="none" w:sz="0" w:space="0" w:color="auto"/>
        <w:right w:val="none" w:sz="0" w:space="0" w:color="auto"/>
      </w:divBdr>
    </w:div>
    <w:div w:id="1562211516">
      <w:bodyDiv w:val="1"/>
      <w:marLeft w:val="0"/>
      <w:marRight w:val="0"/>
      <w:marTop w:val="0"/>
      <w:marBottom w:val="0"/>
      <w:divBdr>
        <w:top w:val="none" w:sz="0" w:space="0" w:color="auto"/>
        <w:left w:val="none" w:sz="0" w:space="0" w:color="auto"/>
        <w:bottom w:val="none" w:sz="0" w:space="0" w:color="auto"/>
        <w:right w:val="none" w:sz="0" w:space="0" w:color="auto"/>
      </w:divBdr>
    </w:div>
    <w:div w:id="1704476543">
      <w:bodyDiv w:val="1"/>
      <w:marLeft w:val="0"/>
      <w:marRight w:val="0"/>
      <w:marTop w:val="0"/>
      <w:marBottom w:val="0"/>
      <w:divBdr>
        <w:top w:val="none" w:sz="0" w:space="0" w:color="auto"/>
        <w:left w:val="none" w:sz="0" w:space="0" w:color="auto"/>
        <w:bottom w:val="none" w:sz="0" w:space="0" w:color="auto"/>
        <w:right w:val="none" w:sz="0" w:space="0" w:color="auto"/>
      </w:divBdr>
    </w:div>
    <w:div w:id="1718972863">
      <w:bodyDiv w:val="1"/>
      <w:marLeft w:val="0"/>
      <w:marRight w:val="0"/>
      <w:marTop w:val="0"/>
      <w:marBottom w:val="0"/>
      <w:divBdr>
        <w:top w:val="none" w:sz="0" w:space="0" w:color="auto"/>
        <w:left w:val="none" w:sz="0" w:space="0" w:color="auto"/>
        <w:bottom w:val="none" w:sz="0" w:space="0" w:color="auto"/>
        <w:right w:val="none" w:sz="0" w:space="0" w:color="auto"/>
      </w:divBdr>
    </w:div>
    <w:div w:id="1978024894">
      <w:bodyDiv w:val="1"/>
      <w:marLeft w:val="0"/>
      <w:marRight w:val="0"/>
      <w:marTop w:val="0"/>
      <w:marBottom w:val="0"/>
      <w:divBdr>
        <w:top w:val="none" w:sz="0" w:space="0" w:color="auto"/>
        <w:left w:val="none" w:sz="0" w:space="0" w:color="auto"/>
        <w:bottom w:val="none" w:sz="0" w:space="0" w:color="auto"/>
        <w:right w:val="none" w:sz="0" w:space="0" w:color="auto"/>
      </w:divBdr>
      <w:divsChild>
        <w:div w:id="465464914">
          <w:marLeft w:val="547"/>
          <w:marRight w:val="0"/>
          <w:marTop w:val="96"/>
          <w:marBottom w:val="0"/>
          <w:divBdr>
            <w:top w:val="none" w:sz="0" w:space="0" w:color="auto"/>
            <w:left w:val="none" w:sz="0" w:space="0" w:color="auto"/>
            <w:bottom w:val="none" w:sz="0" w:space="0" w:color="auto"/>
            <w:right w:val="none" w:sz="0" w:space="0" w:color="auto"/>
          </w:divBdr>
        </w:div>
      </w:divsChild>
    </w:div>
    <w:div w:id="2116779691">
      <w:bodyDiv w:val="1"/>
      <w:marLeft w:val="0"/>
      <w:marRight w:val="0"/>
      <w:marTop w:val="0"/>
      <w:marBottom w:val="0"/>
      <w:divBdr>
        <w:top w:val="none" w:sz="0" w:space="0" w:color="auto"/>
        <w:left w:val="none" w:sz="0" w:space="0" w:color="auto"/>
        <w:bottom w:val="none" w:sz="0" w:space="0" w:color="auto"/>
        <w:right w:val="none" w:sz="0" w:space="0" w:color="auto"/>
      </w:divBdr>
      <w:divsChild>
        <w:div w:id="565189363">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hyperlink" Target="http://www.rtp.gob.mx/red_rutas.html" TargetMode="External"/><Relationship Id="rId21" Type="http://schemas.openxmlformats.org/officeDocument/2006/relationships/image" Target="media/image7.emf"/><Relationship Id="rId34" Type="http://schemas.openxmlformats.org/officeDocument/2006/relationships/hyperlink" Target="http://fccea.unicauca.edu.co/old/siconceptosbasicos.htm" TargetMode="External"/><Relationship Id="rId42" Type="http://schemas.openxmlformats.org/officeDocument/2006/relationships/hyperlink" Target="http://www.sc.ehu.es/acwlaalm/sdi/introduccion-slides.pdf" TargetMode="External"/><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header" Target="header5.xml"/><Relationship Id="rId37" Type="http://schemas.openxmlformats.org/officeDocument/2006/relationships/hyperlink" Target="http://mason.gmu.edu/~hsyed1/math447/p2/index.html" TargetMode="External"/><Relationship Id="rId40" Type="http://schemas.openxmlformats.org/officeDocument/2006/relationships/hyperlink" Target="http://cb.mty.itesm.mx/ma1010/materiales/ma1010-05.pdf" TargetMode="External"/><Relationship Id="rId45" Type="http://schemas.openxmlformats.org/officeDocument/2006/relationships/hyperlink" Target="http://actionbarsherlock.com/index.html" TargetMode="Externa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www.tiposde.org/informatica/131-tipos-de-servidores/" TargetMode="External"/><Relationship Id="rId49" Type="http://schemas.openxmlformats.org/officeDocument/2006/relationships/package" Target="embeddings/Hoja_de_c_lculo_de_Microsoft_Excel1.xlsx"/><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www.oracle.com/technetwork/java/codeconv-138413.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hyperlink" Target="http://catarina.udlap.mx/u_dl_a/tales/documentos/lis/marquez_a_bm/portada.html" TargetMode="External"/><Relationship Id="rId43" Type="http://schemas.openxmlformats.org/officeDocument/2006/relationships/hyperlink" Target="http://webdiis.unizar.es/~joseluis/STR.pdf" TargetMode="External"/><Relationship Id="rId48" Type="http://schemas.openxmlformats.org/officeDocument/2006/relationships/image" Target="media/image19.emf"/><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emf"/><Relationship Id="rId38" Type="http://schemas.openxmlformats.org/officeDocument/2006/relationships/hyperlink" Target="http://www.cyta.com.ar/ta1202/v12n2a3.htm" TargetMode="External"/><Relationship Id="rId46" Type="http://schemas.openxmlformats.org/officeDocument/2006/relationships/hyperlink" Target="http://developer.android.com/google/gcm/" TargetMode="External"/><Relationship Id="rId20" Type="http://schemas.openxmlformats.org/officeDocument/2006/relationships/image" Target="media/image6.emf"/><Relationship Id="rId41" Type="http://schemas.openxmlformats.org/officeDocument/2006/relationships/hyperlink" Target="http://revistalogistec.com/index.php/equipamiento-y-tecnologia/383-packaging-y-picking/950-middleware-rfid-la-importancia-de-facilitar-procesos"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AD092B-7779-4C89-BE80-B88723EFD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83</Pages>
  <Words>16182</Words>
  <Characters>93293</Characters>
  <Application>Microsoft Office Word</Application>
  <DocSecurity>0</DocSecurity>
  <Lines>777</Lines>
  <Paragraphs>218</Paragraphs>
  <ScaleCrop>false</ScaleCrop>
  <HeadingPairs>
    <vt:vector size="2" baseType="variant">
      <vt:variant>
        <vt:lpstr>Título</vt:lpstr>
      </vt:variant>
      <vt:variant>
        <vt:i4>1</vt:i4>
      </vt:variant>
    </vt:vector>
  </HeadingPairs>
  <TitlesOfParts>
    <vt:vector size="1" baseType="lpstr">
      <vt:lpstr>Tesina10@revision</vt:lpstr>
    </vt:vector>
  </TitlesOfParts>
  <Company>Hewlett-Packard</Company>
  <LinksUpToDate>false</LinksUpToDate>
  <CharactersWithSpaces>109257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Tesina10@revision</dc:title>
  <dc:creator>William Calderon y Daniel Sánchez</dc:creator>
  <cp:lastModifiedBy>Daniel</cp:lastModifiedBy>
  <cp:revision>8</cp:revision>
  <cp:lastPrinted>2014-03-11T07:11:00Z</cp:lastPrinted>
  <dcterms:created xsi:type="dcterms:W3CDTF">2014-03-15T22:24:00Z</dcterms:created>
  <dcterms:modified xsi:type="dcterms:W3CDTF">2014-03-22T06:52:00Z</dcterms:modified>
</cp:coreProperties>
</file>