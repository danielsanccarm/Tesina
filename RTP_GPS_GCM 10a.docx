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3C37" w:rsidRPr="00C2181A" w:rsidRDefault="00EA0594">
      <w:pPr>
        <w:jc w:val="center"/>
        <w:rPr>
          <w:rFonts w:eastAsia="Arial Unicode MS"/>
          <w:b/>
          <w:bCs/>
          <w:sz w:val="28"/>
          <w:szCs w:val="28"/>
        </w:rPr>
      </w:pPr>
      <w:r>
        <w:rPr>
          <w:noProof/>
          <w:lang w:eastAsia="es-MX"/>
        </w:rPr>
        <mc:AlternateContent>
          <mc:Choice Requires="wps">
            <w:drawing>
              <wp:anchor distT="0" distB="0" distL="114300" distR="114300" simplePos="0" relativeHeight="251659776" behindDoc="0" locked="0" layoutInCell="1" allowOverlap="1">
                <wp:simplePos x="0" y="0"/>
                <wp:positionH relativeFrom="column">
                  <wp:posOffset>787400</wp:posOffset>
                </wp:positionH>
                <wp:positionV relativeFrom="paragraph">
                  <wp:posOffset>396240</wp:posOffset>
                </wp:positionV>
                <wp:extent cx="4885690" cy="0"/>
                <wp:effectExtent l="19685" t="19050" r="19050" b="19050"/>
                <wp:wrapNone/>
                <wp:docPr id="51" name="13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8569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13 Conector recto" o:spid="_x0000_s1026" style="position:absolute;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pt,31.2pt" to="446.7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" strokeweight="2.25pt"/>
            </w:pict>
          </mc:Fallback>
        </mc:AlternateContent>
      </w:r>
      <w:r>
        <w:rPr>
          <w:noProof/>
          <w:lang w:eastAsia="es-MX"/>
        </w:rPr>
        <mc:AlternateContent>
          <mc:Choice Requires="wps">
            <w:drawing>
              <wp:anchor distT="0" distB="0" distL="114300" distR="114300" simplePos="0" relativeHeight="251658752" behindDoc="0" locked="0" layoutInCell="1" allowOverlap="1">
                <wp:simplePos x="0" y="0"/>
                <wp:positionH relativeFrom="column">
                  <wp:posOffset>803275</wp:posOffset>
                </wp:positionH>
                <wp:positionV relativeFrom="paragraph">
                  <wp:posOffset>328295</wp:posOffset>
                </wp:positionV>
                <wp:extent cx="4885690" cy="0"/>
                <wp:effectExtent l="16510" t="17780" r="22225" b="20320"/>
                <wp:wrapNone/>
                <wp:docPr id="50" name="1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8569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12 Conector recto" o:spid="_x0000_s1026" style="position:absolute;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25pt,25.85pt" to="447.9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" strokeweight="2.25pt"/>
            </w:pict>
          </mc:Fallback>
        </mc:AlternateContent>
      </w:r>
      <w:r>
        <w:rPr>
          <w:noProof/>
          <w:lang w:eastAsia="es-MX"/>
        </w:rPr>
        <w:drawing>
          <wp:anchor distT="0" distB="0" distL="114300" distR="114300" simplePos="0" relativeHeight="251655680" behindDoc="0" locked="0" layoutInCell="1" allowOverlap="1">
            <wp:simplePos x="0" y="0"/>
            <wp:positionH relativeFrom="column">
              <wp:posOffset>34290</wp:posOffset>
            </wp:positionH>
            <wp:positionV relativeFrom="paragraph">
              <wp:posOffset>52705</wp:posOffset>
            </wp:positionV>
            <wp:extent cx="761365" cy="1114425"/>
            <wp:effectExtent l="0" t="0" r="635" b="9525"/>
            <wp:wrapNone/>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365" cy="1114425"/>
                    </a:xfrm>
                    <a:prstGeom prst="rect">
                      <a:avLst/>
                    </a:prstGeom>
                    <a:noFill/>
                  </pic:spPr>
                </pic:pic>
              </a:graphicData>
            </a:graphic>
            <wp14:sizeRelH relativeFrom="page">
              <wp14:pctWidth>0</wp14:pctWidth>
            </wp14:sizeRelH>
            <wp14:sizeRelV relativeFrom="page">
              <wp14:pctHeight>0</wp14:pctHeight>
            </wp14:sizeRelV>
          </wp:anchor>
        </w:drawing>
      </w:r>
      <w:r w:rsidR="001D3C37" w:rsidRPr="00C2181A">
        <w:rPr>
          <w:rFonts w:eastAsia="Arial Unicode MS"/>
          <w:b/>
          <w:bCs/>
          <w:sz w:val="28"/>
          <w:szCs w:val="28"/>
        </w:rPr>
        <w:t>Instituto Politécnico Nacional</w:t>
      </w:r>
    </w:p>
    <w:p w:rsidR="001D3C37" w:rsidRPr="00C2181A" w:rsidRDefault="001D3C37">
      <w:pPr>
        <w:jc w:val="center"/>
        <w:rPr>
          <w:rFonts w:eastAsia="Arial Unicode MS"/>
          <w:b/>
          <w:bCs/>
        </w:rPr>
      </w:pPr>
      <w:r w:rsidRPr="00C2181A">
        <w:rPr>
          <w:rFonts w:eastAsia="Arial Unicode MS"/>
          <w:b/>
          <w:bCs/>
        </w:rPr>
        <w:t>Escuela Superior de Ingeniería Mecánica Y Eléctrica</w:t>
      </w:r>
    </w:p>
    <w:p w:rsidR="00A07524" w:rsidRDefault="001D3C37" w:rsidP="00A07524">
      <w:pPr>
        <w:jc w:val="center"/>
        <w:rPr>
          <w:rFonts w:eastAsia="Arial Unicode MS"/>
          <w:b/>
          <w:bCs/>
        </w:rPr>
      </w:pPr>
      <w:r w:rsidRPr="00C2181A">
        <w:rPr>
          <w:rFonts w:eastAsia="Arial Unicode MS"/>
          <w:b/>
          <w:bCs/>
        </w:rPr>
        <w:t>UNIDAD “CULHUACAN”</w:t>
      </w:r>
    </w:p>
    <w:p w:rsidR="001D3C37" w:rsidRPr="00A07524" w:rsidRDefault="00EA0594" w:rsidP="00A07524">
      <w:pPr>
        <w:jc w:val="center"/>
        <w:rPr>
          <w:rFonts w:eastAsia="Arial Unicode MS"/>
          <w:b/>
          <w:bCs/>
        </w:rPr>
      </w:pPr>
      <w:r>
        <w:rPr>
          <w:noProof/>
          <w:lang w:eastAsia="es-MX"/>
        </w:rPr>
        <mc:AlternateContent>
          <mc:Choice Requires="wps">
            <w:drawing>
              <wp:anchor distT="0" distB="0" distL="114300" distR="114300" simplePos="0" relativeHeight="251660800" behindDoc="0" locked="0" layoutInCell="1" allowOverlap="1">
                <wp:simplePos x="0" y="0"/>
                <wp:positionH relativeFrom="column">
                  <wp:posOffset>459740</wp:posOffset>
                </wp:positionH>
                <wp:positionV relativeFrom="paragraph">
                  <wp:posOffset>128905</wp:posOffset>
                </wp:positionV>
                <wp:extent cx="0" cy="5976620"/>
                <wp:effectExtent l="15875" t="22225" r="22225" b="20955"/>
                <wp:wrapNone/>
                <wp:docPr id="48" name="19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9766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19 Conector recto" o:spid="_x0000_s1026" style="position:absolute;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2pt,10.15pt" to="36.2pt,48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" strokeweight="2.25pt"/>
            </w:pict>
          </mc:Fallback>
        </mc:AlternateContent>
      </w:r>
      <w:r>
        <w:rPr>
          <w:noProof/>
          <w:lang w:eastAsia="es-MX"/>
        </w:rPr>
        <mc:AlternateContent>
          <mc:Choice Requires="wps">
            <w:drawing>
              <wp:anchor distT="0" distB="0" distL="114300" distR="114300" simplePos="0" relativeHeight="251661824" behindDoc="0" locked="0" layoutInCell="1" allowOverlap="1">
                <wp:simplePos x="0" y="0"/>
                <wp:positionH relativeFrom="column">
                  <wp:posOffset>325120</wp:posOffset>
                </wp:positionH>
                <wp:positionV relativeFrom="paragraph">
                  <wp:posOffset>130810</wp:posOffset>
                </wp:positionV>
                <wp:extent cx="0" cy="5988685"/>
                <wp:effectExtent l="14605" t="14605" r="23495" b="16510"/>
                <wp:wrapNone/>
                <wp:docPr id="47" name="20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98868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20 Conector recto" o:spid="_x0000_s1026" style="position:absolute;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pt,10.3pt" to="25.6pt,4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" strokeweight="2.25pt"/>
            </w:pict>
          </mc:Fallback>
        </mc:AlternateContent>
      </w:r>
    </w:p>
    <w:p w:rsidR="001D3C37" w:rsidRPr="00C2181A" w:rsidRDefault="001D3C37">
      <w:pPr>
        <w:spacing w:line="240" w:lineRule="auto"/>
        <w:jc w:val="center"/>
        <w:rPr>
          <w:rFonts w:eastAsia="Arial Unicode MS"/>
          <w:b/>
          <w:bCs/>
          <w:sz w:val="28"/>
          <w:szCs w:val="28"/>
        </w:rPr>
      </w:pPr>
      <w:r w:rsidRPr="00C2181A">
        <w:rPr>
          <w:rFonts w:eastAsia="Arial Unicode MS"/>
          <w:b/>
          <w:bCs/>
          <w:sz w:val="28"/>
          <w:szCs w:val="28"/>
        </w:rPr>
        <w:t>Sistema Móvil de notificación de proximidad para</w:t>
      </w:r>
    </w:p>
    <w:p w:rsidR="001D3C37" w:rsidRPr="00C2181A" w:rsidRDefault="001D3C37">
      <w:pPr>
        <w:spacing w:line="240" w:lineRule="auto"/>
        <w:jc w:val="center"/>
        <w:rPr>
          <w:rFonts w:eastAsia="Arial Unicode MS"/>
          <w:b/>
          <w:bCs/>
          <w:sz w:val="28"/>
          <w:szCs w:val="28"/>
        </w:rPr>
      </w:pPr>
      <w:r w:rsidRPr="00C2181A">
        <w:rPr>
          <w:rFonts w:eastAsia="Arial Unicode MS"/>
          <w:b/>
          <w:bCs/>
          <w:sz w:val="28"/>
          <w:szCs w:val="28"/>
        </w:rPr>
        <w:t xml:space="preserve"> </w:t>
      </w:r>
      <w:proofErr w:type="gramStart"/>
      <w:r w:rsidRPr="00C2181A">
        <w:rPr>
          <w:rFonts w:eastAsia="Arial Unicode MS"/>
          <w:b/>
          <w:bCs/>
          <w:sz w:val="28"/>
          <w:szCs w:val="28"/>
        </w:rPr>
        <w:t>transporte</w:t>
      </w:r>
      <w:proofErr w:type="gramEnd"/>
      <w:r w:rsidRPr="00C2181A">
        <w:rPr>
          <w:rFonts w:eastAsia="Arial Unicode MS"/>
          <w:b/>
          <w:bCs/>
          <w:sz w:val="28"/>
          <w:szCs w:val="28"/>
        </w:rPr>
        <w:t xml:space="preserve"> público en ruta </w:t>
      </w:r>
    </w:p>
    <w:p w:rsidR="001D3C37" w:rsidRPr="00C2181A" w:rsidRDefault="001D3C37">
      <w:pPr>
        <w:spacing w:line="240" w:lineRule="auto"/>
        <w:jc w:val="center"/>
        <w:rPr>
          <w:rFonts w:eastAsia="Arial Unicode MS"/>
          <w:b/>
          <w:bCs/>
          <w:sz w:val="28"/>
          <w:szCs w:val="28"/>
        </w:rPr>
      </w:pPr>
      <w:r w:rsidRPr="00C2181A">
        <w:rPr>
          <w:rFonts w:eastAsia="Arial Unicode MS"/>
          <w:b/>
          <w:bCs/>
          <w:sz w:val="28"/>
          <w:szCs w:val="28"/>
        </w:rPr>
        <w:t>Xochimilco/ Bosque de Nativitas - Metro San Lázaro,</w:t>
      </w:r>
    </w:p>
    <w:p w:rsidR="001D3C37" w:rsidRPr="00C2181A" w:rsidRDefault="001D3C37">
      <w:pPr>
        <w:spacing w:line="240" w:lineRule="auto"/>
        <w:jc w:val="center"/>
        <w:rPr>
          <w:rFonts w:eastAsia="Arial Unicode MS"/>
          <w:b/>
          <w:bCs/>
          <w:sz w:val="28"/>
          <w:szCs w:val="28"/>
        </w:rPr>
      </w:pPr>
      <w:r w:rsidRPr="00C2181A">
        <w:rPr>
          <w:rFonts w:eastAsia="Arial Unicode MS"/>
          <w:b/>
          <w:bCs/>
          <w:sz w:val="28"/>
          <w:szCs w:val="28"/>
        </w:rPr>
        <w:t xml:space="preserve"> </w:t>
      </w:r>
      <w:proofErr w:type="gramStart"/>
      <w:r w:rsidRPr="00C2181A">
        <w:rPr>
          <w:rFonts w:eastAsia="Arial Unicode MS"/>
          <w:b/>
          <w:bCs/>
          <w:sz w:val="28"/>
          <w:szCs w:val="28"/>
        </w:rPr>
        <w:t>utilizando</w:t>
      </w:r>
      <w:proofErr w:type="gramEnd"/>
      <w:r w:rsidRPr="00C2181A">
        <w:rPr>
          <w:rFonts w:eastAsia="Arial Unicode MS"/>
          <w:b/>
          <w:bCs/>
          <w:sz w:val="28"/>
          <w:szCs w:val="28"/>
        </w:rPr>
        <w:t xml:space="preserve"> el Posicionamiento Global GPS </w:t>
      </w:r>
    </w:p>
    <w:p w:rsidR="001D3C37" w:rsidRPr="00C2181A" w:rsidRDefault="001D3C37">
      <w:pPr>
        <w:spacing w:line="240" w:lineRule="auto"/>
        <w:jc w:val="center"/>
        <w:rPr>
          <w:rFonts w:eastAsia="Arial Unicode MS"/>
          <w:b/>
          <w:bCs/>
          <w:sz w:val="28"/>
          <w:szCs w:val="28"/>
        </w:rPr>
      </w:pPr>
      <w:proofErr w:type="gramStart"/>
      <w:r w:rsidRPr="00C2181A">
        <w:rPr>
          <w:rFonts w:eastAsia="Arial Unicode MS"/>
          <w:b/>
          <w:bCs/>
          <w:sz w:val="28"/>
          <w:szCs w:val="28"/>
        </w:rPr>
        <w:t>y</w:t>
      </w:r>
      <w:proofErr w:type="gramEnd"/>
      <w:r w:rsidRPr="00C2181A">
        <w:rPr>
          <w:rFonts w:eastAsia="Arial Unicode MS"/>
          <w:b/>
          <w:bCs/>
          <w:sz w:val="28"/>
          <w:szCs w:val="28"/>
        </w:rPr>
        <w:t xml:space="preserve"> Google Cloud </w:t>
      </w:r>
      <w:proofErr w:type="spellStart"/>
      <w:r w:rsidRPr="00C2181A">
        <w:rPr>
          <w:rFonts w:eastAsia="Arial Unicode MS"/>
          <w:b/>
          <w:bCs/>
          <w:sz w:val="28"/>
          <w:szCs w:val="28"/>
        </w:rPr>
        <w:t>Messaging</w:t>
      </w:r>
      <w:proofErr w:type="spellEnd"/>
      <w:r w:rsidRPr="00C2181A">
        <w:rPr>
          <w:rFonts w:eastAsia="Arial Unicode MS"/>
          <w:b/>
          <w:bCs/>
          <w:sz w:val="28"/>
          <w:szCs w:val="28"/>
        </w:rPr>
        <w:t>.</w:t>
      </w:r>
    </w:p>
    <w:p w:rsidR="001D3C37" w:rsidRPr="00C2181A" w:rsidRDefault="001D3C37">
      <w:pPr>
        <w:jc w:val="center"/>
        <w:rPr>
          <w:rFonts w:eastAsia="Arial Unicode MS"/>
          <w:b/>
          <w:bCs/>
        </w:rPr>
      </w:pPr>
    </w:p>
    <w:p w:rsidR="001D3C37" w:rsidRPr="00C2181A" w:rsidRDefault="001D3C37">
      <w:pPr>
        <w:jc w:val="center"/>
        <w:rPr>
          <w:rFonts w:eastAsia="Arial Unicode MS"/>
          <w:b/>
          <w:bCs/>
          <w:spacing w:val="20"/>
        </w:rPr>
      </w:pPr>
      <w:r w:rsidRPr="00C2181A">
        <w:rPr>
          <w:rFonts w:eastAsia="Arial Unicode MS"/>
          <w:b/>
          <w:bCs/>
          <w:spacing w:val="20"/>
        </w:rPr>
        <w:t>TESINA</w:t>
      </w:r>
    </w:p>
    <w:p w:rsidR="001D3C37" w:rsidRPr="00C2181A" w:rsidRDefault="001D3C37">
      <w:pPr>
        <w:jc w:val="center"/>
        <w:rPr>
          <w:rFonts w:eastAsia="Arial Unicode MS"/>
          <w:b/>
          <w:bCs/>
        </w:rPr>
      </w:pPr>
      <w:r w:rsidRPr="00C2181A">
        <w:rPr>
          <w:rFonts w:eastAsia="Arial Unicode MS"/>
          <w:b/>
          <w:bCs/>
        </w:rPr>
        <w:t>QUE PARA OBTENER EL TITULO DE</w:t>
      </w:r>
    </w:p>
    <w:p w:rsidR="001D3C37" w:rsidRPr="00C2181A" w:rsidRDefault="001D3C37">
      <w:pPr>
        <w:jc w:val="center"/>
        <w:rPr>
          <w:rFonts w:eastAsia="Arial Unicode MS"/>
          <w:b/>
          <w:bCs/>
        </w:rPr>
      </w:pPr>
      <w:r w:rsidRPr="00C2181A">
        <w:rPr>
          <w:rFonts w:eastAsia="Arial Unicode MS"/>
          <w:b/>
          <w:bCs/>
        </w:rPr>
        <w:t>INGENIERO EN COMPUTACIÓN</w:t>
      </w:r>
    </w:p>
    <w:p w:rsidR="001D3C37" w:rsidRPr="00C2181A" w:rsidRDefault="001D3C37">
      <w:pPr>
        <w:jc w:val="center"/>
        <w:rPr>
          <w:rFonts w:eastAsia="Arial Unicode MS"/>
          <w:b/>
          <w:bCs/>
        </w:rPr>
      </w:pPr>
    </w:p>
    <w:p w:rsidR="001D3C37" w:rsidRPr="00C2181A" w:rsidRDefault="001D3C37">
      <w:pPr>
        <w:jc w:val="center"/>
        <w:rPr>
          <w:rFonts w:eastAsia="Arial Unicode MS"/>
          <w:b/>
          <w:bCs/>
          <w:spacing w:val="20"/>
        </w:rPr>
      </w:pPr>
      <w:r w:rsidRPr="00C2181A">
        <w:rPr>
          <w:rFonts w:eastAsia="Arial Unicode MS"/>
          <w:b/>
          <w:bCs/>
          <w:spacing w:val="20"/>
        </w:rPr>
        <w:t>PRESENTAN</w:t>
      </w:r>
    </w:p>
    <w:p w:rsidR="001D3C37" w:rsidRPr="00C2181A" w:rsidRDefault="001D3C37">
      <w:pPr>
        <w:jc w:val="center"/>
        <w:rPr>
          <w:rFonts w:eastAsia="Arial Unicode MS"/>
          <w:b/>
          <w:bCs/>
        </w:rPr>
      </w:pPr>
      <w:r w:rsidRPr="00C2181A">
        <w:rPr>
          <w:rFonts w:eastAsia="Arial Unicode MS"/>
          <w:b/>
          <w:bCs/>
        </w:rPr>
        <w:t xml:space="preserve">WILLIAM LUIS CALDERON PALOMINO </w:t>
      </w:r>
    </w:p>
    <w:p w:rsidR="001D3C37" w:rsidRPr="00C2181A" w:rsidRDefault="001D3C37">
      <w:pPr>
        <w:jc w:val="center"/>
        <w:rPr>
          <w:rFonts w:eastAsia="Arial Unicode MS"/>
          <w:b/>
          <w:bCs/>
        </w:rPr>
      </w:pPr>
      <w:r w:rsidRPr="00C2181A">
        <w:rPr>
          <w:rFonts w:eastAsia="Arial Unicode MS"/>
          <w:b/>
          <w:bCs/>
        </w:rPr>
        <w:t xml:space="preserve">DANIEL SÁNCHEZ CARMONA </w:t>
      </w:r>
    </w:p>
    <w:p w:rsidR="001D3C37" w:rsidRPr="00C2181A" w:rsidRDefault="001D3C37">
      <w:pPr>
        <w:jc w:val="center"/>
        <w:rPr>
          <w:rFonts w:eastAsia="Arial Unicode MS"/>
          <w:b/>
          <w:bCs/>
        </w:rPr>
      </w:pPr>
    </w:p>
    <w:p w:rsidR="001D3C37" w:rsidRPr="00C2181A" w:rsidRDefault="001D3C37">
      <w:pPr>
        <w:jc w:val="center"/>
        <w:rPr>
          <w:rFonts w:eastAsia="Arial Unicode MS"/>
          <w:b/>
          <w:bCs/>
        </w:rPr>
      </w:pPr>
      <w:r w:rsidRPr="00C2181A">
        <w:rPr>
          <w:rFonts w:eastAsia="Arial Unicode MS"/>
          <w:b/>
          <w:bCs/>
        </w:rPr>
        <w:t>ASESORES:</w:t>
      </w:r>
    </w:p>
    <w:p w:rsidR="008721C5" w:rsidRPr="008721C5" w:rsidRDefault="008721C5" w:rsidP="008721C5">
      <w:pPr>
        <w:jc w:val="center"/>
        <w:rPr>
          <w:b/>
          <w:bCs/>
          <w:caps/>
        </w:rPr>
      </w:pPr>
      <w:r w:rsidRPr="00A07524">
        <w:rPr>
          <w:b/>
          <w:bCs/>
          <w:caps/>
        </w:rPr>
        <w:t>Ing. Héctor Javier R. Tapia</w:t>
      </w:r>
    </w:p>
    <w:p w:rsidR="001D3C37" w:rsidRDefault="001D3C37">
      <w:pPr>
        <w:jc w:val="center"/>
        <w:rPr>
          <w:b/>
          <w:bCs/>
        </w:rPr>
      </w:pPr>
      <w:r w:rsidRPr="00C2181A">
        <w:rPr>
          <w:b/>
          <w:bCs/>
        </w:rPr>
        <w:t>M. en C. IXCHEL MARTÍNEZ PIRÓ</w:t>
      </w:r>
    </w:p>
    <w:p w:rsidR="008721C5" w:rsidRPr="008721C5" w:rsidRDefault="008721C5" w:rsidP="008721C5">
      <w:pPr>
        <w:jc w:val="center"/>
        <w:rPr>
          <w:rFonts w:eastAsia="Arial Unicode MS"/>
          <w:b/>
          <w:bCs/>
        </w:rPr>
      </w:pPr>
      <w:r>
        <w:rPr>
          <w:rFonts w:eastAsia="Arial Unicode MS"/>
          <w:b/>
          <w:bCs/>
        </w:rPr>
        <w:t>ING. MIGUEL ÁNGEL</w:t>
      </w:r>
      <w:r w:rsidRPr="00C2181A">
        <w:rPr>
          <w:rFonts w:eastAsia="Arial Unicode MS"/>
          <w:b/>
          <w:bCs/>
        </w:rPr>
        <w:t xml:space="preserve"> MIRANDA HERNÁNDEZ</w:t>
      </w:r>
    </w:p>
    <w:p w:rsidR="0031425B" w:rsidRPr="00C2181A" w:rsidRDefault="00EA0594" w:rsidP="00AD135E">
      <w:pPr>
        <w:jc w:val="right"/>
        <w:sectPr w:rsidR="0031425B" w:rsidRPr="00C2181A" w:rsidSect="00C84EB6">
          <w:headerReference w:type="default" r:id="rId10"/>
          <w:type w:val="continuous"/>
          <w:pgSz w:w="12240" w:h="15840"/>
          <w:pgMar w:top="1701" w:right="1418" w:bottom="1701" w:left="1701" w:header="709" w:footer="709" w:gutter="0"/>
          <w:pgNumType w:fmt="lowerRoman" w:start="1"/>
          <w:cols w:space="708"/>
          <w:docGrid w:linePitch="360"/>
        </w:sectPr>
      </w:pPr>
      <w:r>
        <w:rPr>
          <w:noProof/>
          <w:lang w:eastAsia="es-MX"/>
        </w:rPr>
        <w:drawing>
          <wp:anchor distT="0" distB="0" distL="114300" distR="114300" simplePos="0" relativeHeight="251656704" behindDoc="0" locked="0" layoutInCell="1" allowOverlap="1">
            <wp:simplePos x="0" y="0"/>
            <wp:positionH relativeFrom="column">
              <wp:posOffset>-148590</wp:posOffset>
            </wp:positionH>
            <wp:positionV relativeFrom="paragraph">
              <wp:posOffset>304165</wp:posOffset>
            </wp:positionV>
            <wp:extent cx="1045845" cy="929640"/>
            <wp:effectExtent l="0" t="0" r="1905" b="3810"/>
            <wp:wrapSquare wrapText="bothSides"/>
            <wp:docPr id="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5845" cy="929640"/>
                    </a:xfrm>
                    <a:prstGeom prst="rect">
                      <a:avLst/>
                    </a:prstGeom>
                    <a:noFill/>
                  </pic:spPr>
                </pic:pic>
              </a:graphicData>
            </a:graphic>
            <wp14:sizeRelH relativeFrom="page">
              <wp14:pctWidth>0</wp14:pctWidth>
            </wp14:sizeRelH>
            <wp14:sizeRelV relativeFrom="page">
              <wp14:pctHeight>0</wp14:pctHeight>
            </wp14:sizeRelV>
          </wp:anchor>
        </w:drawing>
      </w:r>
      <w:r w:rsidR="00A07524">
        <w:t>MÉXICO, D.F. FEBRERO 2014</w:t>
      </w:r>
    </w:p>
    <w:p w:rsidR="0031425B" w:rsidRPr="00C2181A" w:rsidRDefault="00970633">
      <w:pPr>
        <w:pStyle w:val="TtulodeTDC"/>
        <w:rPr>
          <w:rFonts w:ascii="Arial" w:hAnsi="Arial" w:cs="Arial"/>
        </w:rPr>
      </w:pPr>
      <w:r w:rsidRPr="00C2181A">
        <w:rPr>
          <w:rFonts w:ascii="Arial" w:hAnsi="Arial" w:cs="Arial"/>
          <w:lang w:val="es-ES"/>
        </w:rPr>
        <w:lastRenderedPageBreak/>
        <w:t>Índice</w:t>
      </w:r>
    </w:p>
    <w:p w:rsidR="00AA7AEF" w:rsidRDefault="00050570">
      <w:pPr>
        <w:pStyle w:val="TDC1"/>
        <w:tabs>
          <w:tab w:val="right" w:leader="dot" w:pos="9111"/>
        </w:tabs>
        <w:rPr>
          <w:rFonts w:asciiTheme="minorHAnsi" w:eastAsiaTheme="minorEastAsia" w:hAnsiTheme="minorHAnsi" w:cstheme="minorBidi"/>
          <w:noProof/>
          <w:sz w:val="22"/>
          <w:szCs w:val="22"/>
          <w:lang w:eastAsia="es-MX"/>
        </w:rPr>
      </w:pPr>
      <w:r w:rsidRPr="00C2181A">
        <w:fldChar w:fldCharType="begin"/>
      </w:r>
      <w:r w:rsidR="0031425B" w:rsidRPr="00C2181A">
        <w:instrText xml:space="preserve"> TOC \o "1-3" \h \z \u </w:instrText>
      </w:r>
      <w:r w:rsidRPr="00C2181A">
        <w:fldChar w:fldCharType="separate"/>
      </w:r>
      <w:hyperlink w:anchor="_Toc379923932" w:history="1">
        <w:r w:rsidR="00AA7AEF" w:rsidRPr="00C678BB">
          <w:rPr>
            <w:rStyle w:val="Hipervnculo"/>
            <w:noProof/>
          </w:rPr>
          <w:t>Planteamiento del problema</w:t>
        </w:r>
        <w:r w:rsidR="00AA7AEF">
          <w:rPr>
            <w:noProof/>
            <w:webHidden/>
          </w:rPr>
          <w:tab/>
        </w:r>
        <w:r w:rsidR="00AA7AEF">
          <w:rPr>
            <w:noProof/>
            <w:webHidden/>
          </w:rPr>
          <w:fldChar w:fldCharType="begin"/>
        </w:r>
        <w:r w:rsidR="00AA7AEF">
          <w:rPr>
            <w:noProof/>
            <w:webHidden/>
          </w:rPr>
          <w:instrText xml:space="preserve"> PAGEREF _Toc379923932 \h </w:instrText>
        </w:r>
        <w:r w:rsidR="00AA7AEF">
          <w:rPr>
            <w:noProof/>
            <w:webHidden/>
          </w:rPr>
        </w:r>
        <w:r w:rsidR="00AA7AEF">
          <w:rPr>
            <w:noProof/>
            <w:webHidden/>
          </w:rPr>
          <w:fldChar w:fldCharType="separate"/>
        </w:r>
        <w:r w:rsidR="006342DE">
          <w:rPr>
            <w:noProof/>
            <w:webHidden/>
          </w:rPr>
          <w:t>I</w:t>
        </w:r>
        <w:r w:rsidR="00AA7AEF">
          <w:rPr>
            <w:noProof/>
            <w:webHidden/>
          </w:rPr>
          <w:fldChar w:fldCharType="end"/>
        </w:r>
      </w:hyperlink>
    </w:p>
    <w:p w:rsidR="00AA7AEF" w:rsidRDefault="001705E2">
      <w:pPr>
        <w:pStyle w:val="TDC1"/>
        <w:tabs>
          <w:tab w:val="right" w:leader="dot" w:pos="9111"/>
        </w:tabs>
        <w:rPr>
          <w:rFonts w:asciiTheme="minorHAnsi" w:eastAsiaTheme="minorEastAsia" w:hAnsiTheme="minorHAnsi" w:cstheme="minorBidi"/>
          <w:noProof/>
          <w:sz w:val="22"/>
          <w:szCs w:val="22"/>
          <w:lang w:eastAsia="es-MX"/>
        </w:rPr>
      </w:pPr>
      <w:hyperlink w:anchor="_Toc379923933" w:history="1">
        <w:r w:rsidR="00AA7AEF" w:rsidRPr="00C678BB">
          <w:rPr>
            <w:rStyle w:val="Hipervnculo"/>
            <w:noProof/>
          </w:rPr>
          <w:t>Objetivo General</w:t>
        </w:r>
        <w:r w:rsidR="00AA7AEF">
          <w:rPr>
            <w:noProof/>
            <w:webHidden/>
          </w:rPr>
          <w:tab/>
        </w:r>
        <w:r w:rsidR="00AA7AEF">
          <w:rPr>
            <w:noProof/>
            <w:webHidden/>
          </w:rPr>
          <w:fldChar w:fldCharType="begin"/>
        </w:r>
        <w:r w:rsidR="00AA7AEF">
          <w:rPr>
            <w:noProof/>
            <w:webHidden/>
          </w:rPr>
          <w:instrText xml:space="preserve"> PAGEREF _Toc379923933 \h </w:instrText>
        </w:r>
        <w:r w:rsidR="00AA7AEF">
          <w:rPr>
            <w:noProof/>
            <w:webHidden/>
          </w:rPr>
        </w:r>
        <w:r w:rsidR="00AA7AEF">
          <w:rPr>
            <w:noProof/>
            <w:webHidden/>
          </w:rPr>
          <w:fldChar w:fldCharType="separate"/>
        </w:r>
        <w:r w:rsidR="006342DE">
          <w:rPr>
            <w:noProof/>
            <w:webHidden/>
          </w:rPr>
          <w:t>I</w:t>
        </w:r>
        <w:r w:rsidR="00AA7AEF">
          <w:rPr>
            <w:noProof/>
            <w:webHidden/>
          </w:rPr>
          <w:fldChar w:fldCharType="end"/>
        </w:r>
      </w:hyperlink>
    </w:p>
    <w:p w:rsidR="00AA7AEF" w:rsidRDefault="001705E2">
      <w:pPr>
        <w:pStyle w:val="TDC1"/>
        <w:tabs>
          <w:tab w:val="right" w:leader="dot" w:pos="9111"/>
        </w:tabs>
        <w:rPr>
          <w:rFonts w:asciiTheme="minorHAnsi" w:eastAsiaTheme="minorEastAsia" w:hAnsiTheme="minorHAnsi" w:cstheme="minorBidi"/>
          <w:noProof/>
          <w:sz w:val="22"/>
          <w:szCs w:val="22"/>
          <w:lang w:eastAsia="es-MX"/>
        </w:rPr>
      </w:pPr>
      <w:hyperlink w:anchor="_Toc379923934" w:history="1">
        <w:r w:rsidR="00AA7AEF" w:rsidRPr="00C678BB">
          <w:rPr>
            <w:rStyle w:val="Hipervnculo"/>
            <w:noProof/>
          </w:rPr>
          <w:t>Objetivos Particulares</w:t>
        </w:r>
        <w:r w:rsidR="00AA7AEF">
          <w:rPr>
            <w:noProof/>
            <w:webHidden/>
          </w:rPr>
          <w:tab/>
        </w:r>
        <w:r w:rsidR="00AA7AEF">
          <w:rPr>
            <w:noProof/>
            <w:webHidden/>
          </w:rPr>
          <w:fldChar w:fldCharType="begin"/>
        </w:r>
        <w:r w:rsidR="00AA7AEF">
          <w:rPr>
            <w:noProof/>
            <w:webHidden/>
          </w:rPr>
          <w:instrText xml:space="preserve"> PAGEREF _Toc379923934 \h </w:instrText>
        </w:r>
        <w:r w:rsidR="00AA7AEF">
          <w:rPr>
            <w:noProof/>
            <w:webHidden/>
          </w:rPr>
        </w:r>
        <w:r w:rsidR="00AA7AEF">
          <w:rPr>
            <w:noProof/>
            <w:webHidden/>
          </w:rPr>
          <w:fldChar w:fldCharType="separate"/>
        </w:r>
        <w:r w:rsidR="006342DE">
          <w:rPr>
            <w:noProof/>
            <w:webHidden/>
          </w:rPr>
          <w:t>II</w:t>
        </w:r>
        <w:r w:rsidR="00AA7AEF">
          <w:rPr>
            <w:noProof/>
            <w:webHidden/>
          </w:rPr>
          <w:fldChar w:fldCharType="end"/>
        </w:r>
      </w:hyperlink>
    </w:p>
    <w:p w:rsidR="00AA7AEF" w:rsidRDefault="001705E2">
      <w:pPr>
        <w:pStyle w:val="TDC1"/>
        <w:tabs>
          <w:tab w:val="right" w:leader="dot" w:pos="9111"/>
        </w:tabs>
        <w:rPr>
          <w:rFonts w:asciiTheme="minorHAnsi" w:eastAsiaTheme="minorEastAsia" w:hAnsiTheme="minorHAnsi" w:cstheme="minorBidi"/>
          <w:noProof/>
          <w:sz w:val="22"/>
          <w:szCs w:val="22"/>
          <w:lang w:eastAsia="es-MX"/>
        </w:rPr>
      </w:pPr>
      <w:hyperlink w:anchor="_Toc379923935" w:history="1">
        <w:r w:rsidR="00AA7AEF" w:rsidRPr="00C678BB">
          <w:rPr>
            <w:rStyle w:val="Hipervnculo"/>
            <w:noProof/>
          </w:rPr>
          <w:t>Resumen</w:t>
        </w:r>
        <w:r w:rsidR="00AA7AEF">
          <w:rPr>
            <w:noProof/>
            <w:webHidden/>
          </w:rPr>
          <w:tab/>
        </w:r>
        <w:r w:rsidR="00AA7AEF">
          <w:rPr>
            <w:noProof/>
            <w:webHidden/>
          </w:rPr>
          <w:fldChar w:fldCharType="begin"/>
        </w:r>
        <w:r w:rsidR="00AA7AEF">
          <w:rPr>
            <w:noProof/>
            <w:webHidden/>
          </w:rPr>
          <w:instrText xml:space="preserve"> PAGEREF _Toc379923935 \h </w:instrText>
        </w:r>
        <w:r w:rsidR="00AA7AEF">
          <w:rPr>
            <w:noProof/>
            <w:webHidden/>
          </w:rPr>
        </w:r>
        <w:r w:rsidR="00AA7AEF">
          <w:rPr>
            <w:noProof/>
            <w:webHidden/>
          </w:rPr>
          <w:fldChar w:fldCharType="separate"/>
        </w:r>
        <w:r w:rsidR="006342DE">
          <w:rPr>
            <w:noProof/>
            <w:webHidden/>
          </w:rPr>
          <w:t>II</w:t>
        </w:r>
        <w:r w:rsidR="00AA7AEF">
          <w:rPr>
            <w:noProof/>
            <w:webHidden/>
          </w:rPr>
          <w:fldChar w:fldCharType="end"/>
        </w:r>
      </w:hyperlink>
    </w:p>
    <w:p w:rsidR="00AA7AEF" w:rsidRDefault="001705E2">
      <w:pPr>
        <w:pStyle w:val="TDC1"/>
        <w:tabs>
          <w:tab w:val="right" w:leader="dot" w:pos="9111"/>
        </w:tabs>
        <w:rPr>
          <w:rFonts w:asciiTheme="minorHAnsi" w:eastAsiaTheme="minorEastAsia" w:hAnsiTheme="minorHAnsi" w:cstheme="minorBidi"/>
          <w:noProof/>
          <w:sz w:val="22"/>
          <w:szCs w:val="22"/>
          <w:lang w:eastAsia="es-MX"/>
        </w:rPr>
      </w:pPr>
      <w:hyperlink w:anchor="_Toc379923936" w:history="1">
        <w:r w:rsidR="00AA7AEF" w:rsidRPr="00C678BB">
          <w:rPr>
            <w:rStyle w:val="Hipervnculo"/>
            <w:noProof/>
          </w:rPr>
          <w:t>Justificación</w:t>
        </w:r>
        <w:r w:rsidR="00AA7AEF">
          <w:rPr>
            <w:noProof/>
            <w:webHidden/>
          </w:rPr>
          <w:tab/>
        </w:r>
        <w:r w:rsidR="00AA7AEF">
          <w:rPr>
            <w:noProof/>
            <w:webHidden/>
          </w:rPr>
          <w:fldChar w:fldCharType="begin"/>
        </w:r>
        <w:r w:rsidR="00AA7AEF">
          <w:rPr>
            <w:noProof/>
            <w:webHidden/>
          </w:rPr>
          <w:instrText xml:space="preserve"> PAGEREF _Toc379923936 \h </w:instrText>
        </w:r>
        <w:r w:rsidR="00AA7AEF">
          <w:rPr>
            <w:noProof/>
            <w:webHidden/>
          </w:rPr>
        </w:r>
        <w:r w:rsidR="00AA7AEF">
          <w:rPr>
            <w:noProof/>
            <w:webHidden/>
          </w:rPr>
          <w:fldChar w:fldCharType="separate"/>
        </w:r>
        <w:r w:rsidR="006342DE">
          <w:rPr>
            <w:noProof/>
            <w:webHidden/>
          </w:rPr>
          <w:t>III</w:t>
        </w:r>
        <w:r w:rsidR="00AA7AEF">
          <w:rPr>
            <w:noProof/>
            <w:webHidden/>
          </w:rPr>
          <w:fldChar w:fldCharType="end"/>
        </w:r>
      </w:hyperlink>
    </w:p>
    <w:p w:rsidR="00AA7AEF" w:rsidRDefault="001705E2">
      <w:pPr>
        <w:pStyle w:val="TDC1"/>
        <w:tabs>
          <w:tab w:val="right" w:leader="dot" w:pos="9111"/>
        </w:tabs>
        <w:rPr>
          <w:rFonts w:asciiTheme="minorHAnsi" w:eastAsiaTheme="minorEastAsia" w:hAnsiTheme="minorHAnsi" w:cstheme="minorBidi"/>
          <w:noProof/>
          <w:sz w:val="22"/>
          <w:szCs w:val="22"/>
          <w:lang w:eastAsia="es-MX"/>
        </w:rPr>
      </w:pPr>
      <w:hyperlink w:anchor="_Toc379923937" w:history="1">
        <w:r w:rsidR="00AA7AEF" w:rsidRPr="00C678BB">
          <w:rPr>
            <w:rStyle w:val="Hipervnculo"/>
            <w:noProof/>
          </w:rPr>
          <w:t>Hipótesis</w:t>
        </w:r>
        <w:r w:rsidR="00AA7AEF">
          <w:rPr>
            <w:noProof/>
            <w:webHidden/>
          </w:rPr>
          <w:tab/>
        </w:r>
        <w:r w:rsidR="00AA7AEF">
          <w:rPr>
            <w:noProof/>
            <w:webHidden/>
          </w:rPr>
          <w:fldChar w:fldCharType="begin"/>
        </w:r>
        <w:r w:rsidR="00AA7AEF">
          <w:rPr>
            <w:noProof/>
            <w:webHidden/>
          </w:rPr>
          <w:instrText xml:space="preserve"> PAGEREF _Toc379923937 \h </w:instrText>
        </w:r>
        <w:r w:rsidR="00AA7AEF">
          <w:rPr>
            <w:noProof/>
            <w:webHidden/>
          </w:rPr>
        </w:r>
        <w:r w:rsidR="00AA7AEF">
          <w:rPr>
            <w:noProof/>
            <w:webHidden/>
          </w:rPr>
          <w:fldChar w:fldCharType="separate"/>
        </w:r>
        <w:r w:rsidR="006342DE">
          <w:rPr>
            <w:noProof/>
            <w:webHidden/>
          </w:rPr>
          <w:t>III</w:t>
        </w:r>
        <w:r w:rsidR="00AA7AEF">
          <w:rPr>
            <w:noProof/>
            <w:webHidden/>
          </w:rPr>
          <w:fldChar w:fldCharType="end"/>
        </w:r>
      </w:hyperlink>
    </w:p>
    <w:p w:rsidR="00AA7AEF" w:rsidRDefault="001705E2">
      <w:pPr>
        <w:pStyle w:val="TDC1"/>
        <w:tabs>
          <w:tab w:val="right" w:leader="dot" w:pos="9111"/>
        </w:tabs>
        <w:rPr>
          <w:rFonts w:asciiTheme="minorHAnsi" w:eastAsiaTheme="minorEastAsia" w:hAnsiTheme="minorHAnsi" w:cstheme="minorBidi"/>
          <w:noProof/>
          <w:sz w:val="22"/>
          <w:szCs w:val="22"/>
          <w:lang w:eastAsia="es-MX"/>
        </w:rPr>
      </w:pPr>
      <w:hyperlink w:anchor="_Toc379923938" w:history="1">
        <w:r w:rsidR="00AA7AEF" w:rsidRPr="00C678BB">
          <w:rPr>
            <w:rStyle w:val="Hipervnculo"/>
            <w:noProof/>
          </w:rPr>
          <w:t>Estado del Arte</w:t>
        </w:r>
        <w:r w:rsidR="00AA7AEF">
          <w:rPr>
            <w:noProof/>
            <w:webHidden/>
          </w:rPr>
          <w:tab/>
        </w:r>
        <w:r w:rsidR="00AA7AEF">
          <w:rPr>
            <w:noProof/>
            <w:webHidden/>
          </w:rPr>
          <w:fldChar w:fldCharType="begin"/>
        </w:r>
        <w:r w:rsidR="00AA7AEF">
          <w:rPr>
            <w:noProof/>
            <w:webHidden/>
          </w:rPr>
          <w:instrText xml:space="preserve"> PAGEREF _Toc379923938 \h </w:instrText>
        </w:r>
        <w:r w:rsidR="00AA7AEF">
          <w:rPr>
            <w:noProof/>
            <w:webHidden/>
          </w:rPr>
        </w:r>
        <w:r w:rsidR="00AA7AEF">
          <w:rPr>
            <w:noProof/>
            <w:webHidden/>
          </w:rPr>
          <w:fldChar w:fldCharType="separate"/>
        </w:r>
        <w:r w:rsidR="006342DE">
          <w:rPr>
            <w:noProof/>
            <w:webHidden/>
          </w:rPr>
          <w:t>IV</w:t>
        </w:r>
        <w:r w:rsidR="00AA7AEF">
          <w:rPr>
            <w:noProof/>
            <w:webHidden/>
          </w:rPr>
          <w:fldChar w:fldCharType="end"/>
        </w:r>
      </w:hyperlink>
    </w:p>
    <w:p w:rsidR="00AA7AEF" w:rsidRDefault="001705E2">
      <w:pPr>
        <w:pStyle w:val="TDC1"/>
        <w:tabs>
          <w:tab w:val="right" w:leader="dot" w:pos="9111"/>
        </w:tabs>
        <w:rPr>
          <w:rFonts w:asciiTheme="minorHAnsi" w:eastAsiaTheme="minorEastAsia" w:hAnsiTheme="minorHAnsi" w:cstheme="minorBidi"/>
          <w:noProof/>
          <w:sz w:val="22"/>
          <w:szCs w:val="22"/>
          <w:lang w:eastAsia="es-MX"/>
        </w:rPr>
      </w:pPr>
      <w:hyperlink w:anchor="_Toc379923939" w:history="1">
        <w:r w:rsidR="00AA7AEF" w:rsidRPr="00C678BB">
          <w:rPr>
            <w:rStyle w:val="Hipervnculo"/>
            <w:noProof/>
          </w:rPr>
          <w:t>Capítulo 1:</w:t>
        </w:r>
        <w:r w:rsidR="00AA7AEF">
          <w:rPr>
            <w:noProof/>
            <w:webHidden/>
          </w:rPr>
          <w:tab/>
        </w:r>
        <w:r w:rsidR="00AA7AEF">
          <w:rPr>
            <w:noProof/>
            <w:webHidden/>
          </w:rPr>
          <w:fldChar w:fldCharType="begin"/>
        </w:r>
        <w:r w:rsidR="00AA7AEF">
          <w:rPr>
            <w:noProof/>
            <w:webHidden/>
          </w:rPr>
          <w:instrText xml:space="preserve"> PAGEREF _Toc379923939 \h </w:instrText>
        </w:r>
        <w:r w:rsidR="00AA7AEF">
          <w:rPr>
            <w:noProof/>
            <w:webHidden/>
          </w:rPr>
        </w:r>
        <w:r w:rsidR="00AA7AEF">
          <w:rPr>
            <w:noProof/>
            <w:webHidden/>
          </w:rPr>
          <w:fldChar w:fldCharType="separate"/>
        </w:r>
        <w:r w:rsidR="006342DE">
          <w:rPr>
            <w:noProof/>
            <w:webHidden/>
          </w:rPr>
          <w:t>1</w:t>
        </w:r>
        <w:r w:rsidR="00AA7AEF">
          <w:rPr>
            <w:noProof/>
            <w:webHidden/>
          </w:rPr>
          <w:fldChar w:fldCharType="end"/>
        </w:r>
      </w:hyperlink>
    </w:p>
    <w:p w:rsidR="00AA7AEF" w:rsidRDefault="001705E2">
      <w:pPr>
        <w:pStyle w:val="TDC1"/>
        <w:tabs>
          <w:tab w:val="right" w:leader="dot" w:pos="9111"/>
        </w:tabs>
        <w:rPr>
          <w:rFonts w:asciiTheme="minorHAnsi" w:eastAsiaTheme="minorEastAsia" w:hAnsiTheme="minorHAnsi" w:cstheme="minorBidi"/>
          <w:noProof/>
          <w:sz w:val="22"/>
          <w:szCs w:val="22"/>
          <w:lang w:eastAsia="es-MX"/>
        </w:rPr>
      </w:pPr>
      <w:hyperlink w:anchor="_Toc379923940" w:history="1">
        <w:r w:rsidR="00AA7AEF" w:rsidRPr="00C678BB">
          <w:rPr>
            <w:rStyle w:val="Hipervnculo"/>
            <w:noProof/>
          </w:rPr>
          <w:t>Marco Teórico</w:t>
        </w:r>
        <w:r w:rsidR="00AA7AEF">
          <w:rPr>
            <w:noProof/>
            <w:webHidden/>
          </w:rPr>
          <w:tab/>
        </w:r>
        <w:r w:rsidR="00AA7AEF">
          <w:rPr>
            <w:noProof/>
            <w:webHidden/>
          </w:rPr>
          <w:fldChar w:fldCharType="begin"/>
        </w:r>
        <w:r w:rsidR="00AA7AEF">
          <w:rPr>
            <w:noProof/>
            <w:webHidden/>
          </w:rPr>
          <w:instrText xml:space="preserve"> PAGEREF _Toc379923940 \h </w:instrText>
        </w:r>
        <w:r w:rsidR="00AA7AEF">
          <w:rPr>
            <w:noProof/>
            <w:webHidden/>
          </w:rPr>
        </w:r>
        <w:r w:rsidR="00AA7AEF">
          <w:rPr>
            <w:noProof/>
            <w:webHidden/>
          </w:rPr>
          <w:fldChar w:fldCharType="separate"/>
        </w:r>
        <w:r w:rsidR="006342DE">
          <w:rPr>
            <w:noProof/>
            <w:webHidden/>
          </w:rPr>
          <w:t>1</w:t>
        </w:r>
        <w:r w:rsidR="00AA7AEF">
          <w:rPr>
            <w:noProof/>
            <w:webHidden/>
          </w:rPr>
          <w:fldChar w:fldCharType="end"/>
        </w:r>
      </w:hyperlink>
    </w:p>
    <w:p w:rsidR="00AA7AEF" w:rsidRDefault="001705E2">
      <w:pPr>
        <w:pStyle w:val="TDC2"/>
        <w:tabs>
          <w:tab w:val="left" w:pos="660"/>
          <w:tab w:val="right" w:leader="dot" w:pos="9111"/>
        </w:tabs>
        <w:rPr>
          <w:rFonts w:asciiTheme="minorHAnsi" w:eastAsiaTheme="minorEastAsia" w:hAnsiTheme="minorHAnsi" w:cstheme="minorBidi"/>
          <w:noProof/>
          <w:sz w:val="22"/>
          <w:szCs w:val="22"/>
          <w:lang w:eastAsia="es-MX"/>
        </w:rPr>
      </w:pPr>
      <w:hyperlink w:anchor="_Toc379923941" w:history="1">
        <w:r w:rsidR="00AA7AEF" w:rsidRPr="00C678BB">
          <w:rPr>
            <w:rStyle w:val="Hipervnculo"/>
            <w:noProof/>
          </w:rPr>
          <w:t>1.</w:t>
        </w:r>
        <w:r w:rsidR="00AA7AEF">
          <w:rPr>
            <w:rFonts w:asciiTheme="minorHAnsi" w:eastAsiaTheme="minorEastAsia" w:hAnsiTheme="minorHAnsi" w:cstheme="minorBidi"/>
            <w:noProof/>
            <w:sz w:val="22"/>
            <w:szCs w:val="22"/>
            <w:lang w:eastAsia="es-MX"/>
          </w:rPr>
          <w:tab/>
        </w:r>
        <w:r w:rsidR="00AA7AEF" w:rsidRPr="00C678BB">
          <w:rPr>
            <w:rStyle w:val="Hipervnculo"/>
            <w:noProof/>
          </w:rPr>
          <w:t>Sistemas de información</w:t>
        </w:r>
        <w:r w:rsidR="00AA7AEF">
          <w:rPr>
            <w:noProof/>
            <w:webHidden/>
          </w:rPr>
          <w:tab/>
        </w:r>
        <w:r w:rsidR="00AA7AEF">
          <w:rPr>
            <w:noProof/>
            <w:webHidden/>
          </w:rPr>
          <w:fldChar w:fldCharType="begin"/>
        </w:r>
        <w:r w:rsidR="00AA7AEF">
          <w:rPr>
            <w:noProof/>
            <w:webHidden/>
          </w:rPr>
          <w:instrText xml:space="preserve"> PAGEREF _Toc379923941 \h </w:instrText>
        </w:r>
        <w:r w:rsidR="00AA7AEF">
          <w:rPr>
            <w:noProof/>
            <w:webHidden/>
          </w:rPr>
        </w:r>
        <w:r w:rsidR="00AA7AEF">
          <w:rPr>
            <w:noProof/>
            <w:webHidden/>
          </w:rPr>
          <w:fldChar w:fldCharType="separate"/>
        </w:r>
        <w:r w:rsidR="006342DE">
          <w:rPr>
            <w:noProof/>
            <w:webHidden/>
          </w:rPr>
          <w:t>1</w:t>
        </w:r>
        <w:r w:rsidR="00AA7AEF">
          <w:rPr>
            <w:noProof/>
            <w:webHidden/>
          </w:rPr>
          <w:fldChar w:fldCharType="end"/>
        </w:r>
      </w:hyperlink>
    </w:p>
    <w:p w:rsidR="00AA7AEF" w:rsidRDefault="001705E2">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9923942" w:history="1">
        <w:r w:rsidR="00AA7AEF" w:rsidRPr="00C678BB">
          <w:rPr>
            <w:rStyle w:val="Hipervnculo"/>
            <w:noProof/>
          </w:rPr>
          <w:t>1.1.</w:t>
        </w:r>
        <w:r w:rsidR="00AA7AEF">
          <w:rPr>
            <w:rFonts w:asciiTheme="minorHAnsi" w:eastAsiaTheme="minorEastAsia" w:hAnsiTheme="minorHAnsi" w:cstheme="minorBidi"/>
            <w:noProof/>
            <w:sz w:val="22"/>
            <w:szCs w:val="22"/>
            <w:lang w:eastAsia="es-MX"/>
          </w:rPr>
          <w:tab/>
        </w:r>
        <w:r w:rsidR="00AA7AEF" w:rsidRPr="00C678BB">
          <w:rPr>
            <w:rStyle w:val="Hipervnculo"/>
            <w:noProof/>
          </w:rPr>
          <w:t>Sistema</w:t>
        </w:r>
        <w:r w:rsidR="00AA7AEF">
          <w:rPr>
            <w:noProof/>
            <w:webHidden/>
          </w:rPr>
          <w:tab/>
        </w:r>
        <w:r w:rsidR="00AA7AEF">
          <w:rPr>
            <w:noProof/>
            <w:webHidden/>
          </w:rPr>
          <w:fldChar w:fldCharType="begin"/>
        </w:r>
        <w:r w:rsidR="00AA7AEF">
          <w:rPr>
            <w:noProof/>
            <w:webHidden/>
          </w:rPr>
          <w:instrText xml:space="preserve"> PAGEREF _Toc379923942 \h </w:instrText>
        </w:r>
        <w:r w:rsidR="00AA7AEF">
          <w:rPr>
            <w:noProof/>
            <w:webHidden/>
          </w:rPr>
        </w:r>
        <w:r w:rsidR="00AA7AEF">
          <w:rPr>
            <w:noProof/>
            <w:webHidden/>
          </w:rPr>
          <w:fldChar w:fldCharType="separate"/>
        </w:r>
        <w:r w:rsidR="006342DE">
          <w:rPr>
            <w:noProof/>
            <w:webHidden/>
          </w:rPr>
          <w:t>1</w:t>
        </w:r>
        <w:r w:rsidR="00AA7AEF">
          <w:rPr>
            <w:noProof/>
            <w:webHidden/>
          </w:rPr>
          <w:fldChar w:fldCharType="end"/>
        </w:r>
      </w:hyperlink>
    </w:p>
    <w:p w:rsidR="00AA7AEF" w:rsidRDefault="001705E2">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9923943" w:history="1">
        <w:r w:rsidR="00AA7AEF" w:rsidRPr="00C678BB">
          <w:rPr>
            <w:rStyle w:val="Hipervnculo"/>
            <w:noProof/>
          </w:rPr>
          <w:t>1.2.</w:t>
        </w:r>
        <w:r w:rsidR="00AA7AEF">
          <w:rPr>
            <w:rFonts w:asciiTheme="minorHAnsi" w:eastAsiaTheme="minorEastAsia" w:hAnsiTheme="minorHAnsi" w:cstheme="minorBidi"/>
            <w:noProof/>
            <w:sz w:val="22"/>
            <w:szCs w:val="22"/>
            <w:lang w:eastAsia="es-MX"/>
          </w:rPr>
          <w:tab/>
        </w:r>
        <w:r w:rsidR="00AA7AEF" w:rsidRPr="00C678BB">
          <w:rPr>
            <w:rStyle w:val="Hipervnculo"/>
            <w:noProof/>
          </w:rPr>
          <w:t>Sistemas de información</w:t>
        </w:r>
        <w:r w:rsidR="00AA7AEF">
          <w:rPr>
            <w:noProof/>
            <w:webHidden/>
          </w:rPr>
          <w:tab/>
        </w:r>
        <w:r w:rsidR="00AA7AEF">
          <w:rPr>
            <w:noProof/>
            <w:webHidden/>
          </w:rPr>
          <w:fldChar w:fldCharType="begin"/>
        </w:r>
        <w:r w:rsidR="00AA7AEF">
          <w:rPr>
            <w:noProof/>
            <w:webHidden/>
          </w:rPr>
          <w:instrText xml:space="preserve"> PAGEREF _Toc379923943 \h </w:instrText>
        </w:r>
        <w:r w:rsidR="00AA7AEF">
          <w:rPr>
            <w:noProof/>
            <w:webHidden/>
          </w:rPr>
        </w:r>
        <w:r w:rsidR="00AA7AEF">
          <w:rPr>
            <w:noProof/>
            <w:webHidden/>
          </w:rPr>
          <w:fldChar w:fldCharType="separate"/>
        </w:r>
        <w:r w:rsidR="006342DE">
          <w:rPr>
            <w:noProof/>
            <w:webHidden/>
          </w:rPr>
          <w:t>1</w:t>
        </w:r>
        <w:r w:rsidR="00AA7AEF">
          <w:rPr>
            <w:noProof/>
            <w:webHidden/>
          </w:rPr>
          <w:fldChar w:fldCharType="end"/>
        </w:r>
      </w:hyperlink>
    </w:p>
    <w:p w:rsidR="00AA7AEF" w:rsidRDefault="001705E2">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9923944" w:history="1">
        <w:r w:rsidR="00AA7AEF" w:rsidRPr="00C678BB">
          <w:rPr>
            <w:rStyle w:val="Hipervnculo"/>
            <w:noProof/>
          </w:rPr>
          <w:t>1.3.</w:t>
        </w:r>
        <w:r w:rsidR="00AA7AEF">
          <w:rPr>
            <w:rFonts w:asciiTheme="minorHAnsi" w:eastAsiaTheme="minorEastAsia" w:hAnsiTheme="minorHAnsi" w:cstheme="minorBidi"/>
            <w:noProof/>
            <w:sz w:val="22"/>
            <w:szCs w:val="22"/>
            <w:lang w:eastAsia="es-MX"/>
          </w:rPr>
          <w:tab/>
        </w:r>
        <w:r w:rsidR="00AA7AEF" w:rsidRPr="00C678BB">
          <w:rPr>
            <w:rStyle w:val="Hipervnculo"/>
            <w:noProof/>
          </w:rPr>
          <w:t>Objetivos del Sistema de Información</w:t>
        </w:r>
        <w:r w:rsidR="00AA7AEF">
          <w:rPr>
            <w:noProof/>
            <w:webHidden/>
          </w:rPr>
          <w:tab/>
        </w:r>
        <w:r w:rsidR="00AA7AEF">
          <w:rPr>
            <w:noProof/>
            <w:webHidden/>
          </w:rPr>
          <w:fldChar w:fldCharType="begin"/>
        </w:r>
        <w:r w:rsidR="00AA7AEF">
          <w:rPr>
            <w:noProof/>
            <w:webHidden/>
          </w:rPr>
          <w:instrText xml:space="preserve"> PAGEREF _Toc379923944 \h </w:instrText>
        </w:r>
        <w:r w:rsidR="00AA7AEF">
          <w:rPr>
            <w:noProof/>
            <w:webHidden/>
          </w:rPr>
        </w:r>
        <w:r w:rsidR="00AA7AEF">
          <w:rPr>
            <w:noProof/>
            <w:webHidden/>
          </w:rPr>
          <w:fldChar w:fldCharType="separate"/>
        </w:r>
        <w:r w:rsidR="006342DE">
          <w:rPr>
            <w:noProof/>
            <w:webHidden/>
          </w:rPr>
          <w:t>3</w:t>
        </w:r>
        <w:r w:rsidR="00AA7AEF">
          <w:rPr>
            <w:noProof/>
            <w:webHidden/>
          </w:rPr>
          <w:fldChar w:fldCharType="end"/>
        </w:r>
      </w:hyperlink>
    </w:p>
    <w:p w:rsidR="00AA7AEF" w:rsidRDefault="001705E2">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9923945" w:history="1">
        <w:r w:rsidR="00AA7AEF" w:rsidRPr="00C678BB">
          <w:rPr>
            <w:rStyle w:val="Hipervnculo"/>
            <w:noProof/>
          </w:rPr>
          <w:t>1.4.</w:t>
        </w:r>
        <w:r w:rsidR="00AA7AEF">
          <w:rPr>
            <w:rFonts w:asciiTheme="minorHAnsi" w:eastAsiaTheme="minorEastAsia" w:hAnsiTheme="minorHAnsi" w:cstheme="minorBidi"/>
            <w:noProof/>
            <w:sz w:val="22"/>
            <w:szCs w:val="22"/>
            <w:lang w:eastAsia="es-MX"/>
          </w:rPr>
          <w:tab/>
        </w:r>
        <w:r w:rsidR="00AA7AEF" w:rsidRPr="00C678BB">
          <w:rPr>
            <w:rStyle w:val="Hipervnculo"/>
            <w:noProof/>
          </w:rPr>
          <w:t>Clasificación de los Sistemas de Información</w:t>
        </w:r>
        <w:r w:rsidR="00AA7AEF">
          <w:rPr>
            <w:noProof/>
            <w:webHidden/>
          </w:rPr>
          <w:tab/>
        </w:r>
        <w:r w:rsidR="00AA7AEF">
          <w:rPr>
            <w:noProof/>
            <w:webHidden/>
          </w:rPr>
          <w:fldChar w:fldCharType="begin"/>
        </w:r>
        <w:r w:rsidR="00AA7AEF">
          <w:rPr>
            <w:noProof/>
            <w:webHidden/>
          </w:rPr>
          <w:instrText xml:space="preserve"> PAGEREF _Toc379923945 \h </w:instrText>
        </w:r>
        <w:r w:rsidR="00AA7AEF">
          <w:rPr>
            <w:noProof/>
            <w:webHidden/>
          </w:rPr>
        </w:r>
        <w:r w:rsidR="00AA7AEF">
          <w:rPr>
            <w:noProof/>
            <w:webHidden/>
          </w:rPr>
          <w:fldChar w:fldCharType="separate"/>
        </w:r>
        <w:r w:rsidR="006342DE">
          <w:rPr>
            <w:noProof/>
            <w:webHidden/>
          </w:rPr>
          <w:t>3</w:t>
        </w:r>
        <w:r w:rsidR="00AA7AEF">
          <w:rPr>
            <w:noProof/>
            <w:webHidden/>
          </w:rPr>
          <w:fldChar w:fldCharType="end"/>
        </w:r>
      </w:hyperlink>
    </w:p>
    <w:p w:rsidR="00AA7AEF" w:rsidRDefault="001705E2">
      <w:pPr>
        <w:pStyle w:val="TDC2"/>
        <w:tabs>
          <w:tab w:val="left" w:pos="660"/>
          <w:tab w:val="right" w:leader="dot" w:pos="9111"/>
        </w:tabs>
        <w:rPr>
          <w:rFonts w:asciiTheme="minorHAnsi" w:eastAsiaTheme="minorEastAsia" w:hAnsiTheme="minorHAnsi" w:cstheme="minorBidi"/>
          <w:noProof/>
          <w:sz w:val="22"/>
          <w:szCs w:val="22"/>
          <w:lang w:eastAsia="es-MX"/>
        </w:rPr>
      </w:pPr>
      <w:hyperlink w:anchor="_Toc379923946" w:history="1">
        <w:r w:rsidR="00AA7AEF" w:rsidRPr="00C678BB">
          <w:rPr>
            <w:rStyle w:val="Hipervnculo"/>
            <w:noProof/>
          </w:rPr>
          <w:t>2.</w:t>
        </w:r>
        <w:r w:rsidR="00AA7AEF">
          <w:rPr>
            <w:rFonts w:asciiTheme="minorHAnsi" w:eastAsiaTheme="minorEastAsia" w:hAnsiTheme="minorHAnsi" w:cstheme="minorBidi"/>
            <w:noProof/>
            <w:sz w:val="22"/>
            <w:szCs w:val="22"/>
            <w:lang w:eastAsia="es-MX"/>
          </w:rPr>
          <w:tab/>
        </w:r>
        <w:r w:rsidR="00AA7AEF" w:rsidRPr="00C678BB">
          <w:rPr>
            <w:rStyle w:val="Hipervnculo"/>
            <w:noProof/>
          </w:rPr>
          <w:t>Sistemas Operativos</w:t>
        </w:r>
        <w:r w:rsidR="00AA7AEF">
          <w:rPr>
            <w:noProof/>
            <w:webHidden/>
          </w:rPr>
          <w:tab/>
        </w:r>
        <w:r w:rsidR="00AA7AEF">
          <w:rPr>
            <w:noProof/>
            <w:webHidden/>
          </w:rPr>
          <w:fldChar w:fldCharType="begin"/>
        </w:r>
        <w:r w:rsidR="00AA7AEF">
          <w:rPr>
            <w:noProof/>
            <w:webHidden/>
          </w:rPr>
          <w:instrText xml:space="preserve"> PAGEREF _Toc379923946 \h </w:instrText>
        </w:r>
        <w:r w:rsidR="00AA7AEF">
          <w:rPr>
            <w:noProof/>
            <w:webHidden/>
          </w:rPr>
        </w:r>
        <w:r w:rsidR="00AA7AEF">
          <w:rPr>
            <w:noProof/>
            <w:webHidden/>
          </w:rPr>
          <w:fldChar w:fldCharType="separate"/>
        </w:r>
        <w:r w:rsidR="006342DE">
          <w:rPr>
            <w:noProof/>
            <w:webHidden/>
          </w:rPr>
          <w:t>6</w:t>
        </w:r>
        <w:r w:rsidR="00AA7AEF">
          <w:rPr>
            <w:noProof/>
            <w:webHidden/>
          </w:rPr>
          <w:fldChar w:fldCharType="end"/>
        </w:r>
      </w:hyperlink>
    </w:p>
    <w:p w:rsidR="00AA7AEF" w:rsidRDefault="001705E2">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9923947" w:history="1">
        <w:r w:rsidR="00AA7AEF" w:rsidRPr="00C678BB">
          <w:rPr>
            <w:rStyle w:val="Hipervnculo"/>
            <w:noProof/>
          </w:rPr>
          <w:t>2.1.</w:t>
        </w:r>
        <w:r w:rsidR="00AA7AEF">
          <w:rPr>
            <w:rFonts w:asciiTheme="minorHAnsi" w:eastAsiaTheme="minorEastAsia" w:hAnsiTheme="minorHAnsi" w:cstheme="minorBidi"/>
            <w:noProof/>
            <w:sz w:val="22"/>
            <w:szCs w:val="22"/>
            <w:lang w:eastAsia="es-MX"/>
          </w:rPr>
          <w:tab/>
        </w:r>
        <w:r w:rsidR="00AA7AEF" w:rsidRPr="00C678BB">
          <w:rPr>
            <w:rStyle w:val="Hipervnculo"/>
            <w:noProof/>
          </w:rPr>
          <w:t>Sistema Operativo Android</w:t>
        </w:r>
        <w:r w:rsidR="00AA7AEF">
          <w:rPr>
            <w:noProof/>
            <w:webHidden/>
          </w:rPr>
          <w:tab/>
        </w:r>
        <w:r w:rsidR="00AA7AEF">
          <w:rPr>
            <w:noProof/>
            <w:webHidden/>
          </w:rPr>
          <w:fldChar w:fldCharType="begin"/>
        </w:r>
        <w:r w:rsidR="00AA7AEF">
          <w:rPr>
            <w:noProof/>
            <w:webHidden/>
          </w:rPr>
          <w:instrText xml:space="preserve"> PAGEREF _Toc379923947 \h </w:instrText>
        </w:r>
        <w:r w:rsidR="00AA7AEF">
          <w:rPr>
            <w:noProof/>
            <w:webHidden/>
          </w:rPr>
        </w:r>
        <w:r w:rsidR="00AA7AEF">
          <w:rPr>
            <w:noProof/>
            <w:webHidden/>
          </w:rPr>
          <w:fldChar w:fldCharType="separate"/>
        </w:r>
        <w:r w:rsidR="006342DE">
          <w:rPr>
            <w:noProof/>
            <w:webHidden/>
          </w:rPr>
          <w:t>8</w:t>
        </w:r>
        <w:r w:rsidR="00AA7AEF">
          <w:rPr>
            <w:noProof/>
            <w:webHidden/>
          </w:rPr>
          <w:fldChar w:fldCharType="end"/>
        </w:r>
      </w:hyperlink>
    </w:p>
    <w:p w:rsidR="00AA7AEF" w:rsidRDefault="001705E2">
      <w:pPr>
        <w:pStyle w:val="TDC2"/>
        <w:tabs>
          <w:tab w:val="left" w:pos="660"/>
          <w:tab w:val="right" w:leader="dot" w:pos="9111"/>
        </w:tabs>
        <w:rPr>
          <w:rFonts w:asciiTheme="minorHAnsi" w:eastAsiaTheme="minorEastAsia" w:hAnsiTheme="minorHAnsi" w:cstheme="minorBidi"/>
          <w:noProof/>
          <w:sz w:val="22"/>
          <w:szCs w:val="22"/>
          <w:lang w:eastAsia="es-MX"/>
        </w:rPr>
      </w:pPr>
      <w:hyperlink w:anchor="_Toc379923948" w:history="1">
        <w:r w:rsidR="00AA7AEF" w:rsidRPr="00C678BB">
          <w:rPr>
            <w:rStyle w:val="Hipervnculo"/>
            <w:noProof/>
          </w:rPr>
          <w:t>3.</w:t>
        </w:r>
        <w:r w:rsidR="00AA7AEF">
          <w:rPr>
            <w:rFonts w:asciiTheme="minorHAnsi" w:eastAsiaTheme="minorEastAsia" w:hAnsiTheme="minorHAnsi" w:cstheme="minorBidi"/>
            <w:noProof/>
            <w:sz w:val="22"/>
            <w:szCs w:val="22"/>
            <w:lang w:eastAsia="es-MX"/>
          </w:rPr>
          <w:tab/>
        </w:r>
        <w:r w:rsidR="00AA7AEF" w:rsidRPr="00C678BB">
          <w:rPr>
            <w:rStyle w:val="Hipervnculo"/>
            <w:noProof/>
          </w:rPr>
          <w:t>Bases de Datos</w:t>
        </w:r>
        <w:r w:rsidR="00AA7AEF">
          <w:rPr>
            <w:noProof/>
            <w:webHidden/>
          </w:rPr>
          <w:tab/>
        </w:r>
        <w:r w:rsidR="00AA7AEF">
          <w:rPr>
            <w:noProof/>
            <w:webHidden/>
          </w:rPr>
          <w:fldChar w:fldCharType="begin"/>
        </w:r>
        <w:r w:rsidR="00AA7AEF">
          <w:rPr>
            <w:noProof/>
            <w:webHidden/>
          </w:rPr>
          <w:instrText xml:space="preserve"> PAGEREF _Toc379923948 \h </w:instrText>
        </w:r>
        <w:r w:rsidR="00AA7AEF">
          <w:rPr>
            <w:noProof/>
            <w:webHidden/>
          </w:rPr>
        </w:r>
        <w:r w:rsidR="00AA7AEF">
          <w:rPr>
            <w:noProof/>
            <w:webHidden/>
          </w:rPr>
          <w:fldChar w:fldCharType="separate"/>
        </w:r>
        <w:r w:rsidR="006342DE">
          <w:rPr>
            <w:noProof/>
            <w:webHidden/>
          </w:rPr>
          <w:t>18</w:t>
        </w:r>
        <w:r w:rsidR="00AA7AEF">
          <w:rPr>
            <w:noProof/>
            <w:webHidden/>
          </w:rPr>
          <w:fldChar w:fldCharType="end"/>
        </w:r>
      </w:hyperlink>
    </w:p>
    <w:p w:rsidR="00AA7AEF" w:rsidRDefault="001705E2">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9923949" w:history="1">
        <w:r w:rsidR="00AA7AEF" w:rsidRPr="00C678BB">
          <w:rPr>
            <w:rStyle w:val="Hipervnculo"/>
            <w:noProof/>
          </w:rPr>
          <w:t>3.1.</w:t>
        </w:r>
        <w:r w:rsidR="00AA7AEF">
          <w:rPr>
            <w:rFonts w:asciiTheme="minorHAnsi" w:eastAsiaTheme="minorEastAsia" w:hAnsiTheme="minorHAnsi" w:cstheme="minorBidi"/>
            <w:noProof/>
            <w:sz w:val="22"/>
            <w:szCs w:val="22"/>
            <w:lang w:eastAsia="es-MX"/>
          </w:rPr>
          <w:tab/>
        </w:r>
        <w:r w:rsidR="00AA7AEF" w:rsidRPr="00C678BB">
          <w:rPr>
            <w:rStyle w:val="Hipervnculo"/>
            <w:noProof/>
          </w:rPr>
          <w:t>Comparativa de los SGBD más utilizados</w:t>
        </w:r>
        <w:r w:rsidR="00AA7AEF">
          <w:rPr>
            <w:noProof/>
            <w:webHidden/>
          </w:rPr>
          <w:tab/>
        </w:r>
        <w:r w:rsidR="00AA7AEF">
          <w:rPr>
            <w:noProof/>
            <w:webHidden/>
          </w:rPr>
          <w:fldChar w:fldCharType="begin"/>
        </w:r>
        <w:r w:rsidR="00AA7AEF">
          <w:rPr>
            <w:noProof/>
            <w:webHidden/>
          </w:rPr>
          <w:instrText xml:space="preserve"> PAGEREF _Toc379923949 \h </w:instrText>
        </w:r>
        <w:r w:rsidR="00AA7AEF">
          <w:rPr>
            <w:noProof/>
            <w:webHidden/>
          </w:rPr>
        </w:r>
        <w:r w:rsidR="00AA7AEF">
          <w:rPr>
            <w:noProof/>
            <w:webHidden/>
          </w:rPr>
          <w:fldChar w:fldCharType="separate"/>
        </w:r>
        <w:r w:rsidR="006342DE">
          <w:rPr>
            <w:noProof/>
            <w:webHidden/>
          </w:rPr>
          <w:t>21</w:t>
        </w:r>
        <w:r w:rsidR="00AA7AEF">
          <w:rPr>
            <w:noProof/>
            <w:webHidden/>
          </w:rPr>
          <w:fldChar w:fldCharType="end"/>
        </w:r>
      </w:hyperlink>
    </w:p>
    <w:p w:rsidR="00AA7AEF" w:rsidRDefault="001705E2">
      <w:pPr>
        <w:pStyle w:val="TDC2"/>
        <w:tabs>
          <w:tab w:val="left" w:pos="660"/>
          <w:tab w:val="right" w:leader="dot" w:pos="9111"/>
        </w:tabs>
        <w:rPr>
          <w:rFonts w:asciiTheme="minorHAnsi" w:eastAsiaTheme="minorEastAsia" w:hAnsiTheme="minorHAnsi" w:cstheme="minorBidi"/>
          <w:noProof/>
          <w:sz w:val="22"/>
          <w:szCs w:val="22"/>
          <w:lang w:eastAsia="es-MX"/>
        </w:rPr>
      </w:pPr>
      <w:hyperlink w:anchor="_Toc379923950" w:history="1">
        <w:r w:rsidR="00AA7AEF" w:rsidRPr="00C678BB">
          <w:rPr>
            <w:rStyle w:val="Hipervnculo"/>
            <w:noProof/>
          </w:rPr>
          <w:t>4.</w:t>
        </w:r>
        <w:r w:rsidR="00AA7AEF">
          <w:rPr>
            <w:rFonts w:asciiTheme="minorHAnsi" w:eastAsiaTheme="minorEastAsia" w:hAnsiTheme="minorHAnsi" w:cstheme="minorBidi"/>
            <w:noProof/>
            <w:sz w:val="22"/>
            <w:szCs w:val="22"/>
            <w:lang w:eastAsia="es-MX"/>
          </w:rPr>
          <w:tab/>
        </w:r>
        <w:r w:rsidR="00AA7AEF" w:rsidRPr="00C678BB">
          <w:rPr>
            <w:rStyle w:val="Hipervnculo"/>
            <w:noProof/>
          </w:rPr>
          <w:t>Lenguajes y Entornos De Programación</w:t>
        </w:r>
        <w:r w:rsidR="00AA7AEF">
          <w:rPr>
            <w:noProof/>
            <w:webHidden/>
          </w:rPr>
          <w:tab/>
        </w:r>
        <w:r w:rsidR="00AA7AEF">
          <w:rPr>
            <w:noProof/>
            <w:webHidden/>
          </w:rPr>
          <w:fldChar w:fldCharType="begin"/>
        </w:r>
        <w:r w:rsidR="00AA7AEF">
          <w:rPr>
            <w:noProof/>
            <w:webHidden/>
          </w:rPr>
          <w:instrText xml:space="preserve"> PAGEREF _Toc379923950 \h </w:instrText>
        </w:r>
        <w:r w:rsidR="00AA7AEF">
          <w:rPr>
            <w:noProof/>
            <w:webHidden/>
          </w:rPr>
        </w:r>
        <w:r w:rsidR="00AA7AEF">
          <w:rPr>
            <w:noProof/>
            <w:webHidden/>
          </w:rPr>
          <w:fldChar w:fldCharType="separate"/>
        </w:r>
        <w:r w:rsidR="006342DE">
          <w:rPr>
            <w:noProof/>
            <w:webHidden/>
          </w:rPr>
          <w:t>22</w:t>
        </w:r>
        <w:r w:rsidR="00AA7AEF">
          <w:rPr>
            <w:noProof/>
            <w:webHidden/>
          </w:rPr>
          <w:fldChar w:fldCharType="end"/>
        </w:r>
      </w:hyperlink>
    </w:p>
    <w:p w:rsidR="00AA7AEF" w:rsidRDefault="001705E2">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9923951" w:history="1">
        <w:r w:rsidR="00AA7AEF" w:rsidRPr="00C678BB">
          <w:rPr>
            <w:rStyle w:val="Hipervnculo"/>
            <w:noProof/>
          </w:rPr>
          <w:t>4.1.</w:t>
        </w:r>
        <w:r w:rsidR="00AA7AEF">
          <w:rPr>
            <w:rFonts w:asciiTheme="minorHAnsi" w:eastAsiaTheme="minorEastAsia" w:hAnsiTheme="minorHAnsi" w:cstheme="minorBidi"/>
            <w:noProof/>
            <w:sz w:val="22"/>
            <w:szCs w:val="22"/>
            <w:lang w:eastAsia="es-MX"/>
          </w:rPr>
          <w:tab/>
        </w:r>
        <w:r w:rsidR="00AA7AEF" w:rsidRPr="00C678BB">
          <w:rPr>
            <w:rStyle w:val="Hipervnculo"/>
            <w:noProof/>
          </w:rPr>
          <w:t>PHP</w:t>
        </w:r>
        <w:r w:rsidR="00AA7AEF">
          <w:rPr>
            <w:noProof/>
            <w:webHidden/>
          </w:rPr>
          <w:tab/>
        </w:r>
        <w:r w:rsidR="00AA7AEF">
          <w:rPr>
            <w:noProof/>
            <w:webHidden/>
          </w:rPr>
          <w:fldChar w:fldCharType="begin"/>
        </w:r>
        <w:r w:rsidR="00AA7AEF">
          <w:rPr>
            <w:noProof/>
            <w:webHidden/>
          </w:rPr>
          <w:instrText xml:space="preserve"> PAGEREF _Toc379923951 \h </w:instrText>
        </w:r>
        <w:r w:rsidR="00AA7AEF">
          <w:rPr>
            <w:noProof/>
            <w:webHidden/>
          </w:rPr>
        </w:r>
        <w:r w:rsidR="00AA7AEF">
          <w:rPr>
            <w:noProof/>
            <w:webHidden/>
          </w:rPr>
          <w:fldChar w:fldCharType="separate"/>
        </w:r>
        <w:r w:rsidR="006342DE">
          <w:rPr>
            <w:noProof/>
            <w:webHidden/>
          </w:rPr>
          <w:t>24</w:t>
        </w:r>
        <w:r w:rsidR="00AA7AEF">
          <w:rPr>
            <w:noProof/>
            <w:webHidden/>
          </w:rPr>
          <w:fldChar w:fldCharType="end"/>
        </w:r>
      </w:hyperlink>
    </w:p>
    <w:p w:rsidR="00AA7AEF" w:rsidRDefault="001705E2">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9923952" w:history="1">
        <w:r w:rsidR="00AA7AEF" w:rsidRPr="00C678BB">
          <w:rPr>
            <w:rStyle w:val="Hipervnculo"/>
            <w:noProof/>
          </w:rPr>
          <w:t>4.2.</w:t>
        </w:r>
        <w:r w:rsidR="00AA7AEF">
          <w:rPr>
            <w:rFonts w:asciiTheme="minorHAnsi" w:eastAsiaTheme="minorEastAsia" w:hAnsiTheme="minorHAnsi" w:cstheme="minorBidi"/>
            <w:noProof/>
            <w:sz w:val="22"/>
            <w:szCs w:val="22"/>
            <w:lang w:eastAsia="es-MX"/>
          </w:rPr>
          <w:tab/>
        </w:r>
        <w:r w:rsidR="00AA7AEF" w:rsidRPr="00C678BB">
          <w:rPr>
            <w:rStyle w:val="Hipervnculo"/>
            <w:noProof/>
          </w:rPr>
          <w:t>Java</w:t>
        </w:r>
        <w:r w:rsidR="00AA7AEF">
          <w:rPr>
            <w:noProof/>
            <w:webHidden/>
          </w:rPr>
          <w:tab/>
        </w:r>
        <w:r w:rsidR="00AA7AEF">
          <w:rPr>
            <w:noProof/>
            <w:webHidden/>
          </w:rPr>
          <w:fldChar w:fldCharType="begin"/>
        </w:r>
        <w:r w:rsidR="00AA7AEF">
          <w:rPr>
            <w:noProof/>
            <w:webHidden/>
          </w:rPr>
          <w:instrText xml:space="preserve"> PAGEREF _Toc379923952 \h </w:instrText>
        </w:r>
        <w:r w:rsidR="00AA7AEF">
          <w:rPr>
            <w:noProof/>
            <w:webHidden/>
          </w:rPr>
        </w:r>
        <w:r w:rsidR="00AA7AEF">
          <w:rPr>
            <w:noProof/>
            <w:webHidden/>
          </w:rPr>
          <w:fldChar w:fldCharType="separate"/>
        </w:r>
        <w:r w:rsidR="006342DE">
          <w:rPr>
            <w:noProof/>
            <w:webHidden/>
          </w:rPr>
          <w:t>27</w:t>
        </w:r>
        <w:r w:rsidR="00AA7AEF">
          <w:rPr>
            <w:noProof/>
            <w:webHidden/>
          </w:rPr>
          <w:fldChar w:fldCharType="end"/>
        </w:r>
      </w:hyperlink>
    </w:p>
    <w:p w:rsidR="00AA7AEF" w:rsidRDefault="001705E2">
      <w:pPr>
        <w:pStyle w:val="TDC2"/>
        <w:tabs>
          <w:tab w:val="left" w:pos="660"/>
          <w:tab w:val="right" w:leader="dot" w:pos="9111"/>
        </w:tabs>
        <w:rPr>
          <w:rFonts w:asciiTheme="minorHAnsi" w:eastAsiaTheme="minorEastAsia" w:hAnsiTheme="minorHAnsi" w:cstheme="minorBidi"/>
          <w:noProof/>
          <w:sz w:val="22"/>
          <w:szCs w:val="22"/>
          <w:lang w:eastAsia="es-MX"/>
        </w:rPr>
      </w:pPr>
      <w:hyperlink w:anchor="_Toc379923953" w:history="1">
        <w:r w:rsidR="00AA7AEF" w:rsidRPr="00C678BB">
          <w:rPr>
            <w:rStyle w:val="Hipervnculo"/>
            <w:noProof/>
          </w:rPr>
          <w:t>5.</w:t>
        </w:r>
        <w:r w:rsidR="00AA7AEF">
          <w:rPr>
            <w:rFonts w:asciiTheme="minorHAnsi" w:eastAsiaTheme="minorEastAsia" w:hAnsiTheme="minorHAnsi" w:cstheme="minorBidi"/>
            <w:noProof/>
            <w:sz w:val="22"/>
            <w:szCs w:val="22"/>
            <w:lang w:eastAsia="es-MX"/>
          </w:rPr>
          <w:tab/>
        </w:r>
        <w:r w:rsidR="00AA7AEF" w:rsidRPr="00C678BB">
          <w:rPr>
            <w:rStyle w:val="Hipervnculo"/>
            <w:noProof/>
          </w:rPr>
          <w:t>Internet</w:t>
        </w:r>
        <w:r w:rsidR="00AA7AEF">
          <w:rPr>
            <w:noProof/>
            <w:webHidden/>
          </w:rPr>
          <w:tab/>
        </w:r>
        <w:r w:rsidR="00AA7AEF">
          <w:rPr>
            <w:noProof/>
            <w:webHidden/>
          </w:rPr>
          <w:fldChar w:fldCharType="begin"/>
        </w:r>
        <w:r w:rsidR="00AA7AEF">
          <w:rPr>
            <w:noProof/>
            <w:webHidden/>
          </w:rPr>
          <w:instrText xml:space="preserve"> PAGEREF _Toc379923953 \h </w:instrText>
        </w:r>
        <w:r w:rsidR="00AA7AEF">
          <w:rPr>
            <w:noProof/>
            <w:webHidden/>
          </w:rPr>
        </w:r>
        <w:r w:rsidR="00AA7AEF">
          <w:rPr>
            <w:noProof/>
            <w:webHidden/>
          </w:rPr>
          <w:fldChar w:fldCharType="separate"/>
        </w:r>
        <w:r w:rsidR="006342DE">
          <w:rPr>
            <w:noProof/>
            <w:webHidden/>
          </w:rPr>
          <w:t>28</w:t>
        </w:r>
        <w:r w:rsidR="00AA7AEF">
          <w:rPr>
            <w:noProof/>
            <w:webHidden/>
          </w:rPr>
          <w:fldChar w:fldCharType="end"/>
        </w:r>
      </w:hyperlink>
    </w:p>
    <w:p w:rsidR="00AA7AEF" w:rsidRDefault="001705E2">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9923954" w:history="1">
        <w:r w:rsidR="00AA7AEF" w:rsidRPr="00C678BB">
          <w:rPr>
            <w:rStyle w:val="Hipervnculo"/>
            <w:noProof/>
          </w:rPr>
          <w:t>5.1.</w:t>
        </w:r>
        <w:r w:rsidR="00AA7AEF">
          <w:rPr>
            <w:rFonts w:asciiTheme="minorHAnsi" w:eastAsiaTheme="minorEastAsia" w:hAnsiTheme="minorHAnsi" w:cstheme="minorBidi"/>
            <w:noProof/>
            <w:sz w:val="22"/>
            <w:szCs w:val="22"/>
            <w:lang w:eastAsia="es-MX"/>
          </w:rPr>
          <w:tab/>
        </w:r>
        <w:r w:rsidR="00AA7AEF" w:rsidRPr="00C678BB">
          <w:rPr>
            <w:rStyle w:val="Hipervnculo"/>
            <w:noProof/>
          </w:rPr>
          <w:t>¿Qué es Internet?</w:t>
        </w:r>
        <w:r w:rsidR="00AA7AEF">
          <w:rPr>
            <w:noProof/>
            <w:webHidden/>
          </w:rPr>
          <w:tab/>
        </w:r>
        <w:r w:rsidR="00AA7AEF">
          <w:rPr>
            <w:noProof/>
            <w:webHidden/>
          </w:rPr>
          <w:fldChar w:fldCharType="begin"/>
        </w:r>
        <w:r w:rsidR="00AA7AEF">
          <w:rPr>
            <w:noProof/>
            <w:webHidden/>
          </w:rPr>
          <w:instrText xml:space="preserve"> PAGEREF _Toc379923954 \h </w:instrText>
        </w:r>
        <w:r w:rsidR="00AA7AEF">
          <w:rPr>
            <w:noProof/>
            <w:webHidden/>
          </w:rPr>
        </w:r>
        <w:r w:rsidR="00AA7AEF">
          <w:rPr>
            <w:noProof/>
            <w:webHidden/>
          </w:rPr>
          <w:fldChar w:fldCharType="separate"/>
        </w:r>
        <w:r w:rsidR="006342DE">
          <w:rPr>
            <w:noProof/>
            <w:webHidden/>
          </w:rPr>
          <w:t>28</w:t>
        </w:r>
        <w:r w:rsidR="00AA7AEF">
          <w:rPr>
            <w:noProof/>
            <w:webHidden/>
          </w:rPr>
          <w:fldChar w:fldCharType="end"/>
        </w:r>
      </w:hyperlink>
    </w:p>
    <w:p w:rsidR="00AA7AEF" w:rsidRDefault="001705E2">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9923955" w:history="1">
        <w:r w:rsidR="00AA7AEF" w:rsidRPr="00C678BB">
          <w:rPr>
            <w:rStyle w:val="Hipervnculo"/>
            <w:noProof/>
          </w:rPr>
          <w:t>5.2.</w:t>
        </w:r>
        <w:r w:rsidR="00AA7AEF">
          <w:rPr>
            <w:rFonts w:asciiTheme="minorHAnsi" w:eastAsiaTheme="minorEastAsia" w:hAnsiTheme="minorHAnsi" w:cstheme="minorBidi"/>
            <w:noProof/>
            <w:sz w:val="22"/>
            <w:szCs w:val="22"/>
            <w:lang w:eastAsia="es-MX"/>
          </w:rPr>
          <w:tab/>
        </w:r>
        <w:r w:rsidR="00AA7AEF" w:rsidRPr="00C678BB">
          <w:rPr>
            <w:rStyle w:val="Hipervnculo"/>
            <w:noProof/>
          </w:rPr>
          <w:t>Acceso a Internet</w:t>
        </w:r>
        <w:r w:rsidR="00AA7AEF">
          <w:rPr>
            <w:noProof/>
            <w:webHidden/>
          </w:rPr>
          <w:tab/>
        </w:r>
        <w:r w:rsidR="00AA7AEF">
          <w:rPr>
            <w:noProof/>
            <w:webHidden/>
          </w:rPr>
          <w:fldChar w:fldCharType="begin"/>
        </w:r>
        <w:r w:rsidR="00AA7AEF">
          <w:rPr>
            <w:noProof/>
            <w:webHidden/>
          </w:rPr>
          <w:instrText xml:space="preserve"> PAGEREF _Toc379923955 \h </w:instrText>
        </w:r>
        <w:r w:rsidR="00AA7AEF">
          <w:rPr>
            <w:noProof/>
            <w:webHidden/>
          </w:rPr>
        </w:r>
        <w:r w:rsidR="00AA7AEF">
          <w:rPr>
            <w:noProof/>
            <w:webHidden/>
          </w:rPr>
          <w:fldChar w:fldCharType="separate"/>
        </w:r>
        <w:r w:rsidR="006342DE">
          <w:rPr>
            <w:noProof/>
            <w:webHidden/>
          </w:rPr>
          <w:t>28</w:t>
        </w:r>
        <w:r w:rsidR="00AA7AEF">
          <w:rPr>
            <w:noProof/>
            <w:webHidden/>
          </w:rPr>
          <w:fldChar w:fldCharType="end"/>
        </w:r>
      </w:hyperlink>
    </w:p>
    <w:p w:rsidR="00AA7AEF" w:rsidRDefault="001705E2">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9923956" w:history="1">
        <w:r w:rsidR="00AA7AEF" w:rsidRPr="00C678BB">
          <w:rPr>
            <w:rStyle w:val="Hipervnculo"/>
            <w:noProof/>
          </w:rPr>
          <w:t>5.3.</w:t>
        </w:r>
        <w:r w:rsidR="00AA7AEF">
          <w:rPr>
            <w:rFonts w:asciiTheme="minorHAnsi" w:eastAsiaTheme="minorEastAsia" w:hAnsiTheme="minorHAnsi" w:cstheme="minorBidi"/>
            <w:noProof/>
            <w:sz w:val="22"/>
            <w:szCs w:val="22"/>
            <w:lang w:eastAsia="es-MX"/>
          </w:rPr>
          <w:tab/>
        </w:r>
        <w:r w:rsidR="00AA7AEF" w:rsidRPr="00C678BB">
          <w:rPr>
            <w:rStyle w:val="Hipervnculo"/>
            <w:noProof/>
          </w:rPr>
          <w:t>El flujo de Información en Internet</w:t>
        </w:r>
        <w:r w:rsidR="00AA7AEF">
          <w:rPr>
            <w:noProof/>
            <w:webHidden/>
          </w:rPr>
          <w:tab/>
        </w:r>
        <w:r w:rsidR="00AA7AEF">
          <w:rPr>
            <w:noProof/>
            <w:webHidden/>
          </w:rPr>
          <w:fldChar w:fldCharType="begin"/>
        </w:r>
        <w:r w:rsidR="00AA7AEF">
          <w:rPr>
            <w:noProof/>
            <w:webHidden/>
          </w:rPr>
          <w:instrText xml:space="preserve"> PAGEREF _Toc379923956 \h </w:instrText>
        </w:r>
        <w:r w:rsidR="00AA7AEF">
          <w:rPr>
            <w:noProof/>
            <w:webHidden/>
          </w:rPr>
        </w:r>
        <w:r w:rsidR="00AA7AEF">
          <w:rPr>
            <w:noProof/>
            <w:webHidden/>
          </w:rPr>
          <w:fldChar w:fldCharType="separate"/>
        </w:r>
        <w:r w:rsidR="006342DE">
          <w:rPr>
            <w:noProof/>
            <w:webHidden/>
          </w:rPr>
          <w:t>30</w:t>
        </w:r>
        <w:r w:rsidR="00AA7AEF">
          <w:rPr>
            <w:noProof/>
            <w:webHidden/>
          </w:rPr>
          <w:fldChar w:fldCharType="end"/>
        </w:r>
      </w:hyperlink>
    </w:p>
    <w:p w:rsidR="00AA7AEF" w:rsidRDefault="001705E2">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9923957" w:history="1">
        <w:r w:rsidR="00AA7AEF" w:rsidRPr="00C678BB">
          <w:rPr>
            <w:rStyle w:val="Hipervnculo"/>
            <w:noProof/>
          </w:rPr>
          <w:t>5.4.</w:t>
        </w:r>
        <w:r w:rsidR="00AA7AEF">
          <w:rPr>
            <w:rFonts w:asciiTheme="minorHAnsi" w:eastAsiaTheme="minorEastAsia" w:hAnsiTheme="minorHAnsi" w:cstheme="minorBidi"/>
            <w:noProof/>
            <w:sz w:val="22"/>
            <w:szCs w:val="22"/>
            <w:lang w:eastAsia="es-MX"/>
          </w:rPr>
          <w:tab/>
        </w:r>
        <w:r w:rsidR="00AA7AEF" w:rsidRPr="00C678BB">
          <w:rPr>
            <w:rStyle w:val="Hipervnculo"/>
            <w:noProof/>
          </w:rPr>
          <w:t>Servicio de Nombres</w:t>
        </w:r>
        <w:r w:rsidR="00AA7AEF">
          <w:rPr>
            <w:noProof/>
            <w:webHidden/>
          </w:rPr>
          <w:tab/>
        </w:r>
        <w:r w:rsidR="00AA7AEF">
          <w:rPr>
            <w:noProof/>
            <w:webHidden/>
          </w:rPr>
          <w:fldChar w:fldCharType="begin"/>
        </w:r>
        <w:r w:rsidR="00AA7AEF">
          <w:rPr>
            <w:noProof/>
            <w:webHidden/>
          </w:rPr>
          <w:instrText xml:space="preserve"> PAGEREF _Toc379923957 \h </w:instrText>
        </w:r>
        <w:r w:rsidR="00AA7AEF">
          <w:rPr>
            <w:noProof/>
            <w:webHidden/>
          </w:rPr>
        </w:r>
        <w:r w:rsidR="00AA7AEF">
          <w:rPr>
            <w:noProof/>
            <w:webHidden/>
          </w:rPr>
          <w:fldChar w:fldCharType="separate"/>
        </w:r>
        <w:r w:rsidR="006342DE">
          <w:rPr>
            <w:noProof/>
            <w:webHidden/>
          </w:rPr>
          <w:t>30</w:t>
        </w:r>
        <w:r w:rsidR="00AA7AEF">
          <w:rPr>
            <w:noProof/>
            <w:webHidden/>
          </w:rPr>
          <w:fldChar w:fldCharType="end"/>
        </w:r>
      </w:hyperlink>
    </w:p>
    <w:p w:rsidR="00AA7AEF" w:rsidRDefault="001705E2">
      <w:pPr>
        <w:pStyle w:val="TDC2"/>
        <w:tabs>
          <w:tab w:val="left" w:pos="660"/>
          <w:tab w:val="right" w:leader="dot" w:pos="9111"/>
        </w:tabs>
        <w:rPr>
          <w:rFonts w:asciiTheme="minorHAnsi" w:eastAsiaTheme="minorEastAsia" w:hAnsiTheme="minorHAnsi" w:cstheme="minorBidi"/>
          <w:noProof/>
          <w:sz w:val="22"/>
          <w:szCs w:val="22"/>
          <w:lang w:eastAsia="es-MX"/>
        </w:rPr>
      </w:pPr>
      <w:hyperlink w:anchor="_Toc379923958" w:history="1">
        <w:r w:rsidR="00AA7AEF" w:rsidRPr="00C678BB">
          <w:rPr>
            <w:rStyle w:val="Hipervnculo"/>
            <w:noProof/>
          </w:rPr>
          <w:t>6.</w:t>
        </w:r>
        <w:r w:rsidR="00AA7AEF">
          <w:rPr>
            <w:rFonts w:asciiTheme="minorHAnsi" w:eastAsiaTheme="minorEastAsia" w:hAnsiTheme="minorHAnsi" w:cstheme="minorBidi"/>
            <w:noProof/>
            <w:sz w:val="22"/>
            <w:szCs w:val="22"/>
            <w:lang w:eastAsia="es-MX"/>
          </w:rPr>
          <w:tab/>
        </w:r>
        <w:r w:rsidR="00AA7AEF" w:rsidRPr="00C678BB">
          <w:rPr>
            <w:rStyle w:val="Hipervnculo"/>
            <w:noProof/>
          </w:rPr>
          <w:t>La arquitectura Cliente/Servidor</w:t>
        </w:r>
        <w:r w:rsidR="00AA7AEF">
          <w:rPr>
            <w:noProof/>
            <w:webHidden/>
          </w:rPr>
          <w:tab/>
        </w:r>
        <w:r w:rsidR="00AA7AEF">
          <w:rPr>
            <w:noProof/>
            <w:webHidden/>
          </w:rPr>
          <w:fldChar w:fldCharType="begin"/>
        </w:r>
        <w:r w:rsidR="00AA7AEF">
          <w:rPr>
            <w:noProof/>
            <w:webHidden/>
          </w:rPr>
          <w:instrText xml:space="preserve"> PAGEREF _Toc379923958 \h </w:instrText>
        </w:r>
        <w:r w:rsidR="00AA7AEF">
          <w:rPr>
            <w:noProof/>
            <w:webHidden/>
          </w:rPr>
        </w:r>
        <w:r w:rsidR="00AA7AEF">
          <w:rPr>
            <w:noProof/>
            <w:webHidden/>
          </w:rPr>
          <w:fldChar w:fldCharType="separate"/>
        </w:r>
        <w:r w:rsidR="006342DE">
          <w:rPr>
            <w:noProof/>
            <w:webHidden/>
          </w:rPr>
          <w:t>32</w:t>
        </w:r>
        <w:r w:rsidR="00AA7AEF">
          <w:rPr>
            <w:noProof/>
            <w:webHidden/>
          </w:rPr>
          <w:fldChar w:fldCharType="end"/>
        </w:r>
      </w:hyperlink>
    </w:p>
    <w:p w:rsidR="00AA7AEF" w:rsidRDefault="001705E2">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9923959" w:history="1">
        <w:r w:rsidR="00AA7AEF" w:rsidRPr="00C678BB">
          <w:rPr>
            <w:rStyle w:val="Hipervnculo"/>
            <w:noProof/>
          </w:rPr>
          <w:t>6.1.</w:t>
        </w:r>
        <w:r w:rsidR="00AA7AEF">
          <w:rPr>
            <w:rFonts w:asciiTheme="minorHAnsi" w:eastAsiaTheme="minorEastAsia" w:hAnsiTheme="minorHAnsi" w:cstheme="minorBidi"/>
            <w:noProof/>
            <w:sz w:val="22"/>
            <w:szCs w:val="22"/>
            <w:lang w:eastAsia="es-MX"/>
          </w:rPr>
          <w:tab/>
        </w:r>
        <w:r w:rsidR="00AA7AEF" w:rsidRPr="00C678BB">
          <w:rPr>
            <w:rStyle w:val="Hipervnculo"/>
            <w:noProof/>
          </w:rPr>
          <w:t>Cliente</w:t>
        </w:r>
        <w:r w:rsidR="00AA7AEF">
          <w:rPr>
            <w:noProof/>
            <w:webHidden/>
          </w:rPr>
          <w:tab/>
        </w:r>
        <w:r w:rsidR="00AA7AEF">
          <w:rPr>
            <w:noProof/>
            <w:webHidden/>
          </w:rPr>
          <w:fldChar w:fldCharType="begin"/>
        </w:r>
        <w:r w:rsidR="00AA7AEF">
          <w:rPr>
            <w:noProof/>
            <w:webHidden/>
          </w:rPr>
          <w:instrText xml:space="preserve"> PAGEREF _Toc379923959 \h </w:instrText>
        </w:r>
        <w:r w:rsidR="00AA7AEF">
          <w:rPr>
            <w:noProof/>
            <w:webHidden/>
          </w:rPr>
        </w:r>
        <w:r w:rsidR="00AA7AEF">
          <w:rPr>
            <w:noProof/>
            <w:webHidden/>
          </w:rPr>
          <w:fldChar w:fldCharType="separate"/>
        </w:r>
        <w:r w:rsidR="006342DE">
          <w:rPr>
            <w:noProof/>
            <w:webHidden/>
          </w:rPr>
          <w:t>33</w:t>
        </w:r>
        <w:r w:rsidR="00AA7AEF">
          <w:rPr>
            <w:noProof/>
            <w:webHidden/>
          </w:rPr>
          <w:fldChar w:fldCharType="end"/>
        </w:r>
      </w:hyperlink>
    </w:p>
    <w:p w:rsidR="00AA7AEF" w:rsidRDefault="001705E2">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9923960" w:history="1">
        <w:r w:rsidR="00AA7AEF" w:rsidRPr="00C678BB">
          <w:rPr>
            <w:rStyle w:val="Hipervnculo"/>
            <w:noProof/>
          </w:rPr>
          <w:t>6.2.</w:t>
        </w:r>
        <w:r w:rsidR="00AA7AEF">
          <w:rPr>
            <w:rFonts w:asciiTheme="minorHAnsi" w:eastAsiaTheme="minorEastAsia" w:hAnsiTheme="minorHAnsi" w:cstheme="minorBidi"/>
            <w:noProof/>
            <w:sz w:val="22"/>
            <w:szCs w:val="22"/>
            <w:lang w:eastAsia="es-MX"/>
          </w:rPr>
          <w:tab/>
        </w:r>
        <w:r w:rsidR="00AA7AEF" w:rsidRPr="00C678BB">
          <w:rPr>
            <w:rStyle w:val="Hipervnculo"/>
            <w:noProof/>
          </w:rPr>
          <w:t>Servidor</w:t>
        </w:r>
        <w:r w:rsidR="00AA7AEF">
          <w:rPr>
            <w:noProof/>
            <w:webHidden/>
          </w:rPr>
          <w:tab/>
        </w:r>
        <w:r w:rsidR="00AA7AEF">
          <w:rPr>
            <w:noProof/>
            <w:webHidden/>
          </w:rPr>
          <w:fldChar w:fldCharType="begin"/>
        </w:r>
        <w:r w:rsidR="00AA7AEF">
          <w:rPr>
            <w:noProof/>
            <w:webHidden/>
          </w:rPr>
          <w:instrText xml:space="preserve"> PAGEREF _Toc379923960 \h </w:instrText>
        </w:r>
        <w:r w:rsidR="00AA7AEF">
          <w:rPr>
            <w:noProof/>
            <w:webHidden/>
          </w:rPr>
        </w:r>
        <w:r w:rsidR="00AA7AEF">
          <w:rPr>
            <w:noProof/>
            <w:webHidden/>
          </w:rPr>
          <w:fldChar w:fldCharType="separate"/>
        </w:r>
        <w:r w:rsidR="006342DE">
          <w:rPr>
            <w:noProof/>
            <w:webHidden/>
          </w:rPr>
          <w:t>33</w:t>
        </w:r>
        <w:r w:rsidR="00AA7AEF">
          <w:rPr>
            <w:noProof/>
            <w:webHidden/>
          </w:rPr>
          <w:fldChar w:fldCharType="end"/>
        </w:r>
      </w:hyperlink>
    </w:p>
    <w:p w:rsidR="00AA7AEF" w:rsidRDefault="001705E2">
      <w:pPr>
        <w:pStyle w:val="TDC2"/>
        <w:tabs>
          <w:tab w:val="left" w:pos="660"/>
          <w:tab w:val="right" w:leader="dot" w:pos="9111"/>
        </w:tabs>
        <w:rPr>
          <w:rFonts w:asciiTheme="minorHAnsi" w:eastAsiaTheme="minorEastAsia" w:hAnsiTheme="minorHAnsi" w:cstheme="minorBidi"/>
          <w:noProof/>
          <w:sz w:val="22"/>
          <w:szCs w:val="22"/>
          <w:lang w:eastAsia="es-MX"/>
        </w:rPr>
      </w:pPr>
      <w:hyperlink w:anchor="_Toc379923961" w:history="1">
        <w:r w:rsidR="00AA7AEF" w:rsidRPr="00C678BB">
          <w:rPr>
            <w:rStyle w:val="Hipervnculo"/>
            <w:noProof/>
          </w:rPr>
          <w:t>7.</w:t>
        </w:r>
        <w:r w:rsidR="00AA7AEF">
          <w:rPr>
            <w:rFonts w:asciiTheme="minorHAnsi" w:eastAsiaTheme="minorEastAsia" w:hAnsiTheme="minorHAnsi" w:cstheme="minorBidi"/>
            <w:noProof/>
            <w:sz w:val="22"/>
            <w:szCs w:val="22"/>
            <w:lang w:eastAsia="es-MX"/>
          </w:rPr>
          <w:tab/>
        </w:r>
        <w:r w:rsidR="00AA7AEF" w:rsidRPr="00C678BB">
          <w:rPr>
            <w:rStyle w:val="Hipervnculo"/>
            <w:noProof/>
          </w:rPr>
          <w:t>Servicios WEB</w:t>
        </w:r>
        <w:r w:rsidR="00AA7AEF">
          <w:rPr>
            <w:noProof/>
            <w:webHidden/>
          </w:rPr>
          <w:tab/>
        </w:r>
        <w:r w:rsidR="00AA7AEF">
          <w:rPr>
            <w:noProof/>
            <w:webHidden/>
          </w:rPr>
          <w:fldChar w:fldCharType="begin"/>
        </w:r>
        <w:r w:rsidR="00AA7AEF">
          <w:rPr>
            <w:noProof/>
            <w:webHidden/>
          </w:rPr>
          <w:instrText xml:space="preserve"> PAGEREF _Toc379923961 \h </w:instrText>
        </w:r>
        <w:r w:rsidR="00AA7AEF">
          <w:rPr>
            <w:noProof/>
            <w:webHidden/>
          </w:rPr>
        </w:r>
        <w:r w:rsidR="00AA7AEF">
          <w:rPr>
            <w:noProof/>
            <w:webHidden/>
          </w:rPr>
          <w:fldChar w:fldCharType="separate"/>
        </w:r>
        <w:r w:rsidR="006342DE">
          <w:rPr>
            <w:noProof/>
            <w:webHidden/>
          </w:rPr>
          <w:t>36</w:t>
        </w:r>
        <w:r w:rsidR="00AA7AEF">
          <w:rPr>
            <w:noProof/>
            <w:webHidden/>
          </w:rPr>
          <w:fldChar w:fldCharType="end"/>
        </w:r>
      </w:hyperlink>
    </w:p>
    <w:p w:rsidR="00AA7AEF" w:rsidRDefault="001705E2">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9923962" w:history="1">
        <w:r w:rsidR="00AA7AEF" w:rsidRPr="00C678BB">
          <w:rPr>
            <w:rStyle w:val="Hipervnculo"/>
            <w:noProof/>
          </w:rPr>
          <w:t>7.1.</w:t>
        </w:r>
        <w:r w:rsidR="00AA7AEF">
          <w:rPr>
            <w:rFonts w:asciiTheme="minorHAnsi" w:eastAsiaTheme="minorEastAsia" w:hAnsiTheme="minorHAnsi" w:cstheme="minorBidi"/>
            <w:noProof/>
            <w:sz w:val="22"/>
            <w:szCs w:val="22"/>
            <w:lang w:eastAsia="es-MX"/>
          </w:rPr>
          <w:tab/>
        </w:r>
        <w:r w:rsidR="00AA7AEF" w:rsidRPr="00C678BB">
          <w:rPr>
            <w:rStyle w:val="Hipervnculo"/>
            <w:noProof/>
          </w:rPr>
          <w:t>HTTP</w:t>
        </w:r>
        <w:r w:rsidR="00AA7AEF">
          <w:rPr>
            <w:noProof/>
            <w:webHidden/>
          </w:rPr>
          <w:tab/>
        </w:r>
        <w:r w:rsidR="00AA7AEF">
          <w:rPr>
            <w:noProof/>
            <w:webHidden/>
          </w:rPr>
          <w:fldChar w:fldCharType="begin"/>
        </w:r>
        <w:r w:rsidR="00AA7AEF">
          <w:rPr>
            <w:noProof/>
            <w:webHidden/>
          </w:rPr>
          <w:instrText xml:space="preserve"> PAGEREF _Toc379923962 \h </w:instrText>
        </w:r>
        <w:r w:rsidR="00AA7AEF">
          <w:rPr>
            <w:noProof/>
            <w:webHidden/>
          </w:rPr>
        </w:r>
        <w:r w:rsidR="00AA7AEF">
          <w:rPr>
            <w:noProof/>
            <w:webHidden/>
          </w:rPr>
          <w:fldChar w:fldCharType="separate"/>
        </w:r>
        <w:r w:rsidR="006342DE">
          <w:rPr>
            <w:noProof/>
            <w:webHidden/>
          </w:rPr>
          <w:t>36</w:t>
        </w:r>
        <w:r w:rsidR="00AA7AEF">
          <w:rPr>
            <w:noProof/>
            <w:webHidden/>
          </w:rPr>
          <w:fldChar w:fldCharType="end"/>
        </w:r>
      </w:hyperlink>
    </w:p>
    <w:p w:rsidR="00AA7AEF" w:rsidRDefault="001705E2">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9923963" w:history="1">
        <w:r w:rsidR="00AA7AEF" w:rsidRPr="00C678BB">
          <w:rPr>
            <w:rStyle w:val="Hipervnculo"/>
            <w:noProof/>
          </w:rPr>
          <w:t>7.2.</w:t>
        </w:r>
        <w:r w:rsidR="00AA7AEF">
          <w:rPr>
            <w:rFonts w:asciiTheme="minorHAnsi" w:eastAsiaTheme="minorEastAsia" w:hAnsiTheme="minorHAnsi" w:cstheme="minorBidi"/>
            <w:noProof/>
            <w:sz w:val="22"/>
            <w:szCs w:val="22"/>
            <w:lang w:eastAsia="es-MX"/>
          </w:rPr>
          <w:tab/>
        </w:r>
        <w:r w:rsidR="00AA7AEF" w:rsidRPr="00C678BB">
          <w:rPr>
            <w:rStyle w:val="Hipervnculo"/>
            <w:noProof/>
          </w:rPr>
          <w:t>Tipos de notificaciones</w:t>
        </w:r>
        <w:r w:rsidR="00AA7AEF">
          <w:rPr>
            <w:noProof/>
            <w:webHidden/>
          </w:rPr>
          <w:tab/>
        </w:r>
        <w:r w:rsidR="00AA7AEF">
          <w:rPr>
            <w:noProof/>
            <w:webHidden/>
          </w:rPr>
          <w:fldChar w:fldCharType="begin"/>
        </w:r>
        <w:r w:rsidR="00AA7AEF">
          <w:rPr>
            <w:noProof/>
            <w:webHidden/>
          </w:rPr>
          <w:instrText xml:space="preserve"> PAGEREF _Toc379923963 \h </w:instrText>
        </w:r>
        <w:r w:rsidR="00AA7AEF">
          <w:rPr>
            <w:noProof/>
            <w:webHidden/>
          </w:rPr>
        </w:r>
        <w:r w:rsidR="00AA7AEF">
          <w:rPr>
            <w:noProof/>
            <w:webHidden/>
          </w:rPr>
          <w:fldChar w:fldCharType="separate"/>
        </w:r>
        <w:r w:rsidR="006342DE">
          <w:rPr>
            <w:noProof/>
            <w:webHidden/>
          </w:rPr>
          <w:t>39</w:t>
        </w:r>
        <w:r w:rsidR="00AA7AEF">
          <w:rPr>
            <w:noProof/>
            <w:webHidden/>
          </w:rPr>
          <w:fldChar w:fldCharType="end"/>
        </w:r>
      </w:hyperlink>
    </w:p>
    <w:p w:rsidR="00AA7AEF" w:rsidRDefault="001705E2">
      <w:pPr>
        <w:pStyle w:val="TDC2"/>
        <w:tabs>
          <w:tab w:val="left" w:pos="660"/>
          <w:tab w:val="right" w:leader="dot" w:pos="9111"/>
        </w:tabs>
        <w:rPr>
          <w:rFonts w:asciiTheme="minorHAnsi" w:eastAsiaTheme="minorEastAsia" w:hAnsiTheme="minorHAnsi" w:cstheme="minorBidi"/>
          <w:noProof/>
          <w:sz w:val="22"/>
          <w:szCs w:val="22"/>
          <w:lang w:eastAsia="es-MX"/>
        </w:rPr>
      </w:pPr>
      <w:hyperlink w:anchor="_Toc379923964" w:history="1">
        <w:r w:rsidR="00AA7AEF" w:rsidRPr="00C678BB">
          <w:rPr>
            <w:rStyle w:val="Hipervnculo"/>
            <w:noProof/>
          </w:rPr>
          <w:t>8.</w:t>
        </w:r>
        <w:r w:rsidR="00AA7AEF">
          <w:rPr>
            <w:rFonts w:asciiTheme="minorHAnsi" w:eastAsiaTheme="minorEastAsia" w:hAnsiTheme="minorHAnsi" w:cstheme="minorBidi"/>
            <w:noProof/>
            <w:sz w:val="22"/>
            <w:szCs w:val="22"/>
            <w:lang w:eastAsia="es-MX"/>
          </w:rPr>
          <w:tab/>
        </w:r>
        <w:r w:rsidR="00AA7AEF" w:rsidRPr="00C678BB">
          <w:rPr>
            <w:rStyle w:val="Hipervnculo"/>
            <w:noProof/>
          </w:rPr>
          <w:t>Sistema de Posicionamiento Global</w:t>
        </w:r>
        <w:r w:rsidR="00AA7AEF">
          <w:rPr>
            <w:noProof/>
            <w:webHidden/>
          </w:rPr>
          <w:tab/>
        </w:r>
        <w:r w:rsidR="00AA7AEF">
          <w:rPr>
            <w:noProof/>
            <w:webHidden/>
          </w:rPr>
          <w:fldChar w:fldCharType="begin"/>
        </w:r>
        <w:r w:rsidR="00AA7AEF">
          <w:rPr>
            <w:noProof/>
            <w:webHidden/>
          </w:rPr>
          <w:instrText xml:space="preserve"> PAGEREF _Toc379923964 \h </w:instrText>
        </w:r>
        <w:r w:rsidR="00AA7AEF">
          <w:rPr>
            <w:noProof/>
            <w:webHidden/>
          </w:rPr>
        </w:r>
        <w:r w:rsidR="00AA7AEF">
          <w:rPr>
            <w:noProof/>
            <w:webHidden/>
          </w:rPr>
          <w:fldChar w:fldCharType="separate"/>
        </w:r>
        <w:r w:rsidR="006342DE">
          <w:rPr>
            <w:noProof/>
            <w:webHidden/>
          </w:rPr>
          <w:t>41</w:t>
        </w:r>
        <w:r w:rsidR="00AA7AEF">
          <w:rPr>
            <w:noProof/>
            <w:webHidden/>
          </w:rPr>
          <w:fldChar w:fldCharType="end"/>
        </w:r>
      </w:hyperlink>
    </w:p>
    <w:p w:rsidR="00AA7AEF" w:rsidRDefault="001705E2">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9923965" w:history="1">
        <w:r w:rsidR="00AA7AEF" w:rsidRPr="00C678BB">
          <w:rPr>
            <w:rStyle w:val="Hipervnculo"/>
            <w:noProof/>
          </w:rPr>
          <w:t>8.1.</w:t>
        </w:r>
        <w:r w:rsidR="00AA7AEF">
          <w:rPr>
            <w:rFonts w:asciiTheme="minorHAnsi" w:eastAsiaTheme="minorEastAsia" w:hAnsiTheme="minorHAnsi" w:cstheme="minorBidi"/>
            <w:noProof/>
            <w:sz w:val="22"/>
            <w:szCs w:val="22"/>
            <w:lang w:eastAsia="es-MX"/>
          </w:rPr>
          <w:tab/>
        </w:r>
        <w:r w:rsidR="00AA7AEF" w:rsidRPr="00C678BB">
          <w:rPr>
            <w:rStyle w:val="Hipervnculo"/>
            <w:noProof/>
          </w:rPr>
          <w:t>Segmentos del GPS</w:t>
        </w:r>
        <w:r w:rsidR="00AA7AEF">
          <w:rPr>
            <w:noProof/>
            <w:webHidden/>
          </w:rPr>
          <w:tab/>
        </w:r>
        <w:r w:rsidR="00AA7AEF">
          <w:rPr>
            <w:noProof/>
            <w:webHidden/>
          </w:rPr>
          <w:fldChar w:fldCharType="begin"/>
        </w:r>
        <w:r w:rsidR="00AA7AEF">
          <w:rPr>
            <w:noProof/>
            <w:webHidden/>
          </w:rPr>
          <w:instrText xml:space="preserve"> PAGEREF _Toc379923965 \h </w:instrText>
        </w:r>
        <w:r w:rsidR="00AA7AEF">
          <w:rPr>
            <w:noProof/>
            <w:webHidden/>
          </w:rPr>
        </w:r>
        <w:r w:rsidR="00AA7AEF">
          <w:rPr>
            <w:noProof/>
            <w:webHidden/>
          </w:rPr>
          <w:fldChar w:fldCharType="separate"/>
        </w:r>
        <w:r w:rsidR="006342DE">
          <w:rPr>
            <w:noProof/>
            <w:webHidden/>
          </w:rPr>
          <w:t>42</w:t>
        </w:r>
        <w:r w:rsidR="00AA7AEF">
          <w:rPr>
            <w:noProof/>
            <w:webHidden/>
          </w:rPr>
          <w:fldChar w:fldCharType="end"/>
        </w:r>
      </w:hyperlink>
    </w:p>
    <w:p w:rsidR="00AA7AEF" w:rsidRDefault="001705E2">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9923966" w:history="1">
        <w:r w:rsidR="00AA7AEF" w:rsidRPr="00C678BB">
          <w:rPr>
            <w:rStyle w:val="Hipervnculo"/>
            <w:noProof/>
          </w:rPr>
          <w:t>8.2.</w:t>
        </w:r>
        <w:r w:rsidR="00AA7AEF">
          <w:rPr>
            <w:rFonts w:asciiTheme="minorHAnsi" w:eastAsiaTheme="minorEastAsia" w:hAnsiTheme="minorHAnsi" w:cstheme="minorBidi"/>
            <w:noProof/>
            <w:sz w:val="22"/>
            <w:szCs w:val="22"/>
            <w:lang w:eastAsia="es-MX"/>
          </w:rPr>
          <w:tab/>
        </w:r>
        <w:r w:rsidR="00AA7AEF" w:rsidRPr="00C678BB">
          <w:rPr>
            <w:rStyle w:val="Hipervnculo"/>
            <w:noProof/>
          </w:rPr>
          <w:t>Datos de Almanaque</w:t>
        </w:r>
        <w:r w:rsidR="00AA7AEF">
          <w:rPr>
            <w:noProof/>
            <w:webHidden/>
          </w:rPr>
          <w:tab/>
        </w:r>
        <w:r w:rsidR="00AA7AEF">
          <w:rPr>
            <w:noProof/>
            <w:webHidden/>
          </w:rPr>
          <w:fldChar w:fldCharType="begin"/>
        </w:r>
        <w:r w:rsidR="00AA7AEF">
          <w:rPr>
            <w:noProof/>
            <w:webHidden/>
          </w:rPr>
          <w:instrText xml:space="preserve"> PAGEREF _Toc379923966 \h </w:instrText>
        </w:r>
        <w:r w:rsidR="00AA7AEF">
          <w:rPr>
            <w:noProof/>
            <w:webHidden/>
          </w:rPr>
        </w:r>
        <w:r w:rsidR="00AA7AEF">
          <w:rPr>
            <w:noProof/>
            <w:webHidden/>
          </w:rPr>
          <w:fldChar w:fldCharType="separate"/>
        </w:r>
        <w:r w:rsidR="006342DE">
          <w:rPr>
            <w:noProof/>
            <w:webHidden/>
          </w:rPr>
          <w:t>43</w:t>
        </w:r>
        <w:r w:rsidR="00AA7AEF">
          <w:rPr>
            <w:noProof/>
            <w:webHidden/>
          </w:rPr>
          <w:fldChar w:fldCharType="end"/>
        </w:r>
      </w:hyperlink>
    </w:p>
    <w:p w:rsidR="00AA7AEF" w:rsidRDefault="001705E2">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9923967" w:history="1">
        <w:r w:rsidR="00AA7AEF" w:rsidRPr="00C678BB">
          <w:rPr>
            <w:rStyle w:val="Hipervnculo"/>
            <w:noProof/>
          </w:rPr>
          <w:t>8.3.</w:t>
        </w:r>
        <w:r w:rsidR="00AA7AEF">
          <w:rPr>
            <w:rFonts w:asciiTheme="minorHAnsi" w:eastAsiaTheme="minorEastAsia" w:hAnsiTheme="minorHAnsi" w:cstheme="minorBidi"/>
            <w:noProof/>
            <w:sz w:val="22"/>
            <w:szCs w:val="22"/>
            <w:lang w:eastAsia="es-MX"/>
          </w:rPr>
          <w:tab/>
        </w:r>
        <w:r w:rsidR="00AA7AEF" w:rsidRPr="00C678BB">
          <w:rPr>
            <w:rStyle w:val="Hipervnculo"/>
            <w:noProof/>
          </w:rPr>
          <w:t>Sitios de Control</w:t>
        </w:r>
        <w:r w:rsidR="00AA7AEF">
          <w:rPr>
            <w:noProof/>
            <w:webHidden/>
          </w:rPr>
          <w:tab/>
        </w:r>
        <w:r w:rsidR="00AA7AEF">
          <w:rPr>
            <w:noProof/>
            <w:webHidden/>
          </w:rPr>
          <w:fldChar w:fldCharType="begin"/>
        </w:r>
        <w:r w:rsidR="00AA7AEF">
          <w:rPr>
            <w:noProof/>
            <w:webHidden/>
          </w:rPr>
          <w:instrText xml:space="preserve"> PAGEREF _Toc379923967 \h </w:instrText>
        </w:r>
        <w:r w:rsidR="00AA7AEF">
          <w:rPr>
            <w:noProof/>
            <w:webHidden/>
          </w:rPr>
        </w:r>
        <w:r w:rsidR="00AA7AEF">
          <w:rPr>
            <w:noProof/>
            <w:webHidden/>
          </w:rPr>
          <w:fldChar w:fldCharType="separate"/>
        </w:r>
        <w:r w:rsidR="006342DE">
          <w:rPr>
            <w:noProof/>
            <w:webHidden/>
          </w:rPr>
          <w:t>44</w:t>
        </w:r>
        <w:r w:rsidR="00AA7AEF">
          <w:rPr>
            <w:noProof/>
            <w:webHidden/>
          </w:rPr>
          <w:fldChar w:fldCharType="end"/>
        </w:r>
      </w:hyperlink>
    </w:p>
    <w:p w:rsidR="00AA7AEF" w:rsidRDefault="001705E2">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9923968" w:history="1">
        <w:r w:rsidR="00AA7AEF" w:rsidRPr="00C678BB">
          <w:rPr>
            <w:rStyle w:val="Hipervnculo"/>
            <w:noProof/>
          </w:rPr>
          <w:t>8.4.</w:t>
        </w:r>
        <w:r w:rsidR="00AA7AEF">
          <w:rPr>
            <w:rFonts w:asciiTheme="minorHAnsi" w:eastAsiaTheme="minorEastAsia" w:hAnsiTheme="minorHAnsi" w:cstheme="minorBidi"/>
            <w:noProof/>
            <w:sz w:val="22"/>
            <w:szCs w:val="22"/>
            <w:lang w:eastAsia="es-MX"/>
          </w:rPr>
          <w:tab/>
        </w:r>
        <w:r w:rsidR="00AA7AEF" w:rsidRPr="00C678BB">
          <w:rPr>
            <w:rStyle w:val="Hipervnculo"/>
            <w:noProof/>
          </w:rPr>
          <w:t>La idea básica del GPS</w:t>
        </w:r>
        <w:r w:rsidR="00AA7AEF">
          <w:rPr>
            <w:noProof/>
            <w:webHidden/>
          </w:rPr>
          <w:tab/>
        </w:r>
        <w:r w:rsidR="00AA7AEF">
          <w:rPr>
            <w:noProof/>
            <w:webHidden/>
          </w:rPr>
          <w:fldChar w:fldCharType="begin"/>
        </w:r>
        <w:r w:rsidR="00AA7AEF">
          <w:rPr>
            <w:noProof/>
            <w:webHidden/>
          </w:rPr>
          <w:instrText xml:space="preserve"> PAGEREF _Toc379923968 \h </w:instrText>
        </w:r>
        <w:r w:rsidR="00AA7AEF">
          <w:rPr>
            <w:noProof/>
            <w:webHidden/>
          </w:rPr>
        </w:r>
        <w:r w:rsidR="00AA7AEF">
          <w:rPr>
            <w:noProof/>
            <w:webHidden/>
          </w:rPr>
          <w:fldChar w:fldCharType="separate"/>
        </w:r>
        <w:r w:rsidR="006342DE">
          <w:rPr>
            <w:noProof/>
            <w:webHidden/>
          </w:rPr>
          <w:t>44</w:t>
        </w:r>
        <w:r w:rsidR="00AA7AEF">
          <w:rPr>
            <w:noProof/>
            <w:webHidden/>
          </w:rPr>
          <w:fldChar w:fldCharType="end"/>
        </w:r>
      </w:hyperlink>
    </w:p>
    <w:p w:rsidR="00AA7AEF" w:rsidRDefault="001705E2">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9923969" w:history="1">
        <w:r w:rsidR="00AA7AEF" w:rsidRPr="00C678BB">
          <w:rPr>
            <w:rStyle w:val="Hipervnculo"/>
            <w:noProof/>
          </w:rPr>
          <w:t>8.5.</w:t>
        </w:r>
        <w:r w:rsidR="00AA7AEF">
          <w:rPr>
            <w:rFonts w:asciiTheme="minorHAnsi" w:eastAsiaTheme="minorEastAsia" w:hAnsiTheme="minorHAnsi" w:cstheme="minorBidi"/>
            <w:noProof/>
            <w:sz w:val="22"/>
            <w:szCs w:val="22"/>
            <w:lang w:eastAsia="es-MX"/>
          </w:rPr>
          <w:tab/>
        </w:r>
        <w:r w:rsidR="00AA7AEF" w:rsidRPr="00C678BB">
          <w:rPr>
            <w:rStyle w:val="Hipervnculo"/>
            <w:noProof/>
          </w:rPr>
          <w:t>Medición del Pseudorango</w:t>
        </w:r>
        <w:r w:rsidR="00AA7AEF">
          <w:rPr>
            <w:noProof/>
            <w:webHidden/>
          </w:rPr>
          <w:tab/>
        </w:r>
        <w:r w:rsidR="00AA7AEF">
          <w:rPr>
            <w:noProof/>
            <w:webHidden/>
          </w:rPr>
          <w:fldChar w:fldCharType="begin"/>
        </w:r>
        <w:r w:rsidR="00AA7AEF">
          <w:rPr>
            <w:noProof/>
            <w:webHidden/>
          </w:rPr>
          <w:instrText xml:space="preserve"> PAGEREF _Toc379923969 \h </w:instrText>
        </w:r>
        <w:r w:rsidR="00AA7AEF">
          <w:rPr>
            <w:noProof/>
            <w:webHidden/>
          </w:rPr>
        </w:r>
        <w:r w:rsidR="00AA7AEF">
          <w:rPr>
            <w:noProof/>
            <w:webHidden/>
          </w:rPr>
          <w:fldChar w:fldCharType="separate"/>
        </w:r>
        <w:r w:rsidR="006342DE">
          <w:rPr>
            <w:noProof/>
            <w:webHidden/>
          </w:rPr>
          <w:t>45</w:t>
        </w:r>
        <w:r w:rsidR="00AA7AEF">
          <w:rPr>
            <w:noProof/>
            <w:webHidden/>
          </w:rPr>
          <w:fldChar w:fldCharType="end"/>
        </w:r>
      </w:hyperlink>
    </w:p>
    <w:p w:rsidR="00AA7AEF" w:rsidRDefault="001705E2">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9923970" w:history="1">
        <w:r w:rsidR="00AA7AEF" w:rsidRPr="00C678BB">
          <w:rPr>
            <w:rStyle w:val="Hipervnculo"/>
            <w:noProof/>
          </w:rPr>
          <w:t>8.6.</w:t>
        </w:r>
        <w:r w:rsidR="00AA7AEF">
          <w:rPr>
            <w:rFonts w:asciiTheme="minorHAnsi" w:eastAsiaTheme="minorEastAsia" w:hAnsiTheme="minorHAnsi" w:cstheme="minorBidi"/>
            <w:noProof/>
            <w:sz w:val="22"/>
            <w:szCs w:val="22"/>
            <w:lang w:eastAsia="es-MX"/>
          </w:rPr>
          <w:tab/>
        </w:r>
        <w:r w:rsidR="00AA7AEF" w:rsidRPr="00C678BB">
          <w:rPr>
            <w:rStyle w:val="Hipervnculo"/>
            <w:noProof/>
          </w:rPr>
          <w:t>Concepto de Localización por medio del GPS</w:t>
        </w:r>
        <w:r w:rsidR="00AA7AEF">
          <w:rPr>
            <w:noProof/>
            <w:webHidden/>
          </w:rPr>
          <w:tab/>
        </w:r>
        <w:r w:rsidR="00AA7AEF">
          <w:rPr>
            <w:noProof/>
            <w:webHidden/>
          </w:rPr>
          <w:fldChar w:fldCharType="begin"/>
        </w:r>
        <w:r w:rsidR="00AA7AEF">
          <w:rPr>
            <w:noProof/>
            <w:webHidden/>
          </w:rPr>
          <w:instrText xml:space="preserve"> PAGEREF _Toc379923970 \h </w:instrText>
        </w:r>
        <w:r w:rsidR="00AA7AEF">
          <w:rPr>
            <w:noProof/>
            <w:webHidden/>
          </w:rPr>
        </w:r>
        <w:r w:rsidR="00AA7AEF">
          <w:rPr>
            <w:noProof/>
            <w:webHidden/>
          </w:rPr>
          <w:fldChar w:fldCharType="separate"/>
        </w:r>
        <w:r w:rsidR="006342DE">
          <w:rPr>
            <w:noProof/>
            <w:webHidden/>
          </w:rPr>
          <w:t>46</w:t>
        </w:r>
        <w:r w:rsidR="00AA7AEF">
          <w:rPr>
            <w:noProof/>
            <w:webHidden/>
          </w:rPr>
          <w:fldChar w:fldCharType="end"/>
        </w:r>
      </w:hyperlink>
    </w:p>
    <w:p w:rsidR="00AA7AEF" w:rsidRDefault="001705E2">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9923971" w:history="1">
        <w:r w:rsidR="00AA7AEF" w:rsidRPr="00C678BB">
          <w:rPr>
            <w:rStyle w:val="Hipervnculo"/>
            <w:noProof/>
          </w:rPr>
          <w:t>8.7.</w:t>
        </w:r>
        <w:r w:rsidR="00AA7AEF">
          <w:rPr>
            <w:rFonts w:asciiTheme="minorHAnsi" w:eastAsiaTheme="minorEastAsia" w:hAnsiTheme="minorHAnsi" w:cstheme="minorBidi"/>
            <w:noProof/>
            <w:sz w:val="22"/>
            <w:szCs w:val="22"/>
            <w:lang w:eastAsia="es-MX"/>
          </w:rPr>
          <w:tab/>
        </w:r>
        <w:r w:rsidR="00AA7AEF" w:rsidRPr="00C678BB">
          <w:rPr>
            <w:rStyle w:val="Hipervnculo"/>
            <w:noProof/>
          </w:rPr>
          <w:t>Cálculo de Posición y Tiempo</w:t>
        </w:r>
        <w:r w:rsidR="00AA7AEF">
          <w:rPr>
            <w:noProof/>
            <w:webHidden/>
          </w:rPr>
          <w:tab/>
        </w:r>
        <w:r w:rsidR="00AA7AEF">
          <w:rPr>
            <w:noProof/>
            <w:webHidden/>
          </w:rPr>
          <w:fldChar w:fldCharType="begin"/>
        </w:r>
        <w:r w:rsidR="00AA7AEF">
          <w:rPr>
            <w:noProof/>
            <w:webHidden/>
          </w:rPr>
          <w:instrText xml:space="preserve"> PAGEREF _Toc379923971 \h </w:instrText>
        </w:r>
        <w:r w:rsidR="00AA7AEF">
          <w:rPr>
            <w:noProof/>
            <w:webHidden/>
          </w:rPr>
        </w:r>
        <w:r w:rsidR="00AA7AEF">
          <w:rPr>
            <w:noProof/>
            <w:webHidden/>
          </w:rPr>
          <w:fldChar w:fldCharType="separate"/>
        </w:r>
        <w:r w:rsidR="006342DE">
          <w:rPr>
            <w:noProof/>
            <w:webHidden/>
          </w:rPr>
          <w:t>48</w:t>
        </w:r>
        <w:r w:rsidR="00AA7AEF">
          <w:rPr>
            <w:noProof/>
            <w:webHidden/>
          </w:rPr>
          <w:fldChar w:fldCharType="end"/>
        </w:r>
      </w:hyperlink>
    </w:p>
    <w:p w:rsidR="00AA7AEF" w:rsidRDefault="001705E2">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9923972" w:history="1">
        <w:r w:rsidR="00AA7AEF" w:rsidRPr="00C678BB">
          <w:rPr>
            <w:rStyle w:val="Hipervnculo"/>
            <w:noProof/>
          </w:rPr>
          <w:t>8.8.</w:t>
        </w:r>
        <w:r w:rsidR="00AA7AEF">
          <w:rPr>
            <w:rFonts w:asciiTheme="minorHAnsi" w:eastAsiaTheme="minorEastAsia" w:hAnsiTheme="minorHAnsi" w:cstheme="minorBidi"/>
            <w:noProof/>
            <w:sz w:val="22"/>
            <w:szCs w:val="22"/>
            <w:lang w:eastAsia="es-MX"/>
          </w:rPr>
          <w:tab/>
        </w:r>
        <w:r w:rsidR="00AA7AEF" w:rsidRPr="00C678BB">
          <w:rPr>
            <w:rStyle w:val="Hipervnculo"/>
            <w:noProof/>
          </w:rPr>
          <w:t>Cálculos con coordenadas de GPS</w:t>
        </w:r>
        <w:r w:rsidR="00AA7AEF">
          <w:rPr>
            <w:noProof/>
            <w:webHidden/>
          </w:rPr>
          <w:tab/>
        </w:r>
        <w:r w:rsidR="00AA7AEF">
          <w:rPr>
            <w:noProof/>
            <w:webHidden/>
          </w:rPr>
          <w:fldChar w:fldCharType="begin"/>
        </w:r>
        <w:r w:rsidR="00AA7AEF">
          <w:rPr>
            <w:noProof/>
            <w:webHidden/>
          </w:rPr>
          <w:instrText xml:space="preserve"> PAGEREF _Toc379923972 \h </w:instrText>
        </w:r>
        <w:r w:rsidR="00AA7AEF">
          <w:rPr>
            <w:noProof/>
            <w:webHidden/>
          </w:rPr>
        </w:r>
        <w:r w:rsidR="00AA7AEF">
          <w:rPr>
            <w:noProof/>
            <w:webHidden/>
          </w:rPr>
          <w:fldChar w:fldCharType="separate"/>
        </w:r>
        <w:r w:rsidR="006342DE">
          <w:rPr>
            <w:noProof/>
            <w:webHidden/>
          </w:rPr>
          <w:t>49</w:t>
        </w:r>
        <w:r w:rsidR="00AA7AEF">
          <w:rPr>
            <w:noProof/>
            <w:webHidden/>
          </w:rPr>
          <w:fldChar w:fldCharType="end"/>
        </w:r>
      </w:hyperlink>
    </w:p>
    <w:p w:rsidR="00AA7AEF" w:rsidRDefault="001705E2">
      <w:pPr>
        <w:pStyle w:val="TDC2"/>
        <w:tabs>
          <w:tab w:val="left" w:pos="660"/>
          <w:tab w:val="right" w:leader="dot" w:pos="9111"/>
        </w:tabs>
        <w:rPr>
          <w:rFonts w:asciiTheme="minorHAnsi" w:eastAsiaTheme="minorEastAsia" w:hAnsiTheme="minorHAnsi" w:cstheme="minorBidi"/>
          <w:noProof/>
          <w:sz w:val="22"/>
          <w:szCs w:val="22"/>
          <w:lang w:eastAsia="es-MX"/>
        </w:rPr>
      </w:pPr>
      <w:hyperlink w:anchor="_Toc379923973" w:history="1">
        <w:r w:rsidR="00AA7AEF" w:rsidRPr="00C678BB">
          <w:rPr>
            <w:rStyle w:val="Hipervnculo"/>
            <w:noProof/>
            <w:lang w:val="en-US"/>
          </w:rPr>
          <w:t>9.</w:t>
        </w:r>
        <w:r w:rsidR="00AA7AEF">
          <w:rPr>
            <w:rFonts w:asciiTheme="minorHAnsi" w:eastAsiaTheme="minorEastAsia" w:hAnsiTheme="minorHAnsi" w:cstheme="minorBidi"/>
            <w:noProof/>
            <w:sz w:val="22"/>
            <w:szCs w:val="22"/>
            <w:lang w:eastAsia="es-MX"/>
          </w:rPr>
          <w:tab/>
        </w:r>
        <w:r w:rsidR="00AA7AEF" w:rsidRPr="00C678BB">
          <w:rPr>
            <w:rStyle w:val="Hipervnculo"/>
            <w:noProof/>
            <w:lang w:val="en-US"/>
          </w:rPr>
          <w:t>Google Cloud Messaging para Android</w:t>
        </w:r>
        <w:r w:rsidR="00AA7AEF">
          <w:rPr>
            <w:noProof/>
            <w:webHidden/>
          </w:rPr>
          <w:tab/>
        </w:r>
        <w:r w:rsidR="00AA7AEF">
          <w:rPr>
            <w:noProof/>
            <w:webHidden/>
          </w:rPr>
          <w:fldChar w:fldCharType="begin"/>
        </w:r>
        <w:r w:rsidR="00AA7AEF">
          <w:rPr>
            <w:noProof/>
            <w:webHidden/>
          </w:rPr>
          <w:instrText xml:space="preserve"> PAGEREF _Toc379923973 \h </w:instrText>
        </w:r>
        <w:r w:rsidR="00AA7AEF">
          <w:rPr>
            <w:noProof/>
            <w:webHidden/>
          </w:rPr>
        </w:r>
        <w:r w:rsidR="00AA7AEF">
          <w:rPr>
            <w:noProof/>
            <w:webHidden/>
          </w:rPr>
          <w:fldChar w:fldCharType="separate"/>
        </w:r>
        <w:r w:rsidR="006342DE">
          <w:rPr>
            <w:noProof/>
            <w:webHidden/>
          </w:rPr>
          <w:t>52</w:t>
        </w:r>
        <w:r w:rsidR="00AA7AEF">
          <w:rPr>
            <w:noProof/>
            <w:webHidden/>
          </w:rPr>
          <w:fldChar w:fldCharType="end"/>
        </w:r>
      </w:hyperlink>
    </w:p>
    <w:p w:rsidR="00AA7AEF" w:rsidRDefault="001705E2">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9923974" w:history="1">
        <w:r w:rsidR="00AA7AEF" w:rsidRPr="00C678BB">
          <w:rPr>
            <w:rStyle w:val="Hipervnculo"/>
            <w:noProof/>
          </w:rPr>
          <w:t>9.1.</w:t>
        </w:r>
        <w:r w:rsidR="00AA7AEF">
          <w:rPr>
            <w:rFonts w:asciiTheme="minorHAnsi" w:eastAsiaTheme="minorEastAsia" w:hAnsiTheme="minorHAnsi" w:cstheme="minorBidi"/>
            <w:noProof/>
            <w:sz w:val="22"/>
            <w:szCs w:val="22"/>
            <w:lang w:eastAsia="es-MX"/>
          </w:rPr>
          <w:tab/>
        </w:r>
        <w:r w:rsidR="00AA7AEF" w:rsidRPr="00C678BB">
          <w:rPr>
            <w:rStyle w:val="Hipervnculo"/>
            <w:noProof/>
          </w:rPr>
          <w:t>Funcionamiento</w:t>
        </w:r>
        <w:r w:rsidR="00AA7AEF">
          <w:rPr>
            <w:noProof/>
            <w:webHidden/>
          </w:rPr>
          <w:tab/>
        </w:r>
        <w:r w:rsidR="00AA7AEF">
          <w:rPr>
            <w:noProof/>
            <w:webHidden/>
          </w:rPr>
          <w:fldChar w:fldCharType="begin"/>
        </w:r>
        <w:r w:rsidR="00AA7AEF">
          <w:rPr>
            <w:noProof/>
            <w:webHidden/>
          </w:rPr>
          <w:instrText xml:space="preserve"> PAGEREF _Toc379923974 \h </w:instrText>
        </w:r>
        <w:r w:rsidR="00AA7AEF">
          <w:rPr>
            <w:noProof/>
            <w:webHidden/>
          </w:rPr>
        </w:r>
        <w:r w:rsidR="00AA7AEF">
          <w:rPr>
            <w:noProof/>
            <w:webHidden/>
          </w:rPr>
          <w:fldChar w:fldCharType="separate"/>
        </w:r>
        <w:r w:rsidR="006342DE">
          <w:rPr>
            <w:noProof/>
            <w:webHidden/>
          </w:rPr>
          <w:t>52</w:t>
        </w:r>
        <w:r w:rsidR="00AA7AEF">
          <w:rPr>
            <w:noProof/>
            <w:webHidden/>
          </w:rPr>
          <w:fldChar w:fldCharType="end"/>
        </w:r>
      </w:hyperlink>
    </w:p>
    <w:p w:rsidR="00AA7AEF" w:rsidRDefault="001705E2">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9923975" w:history="1">
        <w:r w:rsidR="00AA7AEF" w:rsidRPr="00C678BB">
          <w:rPr>
            <w:rStyle w:val="Hipervnculo"/>
            <w:noProof/>
          </w:rPr>
          <w:t>9.2.</w:t>
        </w:r>
        <w:r w:rsidR="00AA7AEF">
          <w:rPr>
            <w:rFonts w:asciiTheme="minorHAnsi" w:eastAsiaTheme="minorEastAsia" w:hAnsiTheme="minorHAnsi" w:cstheme="minorBidi"/>
            <w:noProof/>
            <w:sz w:val="22"/>
            <w:szCs w:val="22"/>
            <w:lang w:eastAsia="es-MX"/>
          </w:rPr>
          <w:tab/>
        </w:r>
        <w:r w:rsidR="00AA7AEF" w:rsidRPr="00C678BB">
          <w:rPr>
            <w:rStyle w:val="Hipervnculo"/>
            <w:noProof/>
          </w:rPr>
          <w:t>Características</w:t>
        </w:r>
        <w:r w:rsidR="00AA7AEF">
          <w:rPr>
            <w:noProof/>
            <w:webHidden/>
          </w:rPr>
          <w:tab/>
        </w:r>
        <w:r w:rsidR="00AA7AEF">
          <w:rPr>
            <w:noProof/>
            <w:webHidden/>
          </w:rPr>
          <w:fldChar w:fldCharType="begin"/>
        </w:r>
        <w:r w:rsidR="00AA7AEF">
          <w:rPr>
            <w:noProof/>
            <w:webHidden/>
          </w:rPr>
          <w:instrText xml:space="preserve"> PAGEREF _Toc379923975 \h </w:instrText>
        </w:r>
        <w:r w:rsidR="00AA7AEF">
          <w:rPr>
            <w:noProof/>
            <w:webHidden/>
          </w:rPr>
        </w:r>
        <w:r w:rsidR="00AA7AEF">
          <w:rPr>
            <w:noProof/>
            <w:webHidden/>
          </w:rPr>
          <w:fldChar w:fldCharType="separate"/>
        </w:r>
        <w:r w:rsidR="006342DE">
          <w:rPr>
            <w:noProof/>
            <w:webHidden/>
          </w:rPr>
          <w:t>53</w:t>
        </w:r>
        <w:r w:rsidR="00AA7AEF">
          <w:rPr>
            <w:noProof/>
            <w:webHidden/>
          </w:rPr>
          <w:fldChar w:fldCharType="end"/>
        </w:r>
      </w:hyperlink>
    </w:p>
    <w:p w:rsidR="00AA7AEF" w:rsidRDefault="001705E2">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9923976" w:history="1">
        <w:r w:rsidR="00AA7AEF" w:rsidRPr="00C678BB">
          <w:rPr>
            <w:rStyle w:val="Hipervnculo"/>
            <w:noProof/>
          </w:rPr>
          <w:t>9.3.</w:t>
        </w:r>
        <w:r w:rsidR="00AA7AEF">
          <w:rPr>
            <w:rFonts w:asciiTheme="minorHAnsi" w:eastAsiaTheme="minorEastAsia" w:hAnsiTheme="minorHAnsi" w:cstheme="minorBidi"/>
            <w:noProof/>
            <w:sz w:val="22"/>
            <w:szCs w:val="22"/>
            <w:lang w:eastAsia="es-MX"/>
          </w:rPr>
          <w:tab/>
        </w:r>
        <w:r w:rsidR="00AA7AEF" w:rsidRPr="00C678BB">
          <w:rPr>
            <w:rStyle w:val="Hipervnculo"/>
            <w:noProof/>
          </w:rPr>
          <w:t>Arquitectura</w:t>
        </w:r>
        <w:r w:rsidR="00AA7AEF">
          <w:rPr>
            <w:noProof/>
            <w:webHidden/>
          </w:rPr>
          <w:tab/>
        </w:r>
        <w:r w:rsidR="00AA7AEF">
          <w:rPr>
            <w:noProof/>
            <w:webHidden/>
          </w:rPr>
          <w:fldChar w:fldCharType="begin"/>
        </w:r>
        <w:r w:rsidR="00AA7AEF">
          <w:rPr>
            <w:noProof/>
            <w:webHidden/>
          </w:rPr>
          <w:instrText xml:space="preserve"> PAGEREF _Toc379923976 \h </w:instrText>
        </w:r>
        <w:r w:rsidR="00AA7AEF">
          <w:rPr>
            <w:noProof/>
            <w:webHidden/>
          </w:rPr>
        </w:r>
        <w:r w:rsidR="00AA7AEF">
          <w:rPr>
            <w:noProof/>
            <w:webHidden/>
          </w:rPr>
          <w:fldChar w:fldCharType="separate"/>
        </w:r>
        <w:r w:rsidR="006342DE">
          <w:rPr>
            <w:noProof/>
            <w:webHidden/>
          </w:rPr>
          <w:t>53</w:t>
        </w:r>
        <w:r w:rsidR="00AA7AEF">
          <w:rPr>
            <w:noProof/>
            <w:webHidden/>
          </w:rPr>
          <w:fldChar w:fldCharType="end"/>
        </w:r>
      </w:hyperlink>
    </w:p>
    <w:p w:rsidR="00AA7AEF" w:rsidRDefault="001705E2">
      <w:pPr>
        <w:pStyle w:val="TDC1"/>
        <w:tabs>
          <w:tab w:val="right" w:leader="dot" w:pos="9111"/>
        </w:tabs>
        <w:rPr>
          <w:rFonts w:asciiTheme="minorHAnsi" w:eastAsiaTheme="minorEastAsia" w:hAnsiTheme="minorHAnsi" w:cstheme="minorBidi"/>
          <w:noProof/>
          <w:sz w:val="22"/>
          <w:szCs w:val="22"/>
          <w:lang w:eastAsia="es-MX"/>
        </w:rPr>
      </w:pPr>
      <w:hyperlink w:anchor="_Toc379923977" w:history="1">
        <w:r w:rsidR="00AA7AEF" w:rsidRPr="00C678BB">
          <w:rPr>
            <w:rStyle w:val="Hipervnculo"/>
            <w:noProof/>
          </w:rPr>
          <w:t>Capítulo 2</w:t>
        </w:r>
        <w:r w:rsidR="00AA7AEF">
          <w:rPr>
            <w:noProof/>
            <w:webHidden/>
          </w:rPr>
          <w:tab/>
        </w:r>
        <w:r w:rsidR="00AA7AEF">
          <w:rPr>
            <w:noProof/>
            <w:webHidden/>
          </w:rPr>
          <w:fldChar w:fldCharType="begin"/>
        </w:r>
        <w:r w:rsidR="00AA7AEF">
          <w:rPr>
            <w:noProof/>
            <w:webHidden/>
          </w:rPr>
          <w:instrText xml:space="preserve"> PAGEREF _Toc379923977 \h </w:instrText>
        </w:r>
        <w:r w:rsidR="00AA7AEF">
          <w:rPr>
            <w:noProof/>
            <w:webHidden/>
          </w:rPr>
        </w:r>
        <w:r w:rsidR="00AA7AEF">
          <w:rPr>
            <w:noProof/>
            <w:webHidden/>
          </w:rPr>
          <w:fldChar w:fldCharType="separate"/>
        </w:r>
        <w:r w:rsidR="006342DE">
          <w:rPr>
            <w:noProof/>
            <w:webHidden/>
          </w:rPr>
          <w:t>55</w:t>
        </w:r>
        <w:r w:rsidR="00AA7AEF">
          <w:rPr>
            <w:noProof/>
            <w:webHidden/>
          </w:rPr>
          <w:fldChar w:fldCharType="end"/>
        </w:r>
      </w:hyperlink>
    </w:p>
    <w:p w:rsidR="00AA7AEF" w:rsidRDefault="001705E2">
      <w:pPr>
        <w:pStyle w:val="TDC1"/>
        <w:tabs>
          <w:tab w:val="right" w:leader="dot" w:pos="9111"/>
        </w:tabs>
        <w:rPr>
          <w:rFonts w:asciiTheme="minorHAnsi" w:eastAsiaTheme="minorEastAsia" w:hAnsiTheme="minorHAnsi" w:cstheme="minorBidi"/>
          <w:noProof/>
          <w:sz w:val="22"/>
          <w:szCs w:val="22"/>
          <w:lang w:eastAsia="es-MX"/>
        </w:rPr>
      </w:pPr>
      <w:hyperlink w:anchor="_Toc379923978" w:history="1">
        <w:r w:rsidR="00AA7AEF" w:rsidRPr="00C678BB">
          <w:rPr>
            <w:rStyle w:val="Hipervnculo"/>
            <w:noProof/>
          </w:rPr>
          <w:t>Diseño del Sistema Móvil de notificación de proximidad para transporte.</w:t>
        </w:r>
        <w:r w:rsidR="00AA7AEF">
          <w:rPr>
            <w:noProof/>
            <w:webHidden/>
          </w:rPr>
          <w:tab/>
        </w:r>
        <w:r w:rsidR="00AA7AEF">
          <w:rPr>
            <w:noProof/>
            <w:webHidden/>
          </w:rPr>
          <w:fldChar w:fldCharType="begin"/>
        </w:r>
        <w:r w:rsidR="00AA7AEF">
          <w:rPr>
            <w:noProof/>
            <w:webHidden/>
          </w:rPr>
          <w:instrText xml:space="preserve"> PAGEREF _Toc379923978 \h </w:instrText>
        </w:r>
        <w:r w:rsidR="00AA7AEF">
          <w:rPr>
            <w:noProof/>
            <w:webHidden/>
          </w:rPr>
        </w:r>
        <w:r w:rsidR="00AA7AEF">
          <w:rPr>
            <w:noProof/>
            <w:webHidden/>
          </w:rPr>
          <w:fldChar w:fldCharType="separate"/>
        </w:r>
        <w:r w:rsidR="006342DE">
          <w:rPr>
            <w:noProof/>
            <w:webHidden/>
          </w:rPr>
          <w:t>55</w:t>
        </w:r>
        <w:r w:rsidR="00AA7AEF">
          <w:rPr>
            <w:noProof/>
            <w:webHidden/>
          </w:rPr>
          <w:fldChar w:fldCharType="end"/>
        </w:r>
      </w:hyperlink>
    </w:p>
    <w:p w:rsidR="00AA7AEF" w:rsidRDefault="001705E2">
      <w:pPr>
        <w:pStyle w:val="TDC2"/>
        <w:tabs>
          <w:tab w:val="left" w:pos="660"/>
          <w:tab w:val="right" w:leader="dot" w:pos="9111"/>
        </w:tabs>
        <w:rPr>
          <w:rFonts w:asciiTheme="minorHAnsi" w:eastAsiaTheme="minorEastAsia" w:hAnsiTheme="minorHAnsi" w:cstheme="minorBidi"/>
          <w:noProof/>
          <w:sz w:val="22"/>
          <w:szCs w:val="22"/>
          <w:lang w:eastAsia="es-MX"/>
        </w:rPr>
      </w:pPr>
      <w:hyperlink w:anchor="_Toc379923979" w:history="1">
        <w:r w:rsidR="00AA7AEF" w:rsidRPr="00C678BB">
          <w:rPr>
            <w:rStyle w:val="Hipervnculo"/>
            <w:noProof/>
          </w:rPr>
          <w:t>1.</w:t>
        </w:r>
        <w:r w:rsidR="00AA7AEF">
          <w:rPr>
            <w:rFonts w:asciiTheme="minorHAnsi" w:eastAsiaTheme="minorEastAsia" w:hAnsiTheme="minorHAnsi" w:cstheme="minorBidi"/>
            <w:noProof/>
            <w:sz w:val="22"/>
            <w:szCs w:val="22"/>
            <w:lang w:eastAsia="es-MX"/>
          </w:rPr>
          <w:tab/>
        </w:r>
        <w:r w:rsidR="00AA7AEF" w:rsidRPr="00C678BB">
          <w:rPr>
            <w:rStyle w:val="Hipervnculo"/>
            <w:noProof/>
          </w:rPr>
          <w:t>Arquitectura propuesta para el sistema</w:t>
        </w:r>
        <w:r w:rsidR="00AA7AEF">
          <w:rPr>
            <w:noProof/>
            <w:webHidden/>
          </w:rPr>
          <w:tab/>
        </w:r>
        <w:r w:rsidR="00AA7AEF">
          <w:rPr>
            <w:noProof/>
            <w:webHidden/>
          </w:rPr>
          <w:fldChar w:fldCharType="begin"/>
        </w:r>
        <w:r w:rsidR="00AA7AEF">
          <w:rPr>
            <w:noProof/>
            <w:webHidden/>
          </w:rPr>
          <w:instrText xml:space="preserve"> PAGEREF _Toc379923979 \h </w:instrText>
        </w:r>
        <w:r w:rsidR="00AA7AEF">
          <w:rPr>
            <w:noProof/>
            <w:webHidden/>
          </w:rPr>
        </w:r>
        <w:r w:rsidR="00AA7AEF">
          <w:rPr>
            <w:noProof/>
            <w:webHidden/>
          </w:rPr>
          <w:fldChar w:fldCharType="separate"/>
        </w:r>
        <w:r w:rsidR="006342DE">
          <w:rPr>
            <w:noProof/>
            <w:webHidden/>
          </w:rPr>
          <w:t>55</w:t>
        </w:r>
        <w:r w:rsidR="00AA7AEF">
          <w:rPr>
            <w:noProof/>
            <w:webHidden/>
          </w:rPr>
          <w:fldChar w:fldCharType="end"/>
        </w:r>
      </w:hyperlink>
    </w:p>
    <w:p w:rsidR="00AA7AEF" w:rsidRDefault="001705E2">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9923980" w:history="1">
        <w:r w:rsidR="00AA7AEF" w:rsidRPr="00C678BB">
          <w:rPr>
            <w:rStyle w:val="Hipervnculo"/>
            <w:noProof/>
            <w:lang w:eastAsia="es-MX"/>
          </w:rPr>
          <w:t>1.1.</w:t>
        </w:r>
        <w:r w:rsidR="00AA7AEF">
          <w:rPr>
            <w:rFonts w:asciiTheme="minorHAnsi" w:eastAsiaTheme="minorEastAsia" w:hAnsiTheme="minorHAnsi" w:cstheme="minorBidi"/>
            <w:noProof/>
            <w:sz w:val="22"/>
            <w:szCs w:val="22"/>
            <w:lang w:eastAsia="es-MX"/>
          </w:rPr>
          <w:tab/>
        </w:r>
        <w:r w:rsidR="00AA7AEF" w:rsidRPr="00C678BB">
          <w:rPr>
            <w:rStyle w:val="Hipervnculo"/>
            <w:noProof/>
            <w:lang w:eastAsia="es-MX"/>
          </w:rPr>
          <w:t>Sistema de información</w:t>
        </w:r>
        <w:r w:rsidR="00AA7AEF">
          <w:rPr>
            <w:noProof/>
            <w:webHidden/>
          </w:rPr>
          <w:tab/>
        </w:r>
        <w:r w:rsidR="00AA7AEF">
          <w:rPr>
            <w:noProof/>
            <w:webHidden/>
          </w:rPr>
          <w:fldChar w:fldCharType="begin"/>
        </w:r>
        <w:r w:rsidR="00AA7AEF">
          <w:rPr>
            <w:noProof/>
            <w:webHidden/>
          </w:rPr>
          <w:instrText xml:space="preserve"> PAGEREF _Toc379923980 \h </w:instrText>
        </w:r>
        <w:r w:rsidR="00AA7AEF">
          <w:rPr>
            <w:noProof/>
            <w:webHidden/>
          </w:rPr>
        </w:r>
        <w:r w:rsidR="00AA7AEF">
          <w:rPr>
            <w:noProof/>
            <w:webHidden/>
          </w:rPr>
          <w:fldChar w:fldCharType="separate"/>
        </w:r>
        <w:r w:rsidR="006342DE">
          <w:rPr>
            <w:noProof/>
            <w:webHidden/>
          </w:rPr>
          <w:t>55</w:t>
        </w:r>
        <w:r w:rsidR="00AA7AEF">
          <w:rPr>
            <w:noProof/>
            <w:webHidden/>
          </w:rPr>
          <w:fldChar w:fldCharType="end"/>
        </w:r>
      </w:hyperlink>
    </w:p>
    <w:p w:rsidR="00AA7AEF" w:rsidRDefault="001705E2">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9923981" w:history="1">
        <w:r w:rsidR="00AA7AEF" w:rsidRPr="00C678BB">
          <w:rPr>
            <w:rStyle w:val="Hipervnculo"/>
            <w:noProof/>
            <w:lang w:eastAsia="es-MX"/>
          </w:rPr>
          <w:t>1.2.</w:t>
        </w:r>
        <w:r w:rsidR="00AA7AEF">
          <w:rPr>
            <w:rFonts w:asciiTheme="minorHAnsi" w:eastAsiaTheme="minorEastAsia" w:hAnsiTheme="minorHAnsi" w:cstheme="minorBidi"/>
            <w:noProof/>
            <w:sz w:val="22"/>
            <w:szCs w:val="22"/>
            <w:lang w:eastAsia="es-MX"/>
          </w:rPr>
          <w:tab/>
        </w:r>
        <w:r w:rsidR="00AA7AEF" w:rsidRPr="00C678BB">
          <w:rPr>
            <w:rStyle w:val="Hipervnculo"/>
            <w:noProof/>
            <w:lang w:eastAsia="es-MX"/>
          </w:rPr>
          <w:t>Hardware</w:t>
        </w:r>
        <w:r w:rsidR="00AA7AEF">
          <w:rPr>
            <w:noProof/>
            <w:webHidden/>
          </w:rPr>
          <w:tab/>
        </w:r>
        <w:r w:rsidR="00AA7AEF">
          <w:rPr>
            <w:noProof/>
            <w:webHidden/>
          </w:rPr>
          <w:fldChar w:fldCharType="begin"/>
        </w:r>
        <w:r w:rsidR="00AA7AEF">
          <w:rPr>
            <w:noProof/>
            <w:webHidden/>
          </w:rPr>
          <w:instrText xml:space="preserve"> PAGEREF _Toc379923981 \h </w:instrText>
        </w:r>
        <w:r w:rsidR="00AA7AEF">
          <w:rPr>
            <w:noProof/>
            <w:webHidden/>
          </w:rPr>
        </w:r>
        <w:r w:rsidR="00AA7AEF">
          <w:rPr>
            <w:noProof/>
            <w:webHidden/>
          </w:rPr>
          <w:fldChar w:fldCharType="separate"/>
        </w:r>
        <w:r w:rsidR="006342DE">
          <w:rPr>
            <w:noProof/>
            <w:webHidden/>
          </w:rPr>
          <w:t>56</w:t>
        </w:r>
        <w:r w:rsidR="00AA7AEF">
          <w:rPr>
            <w:noProof/>
            <w:webHidden/>
          </w:rPr>
          <w:fldChar w:fldCharType="end"/>
        </w:r>
      </w:hyperlink>
    </w:p>
    <w:p w:rsidR="00AA7AEF" w:rsidRDefault="001705E2">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9923982" w:history="1">
        <w:r w:rsidR="00AA7AEF" w:rsidRPr="00C678BB">
          <w:rPr>
            <w:rStyle w:val="Hipervnculo"/>
            <w:noProof/>
            <w:lang w:eastAsia="es-MX"/>
          </w:rPr>
          <w:t>1.3.</w:t>
        </w:r>
        <w:r w:rsidR="00AA7AEF">
          <w:rPr>
            <w:rFonts w:asciiTheme="minorHAnsi" w:eastAsiaTheme="minorEastAsia" w:hAnsiTheme="minorHAnsi" w:cstheme="minorBidi"/>
            <w:noProof/>
            <w:sz w:val="22"/>
            <w:szCs w:val="22"/>
            <w:lang w:eastAsia="es-MX"/>
          </w:rPr>
          <w:tab/>
        </w:r>
        <w:r w:rsidR="00AA7AEF" w:rsidRPr="00C678BB">
          <w:rPr>
            <w:rStyle w:val="Hipervnculo"/>
            <w:noProof/>
            <w:lang w:eastAsia="es-MX"/>
          </w:rPr>
          <w:t>Software</w:t>
        </w:r>
        <w:r w:rsidR="00AA7AEF">
          <w:rPr>
            <w:noProof/>
            <w:webHidden/>
          </w:rPr>
          <w:tab/>
        </w:r>
        <w:r w:rsidR="00AA7AEF">
          <w:rPr>
            <w:noProof/>
            <w:webHidden/>
          </w:rPr>
          <w:fldChar w:fldCharType="begin"/>
        </w:r>
        <w:r w:rsidR="00AA7AEF">
          <w:rPr>
            <w:noProof/>
            <w:webHidden/>
          </w:rPr>
          <w:instrText xml:space="preserve"> PAGEREF _Toc379923982 \h </w:instrText>
        </w:r>
        <w:r w:rsidR="00AA7AEF">
          <w:rPr>
            <w:noProof/>
            <w:webHidden/>
          </w:rPr>
        </w:r>
        <w:r w:rsidR="00AA7AEF">
          <w:rPr>
            <w:noProof/>
            <w:webHidden/>
          </w:rPr>
          <w:fldChar w:fldCharType="separate"/>
        </w:r>
        <w:r w:rsidR="006342DE">
          <w:rPr>
            <w:noProof/>
            <w:webHidden/>
          </w:rPr>
          <w:t>56</w:t>
        </w:r>
        <w:r w:rsidR="00AA7AEF">
          <w:rPr>
            <w:noProof/>
            <w:webHidden/>
          </w:rPr>
          <w:fldChar w:fldCharType="end"/>
        </w:r>
      </w:hyperlink>
    </w:p>
    <w:p w:rsidR="00AA7AEF" w:rsidRDefault="001705E2">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9923983" w:history="1">
        <w:r w:rsidR="00AA7AEF" w:rsidRPr="00C678BB">
          <w:rPr>
            <w:rStyle w:val="Hipervnculo"/>
            <w:noProof/>
            <w:lang w:eastAsia="es-MX"/>
          </w:rPr>
          <w:t>1.4.</w:t>
        </w:r>
        <w:r w:rsidR="00AA7AEF">
          <w:rPr>
            <w:rFonts w:asciiTheme="minorHAnsi" w:eastAsiaTheme="minorEastAsia" w:hAnsiTheme="minorHAnsi" w:cstheme="minorBidi"/>
            <w:noProof/>
            <w:sz w:val="22"/>
            <w:szCs w:val="22"/>
            <w:lang w:eastAsia="es-MX"/>
          </w:rPr>
          <w:tab/>
        </w:r>
        <w:r w:rsidR="00AA7AEF" w:rsidRPr="00C678BB">
          <w:rPr>
            <w:rStyle w:val="Hipervnculo"/>
            <w:noProof/>
            <w:lang w:eastAsia="es-MX"/>
          </w:rPr>
          <w:t>Metodología</w:t>
        </w:r>
        <w:r w:rsidR="00AA7AEF">
          <w:rPr>
            <w:noProof/>
            <w:webHidden/>
          </w:rPr>
          <w:tab/>
        </w:r>
        <w:r w:rsidR="00AA7AEF">
          <w:rPr>
            <w:noProof/>
            <w:webHidden/>
          </w:rPr>
          <w:fldChar w:fldCharType="begin"/>
        </w:r>
        <w:r w:rsidR="00AA7AEF">
          <w:rPr>
            <w:noProof/>
            <w:webHidden/>
          </w:rPr>
          <w:instrText xml:space="preserve"> PAGEREF _Toc379923983 \h </w:instrText>
        </w:r>
        <w:r w:rsidR="00AA7AEF">
          <w:rPr>
            <w:noProof/>
            <w:webHidden/>
          </w:rPr>
        </w:r>
        <w:r w:rsidR="00AA7AEF">
          <w:rPr>
            <w:noProof/>
            <w:webHidden/>
          </w:rPr>
          <w:fldChar w:fldCharType="separate"/>
        </w:r>
        <w:r w:rsidR="006342DE">
          <w:rPr>
            <w:noProof/>
            <w:webHidden/>
          </w:rPr>
          <w:t>58</w:t>
        </w:r>
        <w:r w:rsidR="00AA7AEF">
          <w:rPr>
            <w:noProof/>
            <w:webHidden/>
          </w:rPr>
          <w:fldChar w:fldCharType="end"/>
        </w:r>
      </w:hyperlink>
    </w:p>
    <w:p w:rsidR="00AA7AEF" w:rsidRDefault="001705E2">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9923984" w:history="1">
        <w:r w:rsidR="00AA7AEF" w:rsidRPr="00C678BB">
          <w:rPr>
            <w:rStyle w:val="Hipervnculo"/>
            <w:noProof/>
          </w:rPr>
          <w:t>1.5.</w:t>
        </w:r>
        <w:r w:rsidR="00AA7AEF">
          <w:rPr>
            <w:rFonts w:asciiTheme="minorHAnsi" w:eastAsiaTheme="minorEastAsia" w:hAnsiTheme="minorHAnsi" w:cstheme="minorBidi"/>
            <w:noProof/>
            <w:sz w:val="22"/>
            <w:szCs w:val="22"/>
            <w:lang w:eastAsia="es-MX"/>
          </w:rPr>
          <w:tab/>
        </w:r>
        <w:r w:rsidR="00AA7AEF" w:rsidRPr="00C678BB">
          <w:rPr>
            <w:rStyle w:val="Hipervnculo"/>
            <w:noProof/>
          </w:rPr>
          <w:t>Estándares</w:t>
        </w:r>
        <w:r w:rsidR="00AA7AEF">
          <w:rPr>
            <w:noProof/>
            <w:webHidden/>
          </w:rPr>
          <w:tab/>
        </w:r>
        <w:r w:rsidR="00AA7AEF">
          <w:rPr>
            <w:noProof/>
            <w:webHidden/>
          </w:rPr>
          <w:fldChar w:fldCharType="begin"/>
        </w:r>
        <w:r w:rsidR="00AA7AEF">
          <w:rPr>
            <w:noProof/>
            <w:webHidden/>
          </w:rPr>
          <w:instrText xml:space="preserve"> PAGEREF _Toc379923984 \h </w:instrText>
        </w:r>
        <w:r w:rsidR="00AA7AEF">
          <w:rPr>
            <w:noProof/>
            <w:webHidden/>
          </w:rPr>
        </w:r>
        <w:r w:rsidR="00AA7AEF">
          <w:rPr>
            <w:noProof/>
            <w:webHidden/>
          </w:rPr>
          <w:fldChar w:fldCharType="separate"/>
        </w:r>
        <w:r w:rsidR="006342DE">
          <w:rPr>
            <w:noProof/>
            <w:webHidden/>
          </w:rPr>
          <w:t>59</w:t>
        </w:r>
        <w:r w:rsidR="00AA7AEF">
          <w:rPr>
            <w:noProof/>
            <w:webHidden/>
          </w:rPr>
          <w:fldChar w:fldCharType="end"/>
        </w:r>
      </w:hyperlink>
    </w:p>
    <w:p w:rsidR="00AA7AEF" w:rsidRDefault="001705E2">
      <w:pPr>
        <w:pStyle w:val="TDC1"/>
        <w:tabs>
          <w:tab w:val="right" w:leader="dot" w:pos="9111"/>
        </w:tabs>
        <w:rPr>
          <w:rFonts w:asciiTheme="minorHAnsi" w:eastAsiaTheme="minorEastAsia" w:hAnsiTheme="minorHAnsi" w:cstheme="minorBidi"/>
          <w:noProof/>
          <w:sz w:val="22"/>
          <w:szCs w:val="22"/>
          <w:lang w:eastAsia="es-MX"/>
        </w:rPr>
      </w:pPr>
      <w:hyperlink w:anchor="_Toc379923985" w:history="1">
        <w:r w:rsidR="00AA7AEF" w:rsidRPr="00C678BB">
          <w:rPr>
            <w:rStyle w:val="Hipervnculo"/>
            <w:noProof/>
          </w:rPr>
          <w:t>Referencias</w:t>
        </w:r>
        <w:r w:rsidR="00AA7AEF">
          <w:rPr>
            <w:noProof/>
            <w:webHidden/>
          </w:rPr>
          <w:tab/>
        </w:r>
        <w:r w:rsidR="00AA7AEF">
          <w:rPr>
            <w:noProof/>
            <w:webHidden/>
          </w:rPr>
          <w:fldChar w:fldCharType="begin"/>
        </w:r>
        <w:r w:rsidR="00AA7AEF">
          <w:rPr>
            <w:noProof/>
            <w:webHidden/>
          </w:rPr>
          <w:instrText xml:space="preserve"> PAGEREF _Toc379923985 \h </w:instrText>
        </w:r>
        <w:r w:rsidR="00AA7AEF">
          <w:rPr>
            <w:noProof/>
            <w:webHidden/>
          </w:rPr>
        </w:r>
        <w:r w:rsidR="00AA7AEF">
          <w:rPr>
            <w:noProof/>
            <w:webHidden/>
          </w:rPr>
          <w:fldChar w:fldCharType="separate"/>
        </w:r>
        <w:r w:rsidR="006342DE">
          <w:rPr>
            <w:noProof/>
            <w:webHidden/>
          </w:rPr>
          <w:t>61</w:t>
        </w:r>
        <w:r w:rsidR="00AA7AEF">
          <w:rPr>
            <w:noProof/>
            <w:webHidden/>
          </w:rPr>
          <w:fldChar w:fldCharType="end"/>
        </w:r>
      </w:hyperlink>
    </w:p>
    <w:p w:rsidR="00AA7AEF" w:rsidRDefault="001705E2">
      <w:pPr>
        <w:pStyle w:val="TDC1"/>
        <w:tabs>
          <w:tab w:val="right" w:leader="dot" w:pos="9111"/>
        </w:tabs>
        <w:rPr>
          <w:rFonts w:asciiTheme="minorHAnsi" w:eastAsiaTheme="minorEastAsia" w:hAnsiTheme="minorHAnsi" w:cstheme="minorBidi"/>
          <w:noProof/>
          <w:sz w:val="22"/>
          <w:szCs w:val="22"/>
          <w:lang w:eastAsia="es-MX"/>
        </w:rPr>
      </w:pPr>
      <w:hyperlink w:anchor="_Toc379923986" w:history="1">
        <w:r w:rsidR="00AA7AEF" w:rsidRPr="00C678BB">
          <w:rPr>
            <w:rStyle w:val="Hipervnculo"/>
            <w:noProof/>
          </w:rPr>
          <w:t>Glosario</w:t>
        </w:r>
        <w:r w:rsidR="00AA7AEF">
          <w:rPr>
            <w:noProof/>
            <w:webHidden/>
          </w:rPr>
          <w:tab/>
        </w:r>
        <w:r w:rsidR="00AA7AEF">
          <w:rPr>
            <w:noProof/>
            <w:webHidden/>
          </w:rPr>
          <w:fldChar w:fldCharType="begin"/>
        </w:r>
        <w:r w:rsidR="00AA7AEF">
          <w:rPr>
            <w:noProof/>
            <w:webHidden/>
          </w:rPr>
          <w:instrText xml:space="preserve"> PAGEREF _Toc379923986 \h </w:instrText>
        </w:r>
        <w:r w:rsidR="00AA7AEF">
          <w:rPr>
            <w:noProof/>
            <w:webHidden/>
          </w:rPr>
        </w:r>
        <w:r w:rsidR="00AA7AEF">
          <w:rPr>
            <w:noProof/>
            <w:webHidden/>
          </w:rPr>
          <w:fldChar w:fldCharType="separate"/>
        </w:r>
        <w:r w:rsidR="006342DE">
          <w:rPr>
            <w:noProof/>
            <w:webHidden/>
          </w:rPr>
          <w:t>63</w:t>
        </w:r>
        <w:r w:rsidR="00AA7AEF">
          <w:rPr>
            <w:noProof/>
            <w:webHidden/>
          </w:rPr>
          <w:fldChar w:fldCharType="end"/>
        </w:r>
      </w:hyperlink>
    </w:p>
    <w:p w:rsidR="00AA7AEF" w:rsidRDefault="001705E2">
      <w:pPr>
        <w:pStyle w:val="TDC1"/>
        <w:tabs>
          <w:tab w:val="right" w:leader="dot" w:pos="9111"/>
        </w:tabs>
        <w:rPr>
          <w:rFonts w:asciiTheme="minorHAnsi" w:eastAsiaTheme="minorEastAsia" w:hAnsiTheme="minorHAnsi" w:cstheme="minorBidi"/>
          <w:noProof/>
          <w:sz w:val="22"/>
          <w:szCs w:val="22"/>
          <w:lang w:eastAsia="es-MX"/>
        </w:rPr>
      </w:pPr>
      <w:hyperlink w:anchor="_Toc379923987" w:history="1">
        <w:r w:rsidR="00AA7AEF" w:rsidRPr="00C678BB">
          <w:rPr>
            <w:rStyle w:val="Hipervnculo"/>
            <w:noProof/>
          </w:rPr>
          <w:t>Modelos ISO</w:t>
        </w:r>
        <w:r w:rsidR="00AA7AEF">
          <w:rPr>
            <w:noProof/>
            <w:webHidden/>
          </w:rPr>
          <w:tab/>
        </w:r>
        <w:r w:rsidR="00AA7AEF">
          <w:rPr>
            <w:noProof/>
            <w:webHidden/>
          </w:rPr>
          <w:fldChar w:fldCharType="begin"/>
        </w:r>
        <w:r w:rsidR="00AA7AEF">
          <w:rPr>
            <w:noProof/>
            <w:webHidden/>
          </w:rPr>
          <w:instrText xml:space="preserve"> PAGEREF _Toc379923987 \h </w:instrText>
        </w:r>
        <w:r w:rsidR="00AA7AEF">
          <w:rPr>
            <w:noProof/>
            <w:webHidden/>
          </w:rPr>
        </w:r>
        <w:r w:rsidR="00AA7AEF">
          <w:rPr>
            <w:noProof/>
            <w:webHidden/>
          </w:rPr>
          <w:fldChar w:fldCharType="separate"/>
        </w:r>
        <w:r w:rsidR="006342DE">
          <w:rPr>
            <w:noProof/>
            <w:webHidden/>
          </w:rPr>
          <w:t>64</w:t>
        </w:r>
        <w:r w:rsidR="00AA7AEF">
          <w:rPr>
            <w:noProof/>
            <w:webHidden/>
          </w:rPr>
          <w:fldChar w:fldCharType="end"/>
        </w:r>
      </w:hyperlink>
    </w:p>
    <w:p w:rsidR="00AA7AEF" w:rsidRDefault="001705E2">
      <w:pPr>
        <w:pStyle w:val="TDC1"/>
        <w:tabs>
          <w:tab w:val="right" w:leader="dot" w:pos="9111"/>
        </w:tabs>
        <w:rPr>
          <w:rFonts w:asciiTheme="minorHAnsi" w:eastAsiaTheme="minorEastAsia" w:hAnsiTheme="minorHAnsi" w:cstheme="minorBidi"/>
          <w:noProof/>
          <w:sz w:val="22"/>
          <w:szCs w:val="22"/>
          <w:lang w:eastAsia="es-MX"/>
        </w:rPr>
      </w:pPr>
      <w:hyperlink w:anchor="_Toc379923988" w:history="1">
        <w:r w:rsidR="00AA7AEF" w:rsidRPr="00C678BB">
          <w:rPr>
            <w:rStyle w:val="Hipervnculo"/>
            <w:noProof/>
          </w:rPr>
          <w:t>TABLA DE ESTANDARES DE CODIFICACION EN JAVA</w:t>
        </w:r>
        <w:r w:rsidR="00AA7AEF">
          <w:rPr>
            <w:noProof/>
            <w:webHidden/>
          </w:rPr>
          <w:tab/>
        </w:r>
        <w:r w:rsidR="00AA7AEF">
          <w:rPr>
            <w:noProof/>
            <w:webHidden/>
          </w:rPr>
          <w:fldChar w:fldCharType="begin"/>
        </w:r>
        <w:r w:rsidR="00AA7AEF">
          <w:rPr>
            <w:noProof/>
            <w:webHidden/>
          </w:rPr>
          <w:instrText xml:space="preserve"> PAGEREF _Toc379923988 \h </w:instrText>
        </w:r>
        <w:r w:rsidR="00AA7AEF">
          <w:rPr>
            <w:noProof/>
            <w:webHidden/>
          </w:rPr>
        </w:r>
        <w:r w:rsidR="00AA7AEF">
          <w:rPr>
            <w:noProof/>
            <w:webHidden/>
          </w:rPr>
          <w:fldChar w:fldCharType="separate"/>
        </w:r>
        <w:r w:rsidR="006342DE">
          <w:rPr>
            <w:noProof/>
            <w:webHidden/>
          </w:rPr>
          <w:t>69</w:t>
        </w:r>
        <w:r w:rsidR="00AA7AEF">
          <w:rPr>
            <w:noProof/>
            <w:webHidden/>
          </w:rPr>
          <w:fldChar w:fldCharType="end"/>
        </w:r>
      </w:hyperlink>
    </w:p>
    <w:p w:rsidR="00AA7AEF" w:rsidRDefault="001705E2">
      <w:pPr>
        <w:pStyle w:val="TDC1"/>
        <w:tabs>
          <w:tab w:val="right" w:leader="dot" w:pos="9111"/>
        </w:tabs>
        <w:rPr>
          <w:rFonts w:asciiTheme="minorHAnsi" w:eastAsiaTheme="minorEastAsia" w:hAnsiTheme="minorHAnsi" w:cstheme="minorBidi"/>
          <w:noProof/>
          <w:sz w:val="22"/>
          <w:szCs w:val="22"/>
          <w:lang w:eastAsia="es-MX"/>
        </w:rPr>
      </w:pPr>
      <w:hyperlink w:anchor="_Toc379923989" w:history="1">
        <w:r w:rsidR="00AA7AEF" w:rsidRPr="00C678BB">
          <w:rPr>
            <w:rStyle w:val="Hipervnculo"/>
            <w:noProof/>
          </w:rPr>
          <w:t>PEAR: Estándares de desarrollo para PHP</w:t>
        </w:r>
        <w:r w:rsidR="00AA7AEF">
          <w:rPr>
            <w:noProof/>
            <w:webHidden/>
          </w:rPr>
          <w:tab/>
        </w:r>
        <w:r w:rsidR="00AA7AEF">
          <w:rPr>
            <w:noProof/>
            <w:webHidden/>
          </w:rPr>
          <w:fldChar w:fldCharType="begin"/>
        </w:r>
        <w:r w:rsidR="00AA7AEF">
          <w:rPr>
            <w:noProof/>
            <w:webHidden/>
          </w:rPr>
          <w:instrText xml:space="preserve"> PAGEREF _Toc379923989 \h </w:instrText>
        </w:r>
        <w:r w:rsidR="00AA7AEF">
          <w:rPr>
            <w:noProof/>
            <w:webHidden/>
          </w:rPr>
        </w:r>
        <w:r w:rsidR="00AA7AEF">
          <w:rPr>
            <w:noProof/>
            <w:webHidden/>
          </w:rPr>
          <w:fldChar w:fldCharType="separate"/>
        </w:r>
        <w:r w:rsidR="006342DE">
          <w:rPr>
            <w:noProof/>
            <w:webHidden/>
          </w:rPr>
          <w:t>78</w:t>
        </w:r>
        <w:r w:rsidR="00AA7AEF">
          <w:rPr>
            <w:noProof/>
            <w:webHidden/>
          </w:rPr>
          <w:fldChar w:fldCharType="end"/>
        </w:r>
      </w:hyperlink>
    </w:p>
    <w:p w:rsidR="00AA7AEF" w:rsidRDefault="001705E2">
      <w:pPr>
        <w:pStyle w:val="TDC1"/>
        <w:tabs>
          <w:tab w:val="right" w:leader="dot" w:pos="9111"/>
        </w:tabs>
        <w:rPr>
          <w:rFonts w:asciiTheme="minorHAnsi" w:eastAsiaTheme="minorEastAsia" w:hAnsiTheme="minorHAnsi" w:cstheme="minorBidi"/>
          <w:noProof/>
          <w:sz w:val="22"/>
          <w:szCs w:val="22"/>
          <w:lang w:eastAsia="es-MX"/>
        </w:rPr>
      </w:pPr>
      <w:hyperlink w:anchor="_Toc379923990" w:history="1">
        <w:r w:rsidR="00AA7AEF" w:rsidRPr="00C678BB">
          <w:rPr>
            <w:rStyle w:val="Hipervnculo"/>
            <w:noProof/>
          </w:rPr>
          <w:t>Cronograma</w:t>
        </w:r>
        <w:r w:rsidR="00AA7AEF">
          <w:rPr>
            <w:noProof/>
            <w:webHidden/>
          </w:rPr>
          <w:tab/>
        </w:r>
        <w:r w:rsidR="00AA7AEF">
          <w:rPr>
            <w:noProof/>
            <w:webHidden/>
          </w:rPr>
          <w:fldChar w:fldCharType="begin"/>
        </w:r>
        <w:r w:rsidR="00AA7AEF">
          <w:rPr>
            <w:noProof/>
            <w:webHidden/>
          </w:rPr>
          <w:instrText xml:space="preserve"> PAGEREF _Toc379923990 \h </w:instrText>
        </w:r>
        <w:r w:rsidR="00AA7AEF">
          <w:rPr>
            <w:noProof/>
            <w:webHidden/>
          </w:rPr>
        </w:r>
        <w:r w:rsidR="00AA7AEF">
          <w:rPr>
            <w:noProof/>
            <w:webHidden/>
          </w:rPr>
          <w:fldChar w:fldCharType="separate"/>
        </w:r>
        <w:r w:rsidR="006342DE">
          <w:rPr>
            <w:noProof/>
            <w:webHidden/>
          </w:rPr>
          <w:t>80</w:t>
        </w:r>
        <w:r w:rsidR="00AA7AEF">
          <w:rPr>
            <w:noProof/>
            <w:webHidden/>
          </w:rPr>
          <w:fldChar w:fldCharType="end"/>
        </w:r>
      </w:hyperlink>
    </w:p>
    <w:p w:rsidR="0031425B" w:rsidRPr="00C2181A" w:rsidRDefault="00050570">
      <w:r w:rsidRPr="00C2181A">
        <w:rPr>
          <w:b/>
          <w:bCs/>
          <w:lang w:val="es-ES"/>
        </w:rPr>
        <w:fldChar w:fldCharType="end"/>
      </w:r>
    </w:p>
    <w:p w:rsidR="001D3C37" w:rsidRPr="00C2181A" w:rsidRDefault="001D3C37">
      <w:pPr>
        <w:spacing w:after="0"/>
      </w:pPr>
    </w:p>
    <w:p w:rsidR="001D3C37" w:rsidRPr="00C2181A" w:rsidRDefault="001D3C37">
      <w:pPr>
        <w:spacing w:after="0"/>
        <w:rPr>
          <w:b/>
          <w:bCs/>
          <w:sz w:val="40"/>
          <w:szCs w:val="40"/>
          <w:lang w:eastAsia="es-MX"/>
        </w:rPr>
        <w:sectPr w:rsidR="001D3C37" w:rsidRPr="00C2181A" w:rsidSect="0031425B">
          <w:headerReference w:type="default" r:id="rId12"/>
          <w:footerReference w:type="default" r:id="rId13"/>
          <w:pgSz w:w="12240" w:h="15840"/>
          <w:pgMar w:top="1701" w:right="1418" w:bottom="1701" w:left="1701" w:header="709" w:footer="709" w:gutter="0"/>
          <w:pgNumType w:fmt="lowerRoman" w:start="1"/>
          <w:cols w:space="708"/>
          <w:docGrid w:linePitch="360"/>
        </w:sectPr>
      </w:pPr>
    </w:p>
    <w:p w:rsidR="00C121D5" w:rsidRDefault="00C121D5">
      <w:pPr>
        <w:spacing w:before="0" w:after="0" w:line="240" w:lineRule="auto"/>
        <w:jc w:val="left"/>
      </w:pPr>
      <w:bookmarkStart w:id="0" w:name="_Toc371087566"/>
      <w:bookmarkStart w:id="1" w:name="_Toc374567312"/>
      <w:bookmarkStart w:id="2" w:name="_Toc379923932"/>
      <w:r>
        <w:lastRenderedPageBreak/>
        <w:t>Resumen</w:t>
      </w:r>
    </w:p>
    <w:p w:rsidR="00C121D5" w:rsidRDefault="00C121D5">
      <w:pPr>
        <w:spacing w:before="0" w:after="0" w:line="240" w:lineRule="auto"/>
        <w:jc w:val="left"/>
      </w:pPr>
      <w:r>
        <w:br w:type="page"/>
      </w:r>
    </w:p>
    <w:p w:rsidR="00C121D5" w:rsidRDefault="00C121D5">
      <w:pPr>
        <w:spacing w:before="0" w:after="0" w:line="240" w:lineRule="auto"/>
        <w:jc w:val="left"/>
      </w:pPr>
      <w:r>
        <w:lastRenderedPageBreak/>
        <w:t>Introducción</w:t>
      </w:r>
    </w:p>
    <w:p w:rsidR="00C121D5" w:rsidRDefault="00C121D5">
      <w:pPr>
        <w:spacing w:before="0" w:after="0" w:line="240" w:lineRule="auto"/>
        <w:jc w:val="left"/>
      </w:pPr>
      <w:r>
        <w:t>Al documento</w:t>
      </w:r>
    </w:p>
    <w:p w:rsidR="00C121D5" w:rsidRDefault="00C121D5">
      <w:pPr>
        <w:spacing w:before="0" w:after="0" w:line="240" w:lineRule="auto"/>
        <w:jc w:val="left"/>
      </w:pPr>
      <w:r>
        <w:t>3 Momentos:</w:t>
      </w:r>
    </w:p>
    <w:p w:rsidR="00C121D5" w:rsidRDefault="00C121D5">
      <w:pPr>
        <w:spacing w:before="0" w:after="0" w:line="240" w:lineRule="auto"/>
        <w:jc w:val="left"/>
      </w:pPr>
      <w:r>
        <w:t>Invitación a leer el trabajo, Aquí haremos…</w:t>
      </w:r>
    </w:p>
    <w:p w:rsidR="00C121D5" w:rsidRDefault="00C121D5">
      <w:pPr>
        <w:spacing w:before="0" w:after="0" w:line="240" w:lineRule="auto"/>
        <w:jc w:val="left"/>
      </w:pPr>
      <w:r>
        <w:t>Porque es importante leer el documento</w:t>
      </w:r>
    </w:p>
    <w:p w:rsidR="00C121D5" w:rsidRDefault="00C121D5">
      <w:pPr>
        <w:spacing w:before="0" w:after="0" w:line="240" w:lineRule="auto"/>
        <w:jc w:val="left"/>
      </w:pPr>
      <w:r>
        <w:t>Realzar importancia del tema</w:t>
      </w:r>
    </w:p>
    <w:p w:rsidR="00C121D5" w:rsidRDefault="00C121D5">
      <w:pPr>
        <w:spacing w:before="0" w:after="0" w:line="240" w:lineRule="auto"/>
        <w:jc w:val="left"/>
      </w:pPr>
      <w:r>
        <w:t xml:space="preserve">General de </w:t>
      </w:r>
      <w:proofErr w:type="spellStart"/>
      <w:r>
        <w:t>como</w:t>
      </w:r>
      <w:proofErr w:type="spellEnd"/>
      <w:r>
        <w:t xml:space="preserve"> se va hacer</w:t>
      </w:r>
    </w:p>
    <w:p w:rsidR="00C121D5" w:rsidRDefault="00C121D5">
      <w:pPr>
        <w:spacing w:before="0" w:after="0" w:line="240" w:lineRule="auto"/>
        <w:jc w:val="left"/>
      </w:pPr>
    </w:p>
    <w:p w:rsidR="00C121D5" w:rsidRDefault="00C121D5">
      <w:pPr>
        <w:spacing w:before="0" w:after="0" w:line="240" w:lineRule="auto"/>
        <w:jc w:val="left"/>
      </w:pPr>
      <w:r>
        <w:t xml:space="preserve">Termina con organización del </w:t>
      </w:r>
      <w:proofErr w:type="spellStart"/>
      <w:r>
        <w:t>doc</w:t>
      </w:r>
      <w:proofErr w:type="spellEnd"/>
    </w:p>
    <w:p w:rsidR="00C121D5" w:rsidRDefault="00C121D5">
      <w:pPr>
        <w:spacing w:before="0" w:after="0" w:line="240" w:lineRule="auto"/>
        <w:jc w:val="left"/>
      </w:pPr>
      <w:r>
        <w:t>Decir breve descripción del cada capitulo</w:t>
      </w:r>
    </w:p>
    <w:p w:rsidR="001705E2" w:rsidRDefault="001705E2">
      <w:pPr>
        <w:spacing w:before="0" w:after="0" w:line="240" w:lineRule="auto"/>
        <w:jc w:val="left"/>
      </w:pPr>
    </w:p>
    <w:p w:rsidR="001705E2" w:rsidRDefault="001705E2">
      <w:pPr>
        <w:spacing w:before="0" w:after="0" w:line="240" w:lineRule="auto"/>
        <w:jc w:val="left"/>
      </w:pPr>
    </w:p>
    <w:p w:rsidR="001705E2" w:rsidRDefault="001705E2">
      <w:pPr>
        <w:spacing w:before="0" w:after="0" w:line="240" w:lineRule="auto"/>
        <w:jc w:val="left"/>
      </w:pPr>
    </w:p>
    <w:p w:rsidR="001705E2" w:rsidRDefault="001705E2">
      <w:pPr>
        <w:spacing w:before="0" w:after="0" w:line="240" w:lineRule="auto"/>
        <w:jc w:val="left"/>
      </w:pPr>
      <w:r>
        <w:t>Como en un juicio</w:t>
      </w:r>
    </w:p>
    <w:p w:rsidR="001705E2" w:rsidRDefault="00C121D5">
      <w:pPr>
        <w:spacing w:before="0" w:after="0" w:line="240" w:lineRule="auto"/>
        <w:jc w:val="left"/>
      </w:pPr>
      <w:r>
        <w:br w:type="page"/>
      </w:r>
    </w:p>
    <w:p w:rsidR="001705E2" w:rsidRDefault="001705E2">
      <w:pPr>
        <w:spacing w:before="0" w:after="0" w:line="240" w:lineRule="auto"/>
        <w:jc w:val="left"/>
      </w:pPr>
      <w:r>
        <w:lastRenderedPageBreak/>
        <w:t>Antecedentes</w:t>
      </w:r>
      <w:r w:rsidR="00BF6D00">
        <w:t xml:space="preserve"> del problema</w:t>
      </w:r>
    </w:p>
    <w:p w:rsidR="00BF6D00" w:rsidRDefault="00BF6D00">
      <w:pPr>
        <w:spacing w:before="0" w:after="0" w:line="240" w:lineRule="auto"/>
        <w:jc w:val="left"/>
      </w:pPr>
      <w:r>
        <w:t xml:space="preserve">Que nos </w:t>
      </w:r>
      <w:proofErr w:type="spellStart"/>
      <w:r>
        <w:t>llevo</w:t>
      </w:r>
      <w:proofErr w:type="spellEnd"/>
      <w:r>
        <w:t xml:space="preserve"> a ver esa oportunidad</w:t>
      </w:r>
    </w:p>
    <w:p w:rsidR="001705E2" w:rsidRDefault="001705E2">
      <w:pPr>
        <w:spacing w:before="0" w:after="0" w:line="240" w:lineRule="auto"/>
        <w:jc w:val="left"/>
      </w:pPr>
      <w:r>
        <w:t xml:space="preserve">Probablemente sobre la </w:t>
      </w:r>
      <w:proofErr w:type="spellStart"/>
      <w:r>
        <w:t>ruta</w:t>
      </w:r>
      <w:proofErr w:type="gramStart"/>
      <w:r>
        <w:t>,num</w:t>
      </w:r>
      <w:proofErr w:type="spellEnd"/>
      <w:proofErr w:type="gramEnd"/>
      <w:r>
        <w:t xml:space="preserve">. Paraderos, </w:t>
      </w:r>
    </w:p>
    <w:p w:rsidR="001705E2" w:rsidRDefault="001705E2">
      <w:pPr>
        <w:spacing w:before="0" w:after="0" w:line="240" w:lineRule="auto"/>
        <w:jc w:val="left"/>
      </w:pPr>
      <w:r>
        <w:t xml:space="preserve">Promedio </w:t>
      </w:r>
      <w:proofErr w:type="spellStart"/>
      <w:r>
        <w:t>Num</w:t>
      </w:r>
      <w:proofErr w:type="spellEnd"/>
      <w:r>
        <w:t xml:space="preserve"> de usuario, conflictivo cumplir con los horarios, actualmente no existe una </w:t>
      </w:r>
      <w:proofErr w:type="spellStart"/>
      <w:r>
        <w:t>app</w:t>
      </w:r>
      <w:proofErr w:type="spellEnd"/>
      <w:r>
        <w:t xml:space="preserve"> para tener una referencia de tiempo de espera</w:t>
      </w:r>
    </w:p>
    <w:p w:rsidR="001705E2" w:rsidRDefault="001705E2">
      <w:pPr>
        <w:spacing w:before="0" w:after="0" w:line="240" w:lineRule="auto"/>
        <w:jc w:val="left"/>
      </w:pPr>
      <w:r>
        <w:t>Obligación montar cámaras y pantallas, STC mejorar el servicio</w:t>
      </w:r>
    </w:p>
    <w:p w:rsidR="001705E2" w:rsidRDefault="001705E2">
      <w:pPr>
        <w:spacing w:before="0" w:after="0" w:line="240" w:lineRule="auto"/>
        <w:jc w:val="left"/>
      </w:pPr>
    </w:p>
    <w:p w:rsidR="001705E2" w:rsidRDefault="001705E2">
      <w:pPr>
        <w:spacing w:before="0" w:after="0" w:line="240" w:lineRule="auto"/>
        <w:jc w:val="left"/>
      </w:pPr>
    </w:p>
    <w:p w:rsidR="001705E2" w:rsidRDefault="001705E2">
      <w:pPr>
        <w:spacing w:before="0" w:after="0" w:line="240" w:lineRule="auto"/>
        <w:jc w:val="left"/>
        <w:sectPr w:rsidR="001705E2" w:rsidSect="00C84EB6">
          <w:headerReference w:type="default" r:id="rId14"/>
          <w:footerReference w:type="default" r:id="rId15"/>
          <w:pgSz w:w="12240" w:h="15840"/>
          <w:pgMar w:top="1701" w:right="1418" w:bottom="1701" w:left="1701" w:header="709" w:footer="709" w:gutter="0"/>
          <w:pgNumType w:fmt="upperRoman" w:start="1"/>
          <w:cols w:space="708"/>
          <w:docGrid w:linePitch="360"/>
        </w:sectPr>
      </w:pPr>
    </w:p>
    <w:p w:rsidR="00C121D5" w:rsidRDefault="00C121D5">
      <w:pPr>
        <w:spacing w:before="0" w:after="0" w:line="240" w:lineRule="auto"/>
        <w:jc w:val="left"/>
      </w:pPr>
    </w:p>
    <w:p w:rsidR="00C121D5" w:rsidRDefault="00C121D5">
      <w:pPr>
        <w:spacing w:before="0" w:after="0" w:line="240" w:lineRule="auto"/>
        <w:jc w:val="left"/>
        <w:rPr>
          <w:b/>
          <w:bCs/>
          <w:sz w:val="28"/>
          <w:szCs w:val="40"/>
          <w:lang w:eastAsia="es-MX"/>
        </w:rPr>
      </w:pPr>
    </w:p>
    <w:p w:rsidR="001D3C37" w:rsidRPr="00C2181A" w:rsidRDefault="001D3C37">
      <w:pPr>
        <w:pStyle w:val="Ttulo1"/>
      </w:pPr>
      <w:r w:rsidRPr="00C2181A">
        <w:t>Planteamiento del problema</w:t>
      </w:r>
      <w:bookmarkEnd w:id="0"/>
      <w:bookmarkEnd w:id="1"/>
      <w:bookmarkEnd w:id="2"/>
      <w:r w:rsidRPr="00C2181A">
        <w:t xml:space="preserve"> </w:t>
      </w:r>
    </w:p>
    <w:p w:rsidR="00A30E7C" w:rsidRDefault="00A30E7C" w:rsidP="00986A73">
      <w:r>
        <w:t xml:space="preserve">Claramente </w:t>
      </w:r>
    </w:p>
    <w:p w:rsidR="00A30E7C" w:rsidRDefault="00A30E7C" w:rsidP="00986A73">
      <w:r>
        <w:t xml:space="preserve">El problema principal que al mismo tiempo representa una gran oportunidad para los objetivos de este trabajo es que los usuarios de la </w:t>
      </w:r>
      <w:proofErr w:type="gramStart"/>
      <w:r>
        <w:t>ruta …</w:t>
      </w:r>
      <w:proofErr w:type="gramEnd"/>
      <w:r>
        <w:t xml:space="preserve"> padecen/ no cuentan/ experimentan con una información precisa del equilibrio/balance/normalidad que guarda la ruta, lo cual les evita decidir acertadamente si deben optar por una </w:t>
      </w:r>
      <w:proofErr w:type="spellStart"/>
      <w:r>
        <w:t>alteranativa</w:t>
      </w:r>
      <w:proofErr w:type="spellEnd"/>
      <w:r>
        <w:t xml:space="preserve"> de transporte, y esto es debido a la falta de herramientas.</w:t>
      </w:r>
    </w:p>
    <w:p w:rsidR="00A30E7C" w:rsidRDefault="00A30E7C" w:rsidP="00986A73">
      <w:r>
        <w:t xml:space="preserve">Una tarifa de taxi a partir del primer parado hasta San </w:t>
      </w:r>
      <w:proofErr w:type="spellStart"/>
      <w:r>
        <w:t>Lazaro</w:t>
      </w:r>
      <w:proofErr w:type="spellEnd"/>
      <w:r>
        <w:t xml:space="preserve"> equivale a unas 40 veces el costo de la ruta</w:t>
      </w:r>
    </w:p>
    <w:p w:rsidR="00A30E7C" w:rsidRDefault="00A30E7C" w:rsidP="00986A73"/>
    <w:p w:rsidR="001D3C37" w:rsidRPr="00C2181A" w:rsidRDefault="001D3C37" w:rsidP="00986A73">
      <w:r w:rsidRPr="00C2181A">
        <w:t xml:space="preserve">En la actualidad la manera de llevar el control de tiempos de llegada a las </w:t>
      </w:r>
      <w:r w:rsidR="00AD135E">
        <w:t>estacione</w:t>
      </w:r>
      <w:r w:rsidRPr="00C2181A">
        <w:t>s, es por medio de registros hechos a mano por el personal de las rutas en una libreta o en hojas, esto para determinar las frecuencias de salida y llegada en puntos estratégicos, lo que genera tener tiempos promedio para cada unidad, lamentablemente, esta información únicamente es accesible para el personal, más no para los usuarios; muchas veces estos tiempos no se cumplen en exactitud a causa de factores externos no predecibles como lluvia, tráfico, etc. Lo cual causa que muchos usuarios se pregunten: “¿Por dónde está el camión?”.</w:t>
      </w:r>
    </w:p>
    <w:p w:rsidR="001D3C37" w:rsidRPr="00C2181A" w:rsidRDefault="001D3C37" w:rsidP="00986A73">
      <w:pPr>
        <w:rPr>
          <w:b/>
          <w:bCs/>
        </w:rPr>
      </w:pPr>
      <w:r w:rsidRPr="00C2181A">
        <w:t xml:space="preserve">Los usuarios del medio de transporte público RTP de la ruta Xochimilco/ Bosque de Nativitas a Metro San Lázaro por Cafetales, de manera común deben esperar lapsos </w:t>
      </w:r>
      <w:r w:rsidRPr="00C2181A">
        <w:lastRenderedPageBreak/>
        <w:t>de minutos indeterminados bajo situaciones de conflicto vial, las cuales pueden tornarse en horas esperando a que llegue la unidad, para ello sería cómodo estar informado de la ubicación de las unidades a partir de algún punto en específico.</w:t>
      </w:r>
    </w:p>
    <w:p w:rsidR="001D3C37" w:rsidRPr="00C2181A" w:rsidRDefault="001D3C37">
      <w:pPr>
        <w:rPr>
          <w:lang w:eastAsia="es-MX"/>
        </w:rPr>
      </w:pPr>
      <w:r w:rsidRPr="00C2181A">
        <w:t>Hoy en día la ciudad de México carece de una herramienta dirigida a los usuarios del transporte público en la que se informen acerca de las ubicaciones de las unidades de la ruta anteriormente mencionada, que brinde apoyo para facilitar la movilidad de las personas.</w:t>
      </w:r>
    </w:p>
    <w:p w:rsidR="001D3C37" w:rsidRPr="00C2181A" w:rsidRDefault="001D3C37">
      <w:pPr>
        <w:pStyle w:val="Ttulo1"/>
      </w:pPr>
      <w:bookmarkStart w:id="3" w:name="_Toc371087567"/>
      <w:bookmarkStart w:id="4" w:name="_Toc374567313"/>
      <w:bookmarkStart w:id="5" w:name="_Toc379923933"/>
      <w:r w:rsidRPr="00C2181A">
        <w:t>Objetivo General</w:t>
      </w:r>
      <w:bookmarkEnd w:id="3"/>
      <w:bookmarkEnd w:id="4"/>
      <w:bookmarkEnd w:id="5"/>
    </w:p>
    <w:p w:rsidR="001D3C37" w:rsidRDefault="001D3C37">
      <w:pPr>
        <w:rPr>
          <w:color w:val="000000"/>
        </w:rPr>
      </w:pPr>
      <w:r w:rsidRPr="00C2181A">
        <w:t>Desarrollar un sistema de información que dé seguimiento</w:t>
      </w:r>
      <w:r w:rsidR="00236147" w:rsidRPr="00C2181A">
        <w:t xml:space="preserve"> por medio del Sistema de Posicionamiento Global</w:t>
      </w:r>
      <w:r w:rsidR="00B37D82" w:rsidRPr="00C2181A">
        <w:t xml:space="preserve"> GPS</w:t>
      </w:r>
      <w:r w:rsidR="004E44B7" w:rsidRPr="00C2181A">
        <w:t>,</w:t>
      </w:r>
      <w:r w:rsidRPr="00C2181A">
        <w:t xml:space="preserve"> a las unidades de la ruta de la RTP Xochimilco/Embarcadero de Nativitas a Metro San Lázaro por Cafetales,</w:t>
      </w:r>
      <w:r w:rsidR="00084122" w:rsidRPr="00C2181A">
        <w:t xml:space="preserve"> el cual le notifique</w:t>
      </w:r>
      <w:r w:rsidR="00F952C4" w:rsidRPr="00C2181A">
        <w:t xml:space="preserve"> al usuario</w:t>
      </w:r>
      <w:r w:rsidR="00084122" w:rsidRPr="00C2181A">
        <w:t xml:space="preserve"> en el momento en que pase una unidad por un punto de ascenso y descenso (</w:t>
      </w:r>
      <w:r w:rsidR="00AD135E">
        <w:t>estación</w:t>
      </w:r>
      <w:r w:rsidR="00084122" w:rsidRPr="00C2181A">
        <w:t>) especificado</w:t>
      </w:r>
      <w:r w:rsidRPr="00C2181A">
        <w:t xml:space="preserve"> por </w:t>
      </w:r>
      <w:r w:rsidR="00084122" w:rsidRPr="00C2181A">
        <w:t>el</w:t>
      </w:r>
      <w:r w:rsidRPr="00C2181A">
        <w:t xml:space="preserve"> mismo</w:t>
      </w:r>
      <w:r w:rsidR="00084122" w:rsidRPr="00C2181A">
        <w:t>,</w:t>
      </w:r>
      <w:r w:rsidRPr="00C2181A">
        <w:t xml:space="preserve"> por medio de mensajería en la nube de Google. Teniendo como función principal orientar al usuario sobre las precauciones (tiempo, distancia, etc.) que deberá tomar para poder abordar en el punto y momento deseados</w:t>
      </w:r>
      <w:r w:rsidRPr="00C2181A">
        <w:rPr>
          <w:color w:val="000000"/>
          <w:sz w:val="27"/>
          <w:szCs w:val="27"/>
        </w:rPr>
        <w:t xml:space="preserve">, </w:t>
      </w:r>
      <w:r w:rsidRPr="00C2181A">
        <w:rPr>
          <w:color w:val="000000"/>
        </w:rPr>
        <w:t>a través de una aplicación móvil en la plataforma Android.</w:t>
      </w:r>
    </w:p>
    <w:p w:rsidR="008721C5" w:rsidRDefault="008721C5" w:rsidP="008721C5">
      <w:pPr>
        <w:pStyle w:val="Ttulo1"/>
      </w:pPr>
      <w:bookmarkStart w:id="6" w:name="_Toc379923934"/>
      <w:r>
        <w:t>Objetivos Particulares</w:t>
      </w:r>
      <w:bookmarkEnd w:id="6"/>
    </w:p>
    <w:p w:rsidR="00F56019" w:rsidRDefault="00F56019" w:rsidP="00F56019">
      <w:pPr>
        <w:numPr>
          <w:ilvl w:val="0"/>
          <w:numId w:val="42"/>
        </w:numPr>
      </w:pPr>
      <w:r w:rsidRPr="00F56019">
        <w:t>Implementar servidor que funja como central de control para almacenar bases de datos, funciones para la comunicación cliente - servidor, Almacenamiento, Actualizaciones y cálculos necesarios.</w:t>
      </w:r>
    </w:p>
    <w:p w:rsidR="00F56019" w:rsidRDefault="00F56019" w:rsidP="00F56019">
      <w:pPr>
        <w:numPr>
          <w:ilvl w:val="0"/>
          <w:numId w:val="42"/>
        </w:numPr>
      </w:pPr>
      <w:r w:rsidRPr="00F56019">
        <w:t>Desarrollar aplicación para extraer los datos del GPS de un Dis</w:t>
      </w:r>
      <w:r w:rsidR="009D377F">
        <w:t xml:space="preserve">positivo Móvil, informando así </w:t>
      </w:r>
      <w:r w:rsidRPr="00F56019">
        <w:t>a la central de control de la ubicación de las unidades de transporte.</w:t>
      </w:r>
    </w:p>
    <w:p w:rsidR="00F56019" w:rsidRPr="00C2181A" w:rsidRDefault="00F56019" w:rsidP="008721C5">
      <w:pPr>
        <w:numPr>
          <w:ilvl w:val="0"/>
          <w:numId w:val="42"/>
        </w:numPr>
      </w:pPr>
      <w:r w:rsidRPr="00F56019">
        <w:lastRenderedPageBreak/>
        <w:t xml:space="preserve">Desarrollar aplicación para el usuario de la RTP que le notifique cuando una unidad de transporte esté dentro de la periferia </w:t>
      </w:r>
      <w:r w:rsidR="002A19F6" w:rsidRPr="002A19F6">
        <w:t>de los puntos de ascenso y descenso autorizados seleccionados por el mismo.</w:t>
      </w:r>
    </w:p>
    <w:p w:rsidR="001D3C37" w:rsidRPr="00C2181A" w:rsidRDefault="001D3C37">
      <w:pPr>
        <w:pStyle w:val="Ttulo1"/>
      </w:pPr>
      <w:bookmarkStart w:id="7" w:name="_Toc371087568"/>
      <w:bookmarkStart w:id="8" w:name="_Toc374567314"/>
      <w:bookmarkStart w:id="9" w:name="_Toc379923935"/>
      <w:r w:rsidRPr="00C2181A">
        <w:t>Resumen</w:t>
      </w:r>
      <w:bookmarkEnd w:id="7"/>
      <w:bookmarkEnd w:id="8"/>
      <w:bookmarkEnd w:id="9"/>
    </w:p>
    <w:p w:rsidR="001D3C37" w:rsidRPr="00C2181A" w:rsidRDefault="009D377F">
      <w:pPr>
        <w:spacing w:after="0"/>
        <w:rPr>
          <w:color w:val="000000"/>
          <w:lang w:eastAsia="es-MX"/>
        </w:rPr>
      </w:pPr>
      <w:r>
        <w:rPr>
          <w:color w:val="000000"/>
          <w:lang w:eastAsia="es-MX"/>
        </w:rPr>
        <w:t>En este trabajo se presentará</w:t>
      </w:r>
      <w:r w:rsidR="001D3C37" w:rsidRPr="00C2181A">
        <w:rPr>
          <w:color w:val="000000"/>
          <w:lang w:eastAsia="es-MX"/>
        </w:rPr>
        <w:t xml:space="preserve"> el desarrollo de un sistema de información móvil de seguimiento de transporte público; se propone a forma de prueba, el uso </w:t>
      </w:r>
      <w:r w:rsidR="004A5A0E">
        <w:rPr>
          <w:color w:val="000000"/>
          <w:lang w:eastAsia="es-MX"/>
        </w:rPr>
        <w:t>de un vehículo propio que jugará</w:t>
      </w:r>
      <w:r w:rsidR="001D3C37" w:rsidRPr="00C2181A">
        <w:rPr>
          <w:color w:val="000000"/>
          <w:lang w:eastAsia="es-MX"/>
        </w:rPr>
        <w:t xml:space="preserve"> el rol de uno de los autobuses de la RTP (ruta Xochimilco/Embarcadero Nativitas a Metro San Lázaro que va por Cafetales) por medio del GPS integrado en un disposit</w:t>
      </w:r>
      <w:r w:rsidR="00200541" w:rsidRPr="00C2181A">
        <w:rPr>
          <w:color w:val="000000"/>
          <w:lang w:eastAsia="es-MX"/>
        </w:rPr>
        <w:t>ivo móvil a bordo del vehículo.</w:t>
      </w:r>
    </w:p>
    <w:p w:rsidR="001D3C37" w:rsidRPr="00C2181A" w:rsidRDefault="001D3C37">
      <w:pPr>
        <w:spacing w:after="0"/>
        <w:rPr>
          <w:color w:val="000000"/>
          <w:lang w:eastAsia="es-MX"/>
        </w:rPr>
      </w:pPr>
      <w:r w:rsidRPr="00C2181A">
        <w:rPr>
          <w:color w:val="000000"/>
          <w:lang w:eastAsia="es-MX"/>
        </w:rPr>
        <w:t xml:space="preserve">Dado que este tipo de transporte tiene </w:t>
      </w:r>
      <w:r w:rsidR="00AD135E">
        <w:rPr>
          <w:color w:val="000000"/>
          <w:lang w:eastAsia="es-MX"/>
        </w:rPr>
        <w:t>estacione</w:t>
      </w:r>
      <w:r w:rsidRPr="00C2181A">
        <w:rPr>
          <w:color w:val="000000"/>
          <w:lang w:eastAsia="es-MX"/>
        </w:rPr>
        <w:t>s establecidas de ascenso y descenso establecidos, se le mostrará al usuario una lista de estos puntos donde seleccionara en cuál de ellos desea ser notificado de la presencia de una unidad. Por medio de una aplicación móvil desarrollada para dispositivos con Sistema Operativo Android (de</w:t>
      </w:r>
      <w:r w:rsidR="00A40239">
        <w:rPr>
          <w:color w:val="000000"/>
          <w:lang w:eastAsia="es-MX"/>
        </w:rPr>
        <w:t xml:space="preserve">bido a que es soportado por un </w:t>
      </w:r>
      <w:r w:rsidRPr="00C2181A">
        <w:rPr>
          <w:color w:val="000000"/>
          <w:lang w:eastAsia="es-MX"/>
        </w:rPr>
        <w:t>mayor número de equipos y las herramientas ligadas a su fabricante ‘Google’).</w:t>
      </w:r>
    </w:p>
    <w:p w:rsidR="001D3C37" w:rsidRPr="00C2181A" w:rsidRDefault="001D3C37">
      <w:pPr>
        <w:spacing w:after="0"/>
        <w:rPr>
          <w:color w:val="000000"/>
          <w:lang w:eastAsia="es-MX"/>
        </w:rPr>
      </w:pPr>
      <w:r w:rsidRPr="00C2181A">
        <w:rPr>
          <w:color w:val="000000"/>
          <w:lang w:eastAsia="es-MX"/>
        </w:rPr>
        <w:t>El sistema estará constituido de los componentes listados a continuación:</w:t>
      </w:r>
    </w:p>
    <w:p w:rsidR="001D3C37" w:rsidRPr="00C2181A" w:rsidRDefault="001D3C37" w:rsidP="00DF1013">
      <w:pPr>
        <w:pStyle w:val="Prrafodelista"/>
        <w:numPr>
          <w:ilvl w:val="0"/>
          <w:numId w:val="7"/>
        </w:numPr>
        <w:spacing w:after="0"/>
        <w:rPr>
          <w:lang w:eastAsia="es-MX"/>
        </w:rPr>
      </w:pPr>
      <w:r w:rsidRPr="00C2181A">
        <w:rPr>
          <w:b/>
          <w:bCs/>
          <w:color w:val="000000"/>
          <w:lang w:eastAsia="es-MX"/>
        </w:rPr>
        <w:t>La aplicación móvil</w:t>
      </w:r>
      <w:r w:rsidRPr="00C2181A">
        <w:rPr>
          <w:color w:val="000000"/>
          <w:lang w:eastAsia="es-MX"/>
        </w:rPr>
        <w:t xml:space="preserve"> en donde al usuario se le mostrara una lista con las </w:t>
      </w:r>
      <w:r w:rsidR="00AD135E">
        <w:rPr>
          <w:color w:val="000000"/>
          <w:lang w:eastAsia="es-MX"/>
        </w:rPr>
        <w:t>estacione</w:t>
      </w:r>
      <w:r w:rsidRPr="00C2181A">
        <w:rPr>
          <w:color w:val="000000"/>
          <w:lang w:eastAsia="es-MX"/>
        </w:rPr>
        <w:t>s de la ruta y seleccionar</w:t>
      </w:r>
      <w:r w:rsidR="003674EC">
        <w:rPr>
          <w:color w:val="000000"/>
          <w:lang w:eastAsia="es-MX"/>
        </w:rPr>
        <w:t>á una de ellas, se le preguntará</w:t>
      </w:r>
      <w:r w:rsidRPr="00C2181A">
        <w:rPr>
          <w:color w:val="000000"/>
          <w:lang w:eastAsia="es-MX"/>
        </w:rPr>
        <w:t xml:space="preserve"> si desea darle seguimiento, si su respuesta es afirmativa podrá seleccionar otra u otras estaciones para ser no</w:t>
      </w:r>
      <w:r w:rsidR="003674EC">
        <w:rPr>
          <w:color w:val="000000"/>
          <w:lang w:eastAsia="es-MX"/>
        </w:rPr>
        <w:t>tificado; posteriormente enviará</w:t>
      </w:r>
      <w:r w:rsidRPr="00C2181A">
        <w:rPr>
          <w:color w:val="000000"/>
          <w:lang w:eastAsia="es-MX"/>
        </w:rPr>
        <w:t xml:space="preserve"> su petición al servidor haciendo uso de la herramienta de mensajería en nube de Google (</w:t>
      </w:r>
      <w:r w:rsidRPr="00E1705F">
        <w:rPr>
          <w:color w:val="000000"/>
          <w:lang w:eastAsia="es-MX"/>
        </w:rPr>
        <w:t xml:space="preserve">Google Cloud </w:t>
      </w:r>
      <w:proofErr w:type="spellStart"/>
      <w:r w:rsidRPr="00E1705F">
        <w:rPr>
          <w:color w:val="000000"/>
          <w:lang w:eastAsia="es-MX"/>
        </w:rPr>
        <w:t>Messaging</w:t>
      </w:r>
      <w:proofErr w:type="spellEnd"/>
      <w:r w:rsidRPr="00C2181A">
        <w:rPr>
          <w:color w:val="000000"/>
          <w:lang w:eastAsia="es-MX"/>
        </w:rPr>
        <w:t xml:space="preserve"> - GCM), también se hará uso de esta herramienta para notificar al usuario.</w:t>
      </w:r>
    </w:p>
    <w:p w:rsidR="001D3C37" w:rsidRPr="00C2181A" w:rsidRDefault="001D3C37" w:rsidP="00DF1013">
      <w:pPr>
        <w:pStyle w:val="Prrafodelista"/>
        <w:numPr>
          <w:ilvl w:val="0"/>
          <w:numId w:val="7"/>
        </w:numPr>
        <w:spacing w:after="0"/>
        <w:rPr>
          <w:lang w:eastAsia="es-MX"/>
        </w:rPr>
      </w:pPr>
      <w:r w:rsidRPr="00C2181A">
        <w:rPr>
          <w:b/>
          <w:bCs/>
          <w:color w:val="000000"/>
          <w:lang w:eastAsia="es-MX"/>
        </w:rPr>
        <w:t>Un GPS en el vehículo</w:t>
      </w:r>
      <w:r w:rsidRPr="00C2181A">
        <w:rPr>
          <w:color w:val="000000"/>
          <w:lang w:eastAsia="es-MX"/>
        </w:rPr>
        <w:t xml:space="preserve"> (GPS de un Dispositivo móvil) que a través de una aplicación Android, se estará solicitando la posición del mismo y será enviado al servidor por medio de GCM.</w:t>
      </w:r>
    </w:p>
    <w:p w:rsidR="001D3C37" w:rsidRPr="00C2181A" w:rsidRDefault="001D3C37" w:rsidP="00DF1013">
      <w:pPr>
        <w:pStyle w:val="Prrafodelista"/>
        <w:numPr>
          <w:ilvl w:val="0"/>
          <w:numId w:val="7"/>
        </w:numPr>
        <w:spacing w:after="0"/>
        <w:rPr>
          <w:lang w:eastAsia="es-MX"/>
        </w:rPr>
      </w:pPr>
      <w:r w:rsidRPr="00C2181A">
        <w:rPr>
          <w:b/>
          <w:bCs/>
          <w:color w:val="000000"/>
          <w:lang w:eastAsia="es-MX"/>
        </w:rPr>
        <w:lastRenderedPageBreak/>
        <w:t>El servidor o central de control</w:t>
      </w:r>
      <w:r w:rsidRPr="00C2181A">
        <w:rPr>
          <w:color w:val="000000"/>
          <w:lang w:eastAsia="es-MX"/>
        </w:rPr>
        <w:t xml:space="preserve"> que tendrá una base de datos de las ubicaciones (latitud-longitud) de las </w:t>
      </w:r>
      <w:r w:rsidR="00AD135E">
        <w:rPr>
          <w:color w:val="000000"/>
          <w:lang w:eastAsia="es-MX"/>
        </w:rPr>
        <w:t>estacione</w:t>
      </w:r>
      <w:r w:rsidRPr="00C2181A">
        <w:rPr>
          <w:color w:val="000000"/>
          <w:lang w:eastAsia="es-MX"/>
        </w:rPr>
        <w:t>s, estableciendo un rango de alcance. Se hará uso de los datos alojados en la base de datos para compararlos con los datos obtenidos del GPS ubicado en el vehículo, al encont</w:t>
      </w:r>
      <w:r w:rsidR="00EF2BEB">
        <w:rPr>
          <w:color w:val="000000"/>
          <w:lang w:eastAsia="es-MX"/>
        </w:rPr>
        <w:t>rar alguna coincidencia entre los</w:t>
      </w:r>
      <w:r w:rsidRPr="00C2181A">
        <w:rPr>
          <w:color w:val="000000"/>
          <w:lang w:eastAsia="es-MX"/>
        </w:rPr>
        <w:t xml:space="preserve"> datos se hará la relación con la herramienta GCM para notificar al usuario.</w:t>
      </w:r>
    </w:p>
    <w:p w:rsidR="001D3C37" w:rsidRPr="00C2181A" w:rsidRDefault="001D3C37">
      <w:pPr>
        <w:pStyle w:val="Ttulo1"/>
      </w:pPr>
      <w:bookmarkStart w:id="10" w:name="_Toc371087569"/>
      <w:bookmarkStart w:id="11" w:name="_Toc374567315"/>
      <w:bookmarkStart w:id="12" w:name="_Toc379923936"/>
      <w:r w:rsidRPr="00C2181A">
        <w:t>Justificación</w:t>
      </w:r>
      <w:bookmarkEnd w:id="10"/>
      <w:bookmarkEnd w:id="11"/>
      <w:bookmarkEnd w:id="12"/>
    </w:p>
    <w:p w:rsidR="001D3C37" w:rsidRDefault="001D3C37">
      <w:r w:rsidRPr="00C2181A">
        <w:t xml:space="preserve">Es cotidiano que las personas tengan la incertidumbre, de a qué hora va a llegar a la </w:t>
      </w:r>
      <w:r w:rsidR="00AD135E">
        <w:t>estación</w:t>
      </w:r>
      <w:r w:rsidRPr="00C2181A">
        <w:t xml:space="preserve"> la unidad de transporte que ellos desean tomar. Esta aplicación beneficiara a todas esas personas que en muchas ocasiones han estado esperando a alguna unidad durante bastante tiempo, y han perdido la oportunidad de tomar alguna otra opción de transporte, también apoyara a la reducción de retrasos de los usuarios del transporte público. (Llevando un control de los tiempos, logrando con esto una estadística más real de tiempos)</w:t>
      </w:r>
      <w:r w:rsidR="00A30E7C">
        <w:t>.</w:t>
      </w:r>
    </w:p>
    <w:p w:rsidR="00A30E7C" w:rsidRDefault="00A30E7C"/>
    <w:p w:rsidR="00A30E7C" w:rsidRDefault="00A30E7C">
      <w:r>
        <w:t xml:space="preserve">Costos y lo de la red de transporte de pasajeros de la </w:t>
      </w:r>
      <w:proofErr w:type="spellStart"/>
      <w:r>
        <w:t>setravi</w:t>
      </w:r>
      <w:proofErr w:type="spellEnd"/>
      <w:r>
        <w:t xml:space="preserve"> y las disposiciones.</w:t>
      </w:r>
    </w:p>
    <w:p w:rsidR="00A30E7C" w:rsidRPr="00C2181A" w:rsidRDefault="00A30E7C">
      <w:r>
        <w:t>Amplia disponibilidad de los dispositivos móviles dentro de la población</w:t>
      </w:r>
    </w:p>
    <w:p w:rsidR="001D3C37" w:rsidRPr="00C2181A" w:rsidRDefault="001D3C37">
      <w:pPr>
        <w:pStyle w:val="Ttulo1"/>
      </w:pPr>
      <w:bookmarkStart w:id="13" w:name="_Toc371087570"/>
      <w:bookmarkStart w:id="14" w:name="_Toc374567316"/>
      <w:bookmarkStart w:id="15" w:name="_Toc379923937"/>
      <w:r w:rsidRPr="00C2181A">
        <w:t>Hipótesis</w:t>
      </w:r>
      <w:bookmarkEnd w:id="13"/>
      <w:bookmarkEnd w:id="14"/>
      <w:bookmarkEnd w:id="15"/>
    </w:p>
    <w:p w:rsidR="001D3C37" w:rsidRDefault="001D3C37">
      <w:r w:rsidRPr="00C2181A">
        <w:t>La aplicación se utilizara para eliminar la incertidumbre de: si es más conveniente esperar o no alguna unidad de transporte de la ruta “N” a utilizar por el usuario.</w:t>
      </w:r>
    </w:p>
    <w:p w:rsidR="00A30E7C" w:rsidRDefault="00A30E7C"/>
    <w:p w:rsidR="00A30E7C" w:rsidRPr="00C2181A" w:rsidRDefault="00A30E7C">
      <w:r>
        <w:t xml:space="preserve">El uso de tecnologías móviles en sistemas de información puede mejorar la calidad de vida de la red de transporte de pasajeros, contribuirá a mejorar la calidad de vida de los usuarios de la ruta… </w:t>
      </w:r>
    </w:p>
    <w:p w:rsidR="001D3C37" w:rsidRPr="00C2181A" w:rsidRDefault="001D3C37" w:rsidP="006665B6">
      <w:pPr>
        <w:pStyle w:val="Ttulo1"/>
      </w:pPr>
      <w:r w:rsidRPr="00C2181A">
        <w:br w:type="page"/>
      </w:r>
      <w:bookmarkStart w:id="16" w:name="_Toc371087571"/>
      <w:bookmarkStart w:id="17" w:name="_Toc374567317"/>
      <w:bookmarkStart w:id="18" w:name="_Toc379923938"/>
      <w:r w:rsidRPr="00C2181A">
        <w:lastRenderedPageBreak/>
        <w:t>Estado del Arte</w:t>
      </w:r>
      <w:bookmarkEnd w:id="16"/>
      <w:bookmarkEnd w:id="17"/>
      <w:bookmarkEnd w:id="18"/>
    </w:p>
    <w:p w:rsidR="00C06536" w:rsidRDefault="00C06536">
      <w:proofErr w:type="spellStart"/>
      <w:r>
        <w:t>Ambitos</w:t>
      </w:r>
      <w:proofErr w:type="spellEnd"/>
      <w:r>
        <w:t>:</w:t>
      </w:r>
    </w:p>
    <w:p w:rsidR="00C06536" w:rsidRDefault="00C06536">
      <w:r>
        <w:t>Internacional</w:t>
      </w:r>
      <w:r>
        <w:t>, Nacional y local</w:t>
      </w:r>
    </w:p>
    <w:p w:rsidR="00C06536" w:rsidRDefault="00C06536">
      <w:r>
        <w:t xml:space="preserve">El uso de sistemas GPS es un </w:t>
      </w:r>
      <w:proofErr w:type="gramStart"/>
      <w:r>
        <w:t>tema …</w:t>
      </w:r>
      <w:proofErr w:type="gramEnd"/>
      <w:r>
        <w:t xml:space="preserve"> ampliamente estudiado en el área de transporte para </w:t>
      </w:r>
    </w:p>
    <w:p w:rsidR="00C06536" w:rsidRDefault="00C06536">
      <w:r>
        <w:t>-</w:t>
      </w:r>
    </w:p>
    <w:p w:rsidR="00C06536" w:rsidRDefault="00C06536">
      <w:r>
        <w:t>-</w:t>
      </w:r>
    </w:p>
    <w:p w:rsidR="00C06536" w:rsidRDefault="00C06536">
      <w:r>
        <w:t>-</w:t>
      </w:r>
    </w:p>
    <w:p w:rsidR="00C06536" w:rsidRDefault="00C06536">
      <w:r>
        <w:t>En [1], Romero Rojano describe en su trabajo de tesis titulado ___  describe el problema de ___ y lo resuelve de la siguiente manera:</w:t>
      </w:r>
    </w:p>
    <w:p w:rsidR="00C06536" w:rsidRDefault="00C06536">
      <w:r>
        <w:t>De acuerdo a los resultados se puede dar la fiabilidad.</w:t>
      </w:r>
    </w:p>
    <w:p w:rsidR="001D3C37" w:rsidRPr="00C2181A" w:rsidRDefault="001D3C37">
      <w:r w:rsidRPr="00C2181A">
        <w:t>Con respecto a este apartado, se pueden mencionar las siguientes investigaciones científicas, que bi</w:t>
      </w:r>
      <w:r w:rsidR="002709A3">
        <w:t>en son una base y se considera</w:t>
      </w:r>
      <w:r w:rsidRPr="00C2181A">
        <w:t>n necesarias tener en cuenta para realizar esta investigación:</w:t>
      </w:r>
    </w:p>
    <w:p w:rsidR="001D3C37" w:rsidRPr="00C2181A" w:rsidRDefault="001D3C37">
      <w:pPr>
        <w:pStyle w:val="Prrafodelista"/>
        <w:numPr>
          <w:ilvl w:val="0"/>
          <w:numId w:val="1"/>
        </w:numPr>
      </w:pPr>
      <w:r w:rsidRPr="00C2181A">
        <w:t>TESIS: “Sistema de localización y seguimiento de móviles terrestres utilizando el Sistema de Posicionamiento Global”</w:t>
      </w:r>
    </w:p>
    <w:p w:rsidR="001D3C37" w:rsidRPr="00C2181A" w:rsidRDefault="001D3C37">
      <w:pPr>
        <w:pStyle w:val="Prrafodelista"/>
      </w:pPr>
      <w:r w:rsidRPr="00C2181A">
        <w:t>Autor: Antonio Romero Rojano</w:t>
      </w:r>
    </w:p>
    <w:p w:rsidR="001D3C37" w:rsidRPr="00C2181A" w:rsidRDefault="001D3C37">
      <w:pPr>
        <w:pStyle w:val="Prrafodelista"/>
      </w:pPr>
      <w:r w:rsidRPr="00C2181A">
        <w:t>Fecha: Julio 2003</w:t>
      </w:r>
    </w:p>
    <w:p w:rsidR="001D3C37" w:rsidRPr="00C2181A" w:rsidRDefault="001D3C37">
      <w:pPr>
        <w:pStyle w:val="Prrafodelista"/>
      </w:pPr>
      <w:r w:rsidRPr="00C2181A">
        <w:t xml:space="preserve">Escuela: ESIME Zacatenco </w:t>
      </w:r>
    </w:p>
    <w:p w:rsidR="001D3C37" w:rsidRPr="00C2181A" w:rsidRDefault="001D3C37">
      <w:r w:rsidRPr="00C2181A">
        <w:t xml:space="preserve">En este trabajo el autor presenta el diseño, construcción en implementación de un Sistema que determinara la posición geográfica de una unidad terrestre, </w:t>
      </w:r>
      <w:r w:rsidR="005F44C5" w:rsidRPr="00C2181A">
        <w:t>así</w:t>
      </w:r>
      <w:r w:rsidRPr="00C2181A">
        <w:t xml:space="preserve"> como transmitir esta información por medio de un enlace de radio a una estación de control y monitorear  en tiempo real la ubicación geo-referenciada de dicha unidad terrestre.</w:t>
      </w:r>
    </w:p>
    <w:p w:rsidR="001D3C37" w:rsidRPr="00C2181A" w:rsidRDefault="001D3C37">
      <w:r w:rsidRPr="00C2181A">
        <w:t>El sistema se constituye de tres partes:</w:t>
      </w:r>
    </w:p>
    <w:p w:rsidR="001D3C37" w:rsidRPr="00C2181A" w:rsidRDefault="001D3C37">
      <w:pPr>
        <w:pStyle w:val="Prrafodelista"/>
        <w:numPr>
          <w:ilvl w:val="0"/>
          <w:numId w:val="2"/>
        </w:numPr>
      </w:pPr>
      <w:r w:rsidRPr="00C2181A">
        <w:t>El equipo de Abordo (Dispositivos en los Vehículos Terrestres).</w:t>
      </w:r>
    </w:p>
    <w:p w:rsidR="001D3C37" w:rsidRPr="00C2181A" w:rsidRDefault="001D3C37">
      <w:pPr>
        <w:pStyle w:val="Prrafodelista"/>
        <w:numPr>
          <w:ilvl w:val="0"/>
          <w:numId w:val="2"/>
        </w:numPr>
      </w:pPr>
      <w:r w:rsidRPr="00C2181A">
        <w:lastRenderedPageBreak/>
        <w:t>Una Red de Radiocomunicaciones.</w:t>
      </w:r>
    </w:p>
    <w:p w:rsidR="001D3C37" w:rsidRPr="00C2181A" w:rsidRDefault="001D3C37">
      <w:pPr>
        <w:pStyle w:val="Prrafodelista"/>
        <w:numPr>
          <w:ilvl w:val="0"/>
          <w:numId w:val="2"/>
        </w:numPr>
      </w:pPr>
      <w:r w:rsidRPr="00C2181A">
        <w:t>Una estación de control o Estación Base.</w:t>
      </w:r>
    </w:p>
    <w:p w:rsidR="001D3C37" w:rsidRPr="00C2181A" w:rsidRDefault="001D3C37">
      <w:r w:rsidRPr="00C2181A">
        <w:t>Se presenta este sistema como una alternativa en la seguridad sobre vehículos y/o sistemas orientados a la administración de flotillas.</w:t>
      </w:r>
    </w:p>
    <w:p w:rsidR="001D3C37" w:rsidRPr="00C2181A" w:rsidRDefault="001D3C37">
      <w:pPr>
        <w:pStyle w:val="Prrafodelista"/>
        <w:numPr>
          <w:ilvl w:val="0"/>
          <w:numId w:val="1"/>
        </w:numPr>
      </w:pPr>
      <w:r w:rsidRPr="00C2181A">
        <w:t>Tesis: “Sistema de rastreabilidad GPS con interface Web y SMS para dispositivos móviles”.</w:t>
      </w:r>
    </w:p>
    <w:p w:rsidR="001D3C37" w:rsidRPr="00C2181A" w:rsidRDefault="001D3C37">
      <w:pPr>
        <w:pStyle w:val="Prrafodelista"/>
      </w:pPr>
      <w:r w:rsidRPr="00C2181A">
        <w:t>Autor: José Albertino Martínez Osorio.</w:t>
      </w:r>
    </w:p>
    <w:p w:rsidR="001D3C37" w:rsidRPr="00C2181A" w:rsidRDefault="001D3C37">
      <w:pPr>
        <w:pStyle w:val="Prrafodelista"/>
      </w:pPr>
      <w:r w:rsidRPr="00C2181A">
        <w:t>Escuela: Universidad Nacional Autónoma de México. Facultad de Ingeniería.</w:t>
      </w:r>
    </w:p>
    <w:p w:rsidR="001D3C37" w:rsidRPr="00C2181A" w:rsidRDefault="001D3C37">
      <w:r w:rsidRPr="00C2181A">
        <w:t>En este trabajo autor presenta la idea de localización de un dispositivo, haciendo uso del Sistema de Posicionamiento Global (GPS), enviando los datos por medio del Servicio de Mensajes Cortos (SMS), mostrando la información en un sitio WEB.</w:t>
      </w:r>
    </w:p>
    <w:p w:rsidR="001D3C37" w:rsidRPr="00C2181A" w:rsidRDefault="001D3C37">
      <w:r w:rsidRPr="00C2181A">
        <w:t>Haciendo uso de un dispositivo con sist</w:t>
      </w:r>
      <w:r w:rsidR="00EA7A66" w:rsidRPr="00C2181A">
        <w:t>ema operativo Windows Mobile 6.</w:t>
      </w:r>
    </w:p>
    <w:p w:rsidR="001D3C37" w:rsidRPr="00C2181A" w:rsidRDefault="001D3C37">
      <w:r w:rsidRPr="00C2181A">
        <w:t>El sistema se constituye de:</w:t>
      </w:r>
    </w:p>
    <w:p w:rsidR="001D3C37" w:rsidRPr="00C2181A" w:rsidRDefault="001D3C37">
      <w:pPr>
        <w:pStyle w:val="Prrafodelista"/>
        <w:numPr>
          <w:ilvl w:val="0"/>
          <w:numId w:val="1"/>
        </w:numPr>
      </w:pPr>
      <w:r w:rsidRPr="00C2181A">
        <w:t>Control de GPS:</w:t>
      </w:r>
    </w:p>
    <w:p w:rsidR="001D3C37" w:rsidRPr="00C2181A" w:rsidRDefault="001D3C37">
      <w:pPr>
        <w:pStyle w:val="Prrafodelista"/>
        <w:numPr>
          <w:ilvl w:val="0"/>
          <w:numId w:val="3"/>
        </w:numPr>
      </w:pPr>
      <w:r w:rsidRPr="00C2181A">
        <w:t>Apertura y Lectura del Puerto</w:t>
      </w:r>
    </w:p>
    <w:p w:rsidR="001D3C37" w:rsidRPr="00C2181A" w:rsidRDefault="001D3C37">
      <w:pPr>
        <w:pStyle w:val="Prrafodelista"/>
        <w:numPr>
          <w:ilvl w:val="0"/>
          <w:numId w:val="3"/>
        </w:numPr>
      </w:pPr>
      <w:r w:rsidRPr="00C2181A">
        <w:t>Filtrado de Sentencias NMEA</w:t>
      </w:r>
    </w:p>
    <w:p w:rsidR="001D3C37" w:rsidRPr="00C2181A" w:rsidRDefault="001D3C37">
      <w:pPr>
        <w:pStyle w:val="Prrafodelista"/>
        <w:numPr>
          <w:ilvl w:val="0"/>
          <w:numId w:val="3"/>
        </w:numPr>
      </w:pPr>
      <w:r w:rsidRPr="00C2181A">
        <w:t>Decodificación de Sentencias</w:t>
      </w:r>
    </w:p>
    <w:p w:rsidR="001D3C37" w:rsidRPr="00C2181A" w:rsidRDefault="001D3C37">
      <w:pPr>
        <w:pStyle w:val="Prrafodelista"/>
        <w:numPr>
          <w:ilvl w:val="0"/>
          <w:numId w:val="3"/>
        </w:numPr>
      </w:pPr>
      <w:r w:rsidRPr="00C2181A">
        <w:t>Cálculo de la información</w:t>
      </w:r>
    </w:p>
    <w:p w:rsidR="001D3C37" w:rsidRPr="00C2181A" w:rsidRDefault="001D3C37">
      <w:pPr>
        <w:pStyle w:val="Prrafodelista"/>
        <w:numPr>
          <w:ilvl w:val="0"/>
          <w:numId w:val="1"/>
        </w:numPr>
      </w:pPr>
      <w:r w:rsidRPr="00C2181A">
        <w:t>Interface del Usuario:</w:t>
      </w:r>
    </w:p>
    <w:p w:rsidR="001D3C37" w:rsidRPr="00C2181A" w:rsidRDefault="001D3C37" w:rsidP="00DF1013">
      <w:pPr>
        <w:pStyle w:val="Prrafodelista"/>
        <w:numPr>
          <w:ilvl w:val="0"/>
          <w:numId w:val="4"/>
        </w:numPr>
      </w:pPr>
      <w:r w:rsidRPr="00C2181A">
        <w:t>Parámetros de Configuración de Puerto</w:t>
      </w:r>
    </w:p>
    <w:p w:rsidR="001D3C37" w:rsidRPr="00C2181A" w:rsidRDefault="001D3C37" w:rsidP="00DF1013">
      <w:pPr>
        <w:pStyle w:val="Prrafodelista"/>
        <w:numPr>
          <w:ilvl w:val="0"/>
          <w:numId w:val="4"/>
        </w:numPr>
      </w:pPr>
      <w:r w:rsidRPr="00C2181A">
        <w:t>Parámetros de Configuración de Envío</w:t>
      </w:r>
    </w:p>
    <w:p w:rsidR="001D3C37" w:rsidRPr="00C2181A" w:rsidRDefault="001D3C37" w:rsidP="00DF1013">
      <w:pPr>
        <w:pStyle w:val="Prrafodelista"/>
        <w:numPr>
          <w:ilvl w:val="0"/>
          <w:numId w:val="4"/>
        </w:numPr>
      </w:pPr>
      <w:r w:rsidRPr="00C2181A">
        <w:t>Visualización de la información</w:t>
      </w:r>
    </w:p>
    <w:p w:rsidR="001D3C37" w:rsidRPr="00C2181A" w:rsidRDefault="001D3C37" w:rsidP="00DF1013">
      <w:pPr>
        <w:pStyle w:val="Prrafodelista"/>
        <w:numPr>
          <w:ilvl w:val="0"/>
          <w:numId w:val="4"/>
        </w:numPr>
      </w:pPr>
      <w:r w:rsidRPr="00C2181A">
        <w:t>Envió de posición a Internet</w:t>
      </w:r>
    </w:p>
    <w:p w:rsidR="001D3C37" w:rsidRPr="00C2181A" w:rsidRDefault="001D3C37" w:rsidP="00DF1013">
      <w:pPr>
        <w:pStyle w:val="Prrafodelista"/>
        <w:numPr>
          <w:ilvl w:val="0"/>
          <w:numId w:val="4"/>
        </w:numPr>
      </w:pPr>
      <w:r w:rsidRPr="00C2181A">
        <w:t>Envió de posición vía SMS</w:t>
      </w:r>
    </w:p>
    <w:p w:rsidR="001D3C37" w:rsidRPr="00C2181A" w:rsidRDefault="001D3C37">
      <w:pPr>
        <w:pStyle w:val="Prrafodelista"/>
        <w:numPr>
          <w:ilvl w:val="0"/>
          <w:numId w:val="1"/>
        </w:numPr>
      </w:pPr>
      <w:r w:rsidRPr="00C2181A">
        <w:lastRenderedPageBreak/>
        <w:t>WEB:</w:t>
      </w:r>
    </w:p>
    <w:p w:rsidR="001D3C37" w:rsidRPr="00C2181A" w:rsidRDefault="001D3C37" w:rsidP="00DF1013">
      <w:pPr>
        <w:pStyle w:val="Prrafodelista"/>
        <w:numPr>
          <w:ilvl w:val="0"/>
          <w:numId w:val="5"/>
        </w:numPr>
      </w:pPr>
      <w:r w:rsidRPr="00C2181A">
        <w:t>Recepción de la Posición</w:t>
      </w:r>
    </w:p>
    <w:p w:rsidR="001D3C37" w:rsidRPr="00C2181A" w:rsidRDefault="001D3C37" w:rsidP="00DF1013">
      <w:pPr>
        <w:pStyle w:val="Prrafodelista"/>
        <w:numPr>
          <w:ilvl w:val="0"/>
          <w:numId w:val="5"/>
        </w:numPr>
      </w:pPr>
      <w:r w:rsidRPr="00C2181A">
        <w:t>Monitoreo de la Posición</w:t>
      </w:r>
    </w:p>
    <w:p w:rsidR="001D3C37" w:rsidRPr="00C2181A" w:rsidRDefault="001D3C37">
      <w:pPr>
        <w:pStyle w:val="Prrafodelista"/>
        <w:numPr>
          <w:ilvl w:val="0"/>
          <w:numId w:val="1"/>
        </w:numPr>
      </w:pPr>
      <w:r w:rsidRPr="005D0C3E">
        <w:rPr>
          <w:lang w:val="en-US"/>
        </w:rPr>
        <w:t>Carriers</w:t>
      </w:r>
      <w:r w:rsidRPr="00C2181A">
        <w:t xml:space="preserve"> de Telefonía</w:t>
      </w:r>
    </w:p>
    <w:p w:rsidR="001D3C37" w:rsidRPr="00C2181A" w:rsidRDefault="001D3C37"/>
    <w:p w:rsidR="001D3C37" w:rsidRPr="00C2181A" w:rsidRDefault="001D3C37">
      <w:pPr>
        <w:sectPr w:rsidR="001D3C37" w:rsidRPr="00C2181A" w:rsidSect="001705E2">
          <w:type w:val="continuous"/>
          <w:pgSz w:w="12240" w:h="15840"/>
          <w:pgMar w:top="1701" w:right="1418" w:bottom="1701" w:left="1701" w:header="709" w:footer="709" w:gutter="0"/>
          <w:pgNumType w:fmt="upperRoman" w:start="1"/>
          <w:cols w:space="708"/>
          <w:docGrid w:linePitch="360"/>
        </w:sectPr>
      </w:pPr>
    </w:p>
    <w:p w:rsidR="00E60330" w:rsidRDefault="001D3C37" w:rsidP="00C95705">
      <w:pPr>
        <w:pStyle w:val="Ttulo1"/>
      </w:pPr>
      <w:r w:rsidRPr="00C2181A">
        <w:lastRenderedPageBreak/>
        <w:br w:type="page"/>
      </w:r>
      <w:bookmarkStart w:id="19" w:name="_Toc379923939"/>
      <w:bookmarkStart w:id="20" w:name="_Toc371087572"/>
      <w:bookmarkStart w:id="21" w:name="_Toc374567318"/>
      <w:r w:rsidR="00773000">
        <w:lastRenderedPageBreak/>
        <w:t>Capítulo 1:</w:t>
      </w:r>
      <w:bookmarkEnd w:id="19"/>
      <w:r w:rsidR="00773000">
        <w:t xml:space="preserve"> </w:t>
      </w:r>
    </w:p>
    <w:p w:rsidR="001D3C37" w:rsidRDefault="001D3C37" w:rsidP="00C95705">
      <w:pPr>
        <w:pStyle w:val="Ttulo1"/>
      </w:pPr>
      <w:bookmarkStart w:id="22" w:name="_Toc379923940"/>
      <w:r w:rsidRPr="00C2181A">
        <w:t>Marco Teórico</w:t>
      </w:r>
      <w:bookmarkEnd w:id="20"/>
      <w:bookmarkEnd w:id="21"/>
      <w:bookmarkEnd w:id="22"/>
    </w:p>
    <w:p w:rsidR="007D162F" w:rsidRPr="007D162F" w:rsidRDefault="007D162F" w:rsidP="007D162F">
      <w:pPr>
        <w:rPr>
          <w:b/>
          <w:u w:val="single"/>
          <w:lang w:eastAsia="es-MX"/>
        </w:rPr>
      </w:pPr>
      <w:r w:rsidRPr="007D162F">
        <w:rPr>
          <w:b/>
          <w:u w:val="single"/>
          <w:lang w:eastAsia="es-MX"/>
        </w:rPr>
        <w:t>Sin sistema</w:t>
      </w:r>
    </w:p>
    <w:p w:rsidR="001D3C37" w:rsidRPr="00C2181A" w:rsidRDefault="001D3C37">
      <w:pPr>
        <w:pStyle w:val="Ttulo2"/>
      </w:pPr>
      <w:bookmarkStart w:id="23" w:name="_Toc371087573"/>
      <w:bookmarkStart w:id="24" w:name="_Toc374567319"/>
      <w:bookmarkStart w:id="25" w:name="_Toc379923941"/>
      <w:r w:rsidRPr="00C2181A">
        <w:t>Sistemas de información</w:t>
      </w:r>
      <w:bookmarkEnd w:id="23"/>
      <w:bookmarkEnd w:id="24"/>
      <w:bookmarkEnd w:id="25"/>
    </w:p>
    <w:p w:rsidR="001D3C37" w:rsidRPr="00C2181A" w:rsidRDefault="001D3C37">
      <w:pPr>
        <w:pStyle w:val="Ttulo3"/>
      </w:pPr>
      <w:bookmarkStart w:id="26" w:name="_Toc371087574"/>
      <w:bookmarkStart w:id="27" w:name="_Toc374567320"/>
      <w:bookmarkStart w:id="28" w:name="_Toc379923942"/>
      <w:r w:rsidRPr="00C2181A">
        <w:t>Sistema</w:t>
      </w:r>
      <w:bookmarkEnd w:id="26"/>
      <w:bookmarkEnd w:id="27"/>
      <w:bookmarkEnd w:id="28"/>
    </w:p>
    <w:p w:rsidR="001D3C37" w:rsidRPr="00C2181A" w:rsidRDefault="001D3C37">
      <w:r w:rsidRPr="00C2181A">
        <w:t xml:space="preserve"> Es un conjunto de partes que están integradas con el propósito de lograr un objetivo.</w:t>
      </w:r>
    </w:p>
    <w:p w:rsidR="001D3C37" w:rsidRPr="00C2181A" w:rsidRDefault="001D3C37">
      <w:r w:rsidRPr="00C2181A">
        <w:t>En los cuales los objetivos pueden ser intrínsecos y asignados.</w:t>
      </w:r>
    </w:p>
    <w:p w:rsidR="001D3C37" w:rsidRPr="00C2181A" w:rsidRDefault="001D3C37">
      <w:r w:rsidRPr="00C2181A">
        <w:t xml:space="preserve">Los </w:t>
      </w:r>
      <w:r w:rsidRPr="00C2181A">
        <w:rPr>
          <w:b/>
          <w:bCs/>
        </w:rPr>
        <w:t>objetivos intrínsecos</w:t>
      </w:r>
      <w:r w:rsidRPr="00C2181A">
        <w:t xml:space="preserve"> son los propósitos que el sistema adquiere con su propia conformación y que constituye parte de su naturaleza. Generalmente se trata de propósitos muy básicos, derivados de la forma de interacción de sus partes.</w:t>
      </w:r>
    </w:p>
    <w:p w:rsidR="001D3C37" w:rsidRPr="00C2181A" w:rsidRDefault="001D3C37">
      <w:r w:rsidRPr="00C2181A">
        <w:t xml:space="preserve">Los </w:t>
      </w:r>
      <w:r w:rsidRPr="00C2181A">
        <w:rPr>
          <w:b/>
          <w:bCs/>
        </w:rPr>
        <w:t>objetivos asignados</w:t>
      </w:r>
      <w:r w:rsidRPr="00C2181A">
        <w:t xml:space="preserve"> son los que se imponen al sistema o una modificación al mismo, para que realice las funciones necesarias a fin de lograr un objetivo.</w:t>
      </w:r>
    </w:p>
    <w:p w:rsidR="001D3C37" w:rsidRPr="00C2181A" w:rsidRDefault="001D3C37">
      <w:pPr>
        <w:pStyle w:val="Ttulo3"/>
      </w:pPr>
      <w:bookmarkStart w:id="29" w:name="_Toc371087575"/>
      <w:bookmarkStart w:id="30" w:name="_Toc374567321"/>
      <w:bookmarkStart w:id="31" w:name="_Toc379923943"/>
      <w:r w:rsidRPr="00C2181A">
        <w:t>Sistemas de información</w:t>
      </w:r>
      <w:bookmarkEnd w:id="29"/>
      <w:bookmarkEnd w:id="30"/>
      <w:bookmarkEnd w:id="31"/>
    </w:p>
    <w:p w:rsidR="001D3C37" w:rsidRPr="00C2181A" w:rsidRDefault="001D3C37">
      <w:r w:rsidRPr="00C2181A">
        <w:t>Es un conjunto de elementos que interactúan entre sí con el fin de apoyar las actividades de una empresa o negocio.</w:t>
      </w:r>
    </w:p>
    <w:p w:rsidR="001D3C37" w:rsidRPr="00C2181A" w:rsidRDefault="001D3C37">
      <w:r w:rsidRPr="00C2181A">
        <w:t>Es el conjunto total de procedimientos, operaciones, funciones y difusión de datos o información en una organización.</w:t>
      </w:r>
    </w:p>
    <w:p w:rsidR="001D3C37" w:rsidRPr="00C2181A" w:rsidRDefault="001D3C37" w:rsidP="00544F60">
      <w:pPr>
        <w:pStyle w:val="Ttulo4"/>
      </w:pPr>
      <w:r w:rsidRPr="00C2181A">
        <w:t>Componentes del sistema de información</w:t>
      </w:r>
    </w:p>
    <w:p w:rsidR="001D3C37" w:rsidRPr="00C2181A" w:rsidRDefault="001D3C37">
      <w:r w:rsidRPr="00C2181A">
        <w:t>Un Sistema de Información realiza cuatro actividades básicas: entrada de información, almacenamiento, procesamiento y salida de información.</w:t>
      </w:r>
    </w:p>
    <w:p w:rsidR="001D3C37" w:rsidRPr="00C2181A" w:rsidRDefault="001D3C37" w:rsidP="00DF1013">
      <w:pPr>
        <w:pStyle w:val="Prrafodelista"/>
        <w:numPr>
          <w:ilvl w:val="0"/>
          <w:numId w:val="6"/>
        </w:numPr>
      </w:pPr>
      <w:r w:rsidRPr="00C2181A">
        <w:t>Entrada de información:</w:t>
      </w:r>
    </w:p>
    <w:p w:rsidR="001D3C37" w:rsidRPr="00C2181A" w:rsidRDefault="001D3C37">
      <w:r w:rsidRPr="00C2181A">
        <w:lastRenderedPageBreak/>
        <w:t xml:space="preserve">Es el proceso mediante el cual el Sistema de Información toma los datos que requiere para procesar la información. Las entradas pueden ser manuales o automáticas. Las </w:t>
      </w:r>
      <w:r w:rsidRPr="00C2181A">
        <w:rPr>
          <w:b/>
          <w:bCs/>
        </w:rPr>
        <w:t>manuales</w:t>
      </w:r>
      <w:r w:rsidRPr="00C2181A">
        <w:t xml:space="preserve"> son aquellas que se proporcionan en forma directa por el usuario, mientras que las </w:t>
      </w:r>
      <w:r w:rsidRPr="00C2181A">
        <w:rPr>
          <w:b/>
          <w:bCs/>
        </w:rPr>
        <w:t>automáticas</w:t>
      </w:r>
      <w:r w:rsidRPr="00C2181A">
        <w:t xml:space="preserve"> son datos o información que provienen o son tomados de otros sistemas o módulos. Esto último se denomina interfaces automáticas. </w:t>
      </w:r>
    </w:p>
    <w:p w:rsidR="001D3C37" w:rsidRPr="00C2181A" w:rsidRDefault="001D3C37">
      <w:r w:rsidRPr="00C2181A">
        <w:t>Las unidades típicas de entrada de datos a las computadoras son las terminales, las cintas magnéticas, las unidades de disquete, los códigos de barras, los escáner, la voz, los monitores sensibles al tacto, el teclado y el ratón, entre otras cosas.</w:t>
      </w:r>
    </w:p>
    <w:p w:rsidR="001D3C37" w:rsidRPr="00C2181A" w:rsidRDefault="001D3C37" w:rsidP="00280EA6">
      <w:pPr>
        <w:pStyle w:val="Prrafodelista"/>
        <w:numPr>
          <w:ilvl w:val="0"/>
          <w:numId w:val="9"/>
        </w:numPr>
      </w:pPr>
      <w:r w:rsidRPr="00C2181A">
        <w:t>Almacenamiento de Información:</w:t>
      </w:r>
    </w:p>
    <w:p w:rsidR="001D3C37" w:rsidRPr="00C2181A" w:rsidRDefault="001D3C37">
      <w:r w:rsidRPr="00C2181A">
        <w:t xml:space="preserve">Es una de las actividades o capacidades más importantes que tiene una computadora, ya que a través de esta propiedad el sistema puede recordar la información guardada en la sesión o proceso anterior. Esta información suele ser almacenada en estructuras de información denominadas </w:t>
      </w:r>
      <w:r w:rsidR="000D2DE7" w:rsidRPr="00C2181A">
        <w:t>ficheros</w:t>
      </w:r>
      <w:r w:rsidRPr="00C2181A">
        <w:t>. La unida típica de almacenamiento son los discos magnéticos o duros, de estado sólido, los discos compactos (CD-ROM).</w:t>
      </w:r>
    </w:p>
    <w:p w:rsidR="001D3C37" w:rsidRPr="00C2181A" w:rsidRDefault="001D3C37" w:rsidP="00280EA6">
      <w:pPr>
        <w:pStyle w:val="Prrafodelista"/>
        <w:numPr>
          <w:ilvl w:val="0"/>
          <w:numId w:val="9"/>
        </w:numPr>
      </w:pPr>
      <w:r w:rsidRPr="00C2181A">
        <w:t>Procesamiento de Información:</w:t>
      </w:r>
    </w:p>
    <w:p w:rsidR="001D3C37" w:rsidRPr="00C2181A" w:rsidRDefault="001D3C37">
      <w:r w:rsidRPr="00C2181A">
        <w:t>Es la capacidad del Sistema de Información para efectuar cálculos de acuerdo con una secuencia de operaciones preestablecidas. Estos cálculos pueden efectuarse con datos introducidos recientemente en el sistema o bien con datos que están almacenados. Esta característica de los sistemas permite la transformación de datos fuente en información que puede ser utilizada para la toma de decisiones.</w:t>
      </w:r>
    </w:p>
    <w:p w:rsidR="001D3C37" w:rsidRPr="00C2181A" w:rsidRDefault="001D3C37" w:rsidP="00280EA6">
      <w:pPr>
        <w:pStyle w:val="Prrafodelista"/>
        <w:numPr>
          <w:ilvl w:val="0"/>
          <w:numId w:val="10"/>
        </w:numPr>
      </w:pPr>
      <w:r w:rsidRPr="00C2181A">
        <w:t>Salida de Información:</w:t>
      </w:r>
    </w:p>
    <w:p w:rsidR="001D3C37" w:rsidRPr="00C2181A" w:rsidRDefault="001D3C37">
      <w:r w:rsidRPr="00C2181A">
        <w:t xml:space="preserve">La salida es la capacidad de un Sistema de Información para sacar la información procesada o bien datos de entrada al exterior. Las unidades típicas de salida son las impresoras, terminales, cintas magnéticas, la voz, los graficadores y los plotters, entre otros. Es importante aclarar que la salida de un Sistema de Información puede </w:t>
      </w:r>
      <w:r w:rsidRPr="00C2181A">
        <w:lastRenderedPageBreak/>
        <w:t>constituir la entrada a otro Sistema de Información o módulo. En este caso también existe una interface automática de salida.</w:t>
      </w:r>
    </w:p>
    <w:p w:rsidR="001D3C37" w:rsidRPr="00C2181A" w:rsidRDefault="00C95705">
      <w:pPr>
        <w:pStyle w:val="Ttulo3"/>
      </w:pPr>
      <w:bookmarkStart w:id="32" w:name="_Toc371087576"/>
      <w:bookmarkStart w:id="33" w:name="_Toc374567322"/>
      <w:r w:rsidRPr="00C2181A">
        <w:br w:type="page"/>
      </w:r>
      <w:bookmarkStart w:id="34" w:name="_Toc379923944"/>
      <w:r w:rsidR="001D3C37" w:rsidRPr="00C2181A">
        <w:lastRenderedPageBreak/>
        <w:t>Objetivos del Sistema de Información</w:t>
      </w:r>
      <w:bookmarkEnd w:id="32"/>
      <w:bookmarkEnd w:id="33"/>
      <w:bookmarkEnd w:id="34"/>
    </w:p>
    <w:p w:rsidR="001D3C37" w:rsidRPr="00C2181A" w:rsidRDefault="001D3C37">
      <w:r w:rsidRPr="00C2181A">
        <w:t>Algunos de los principales objetivos de los sistemas de información, son:</w:t>
      </w:r>
    </w:p>
    <w:p w:rsidR="001D3C37" w:rsidRPr="00C2181A" w:rsidRDefault="001D3C37" w:rsidP="00280EA6">
      <w:pPr>
        <w:pStyle w:val="Prrafodelista"/>
        <w:numPr>
          <w:ilvl w:val="0"/>
          <w:numId w:val="12"/>
        </w:numPr>
        <w:ind w:left="567" w:hanging="425"/>
      </w:pPr>
      <w:r w:rsidRPr="00C2181A">
        <w:t>Proporcionar datos oportunos y exactos que permitan tomas de decisiones acertadas y mejorar la relación entre los recursos de la empresa.</w:t>
      </w:r>
    </w:p>
    <w:p w:rsidR="001D3C37" w:rsidRPr="00C2181A" w:rsidRDefault="001D3C37" w:rsidP="00280EA6">
      <w:pPr>
        <w:pStyle w:val="Prrafodelista"/>
        <w:numPr>
          <w:ilvl w:val="0"/>
          <w:numId w:val="12"/>
        </w:numPr>
        <w:ind w:left="567" w:hanging="425"/>
      </w:pPr>
      <w:r w:rsidRPr="00C2181A">
        <w:t>Garantizar información exacta y confiable, así como su almacenamiento de tal forma que esté disponible cuando se necesite.</w:t>
      </w:r>
    </w:p>
    <w:p w:rsidR="001D3C37" w:rsidRPr="00C2181A" w:rsidRDefault="001D3C37" w:rsidP="00280EA6">
      <w:pPr>
        <w:pStyle w:val="Prrafodelista"/>
        <w:numPr>
          <w:ilvl w:val="0"/>
          <w:numId w:val="12"/>
        </w:numPr>
        <w:ind w:left="567" w:hanging="425"/>
      </w:pPr>
      <w:r w:rsidRPr="00C2181A">
        <w:t>Servir como herramienta para que los gerentes realicen planeación, control y toma de decisiones en sus empresas.</w:t>
      </w:r>
    </w:p>
    <w:p w:rsidR="001D3C37" w:rsidRPr="00C2181A" w:rsidRDefault="001D3C37">
      <w:pPr>
        <w:pStyle w:val="Ttulo3"/>
      </w:pPr>
      <w:bookmarkStart w:id="35" w:name="_Toc371087577"/>
      <w:bookmarkStart w:id="36" w:name="_Toc374567323"/>
      <w:bookmarkStart w:id="37" w:name="_Toc379923945"/>
      <w:r w:rsidRPr="00C2181A">
        <w:t>Clasificación de los Sistemas de Información</w:t>
      </w:r>
      <w:bookmarkEnd w:id="35"/>
      <w:bookmarkEnd w:id="36"/>
      <w:bookmarkEnd w:id="37"/>
    </w:p>
    <w:p w:rsidR="001D3C37" w:rsidRPr="00C2181A" w:rsidRDefault="001D3C37">
      <w:r w:rsidRPr="00C2181A">
        <w:t>La clasificación de los sistemas de información se realiza teniendo en cuenta sus características similares.</w:t>
      </w:r>
    </w:p>
    <w:p w:rsidR="001D3C37" w:rsidRDefault="001D3C37">
      <w:r w:rsidRPr="00C2181A">
        <w:t>Entre las clasificaciones se encuentran:</w:t>
      </w:r>
    </w:p>
    <w:p w:rsidR="007D162F" w:rsidRDefault="007D162F">
      <w:proofErr w:type="spellStart"/>
      <w:r>
        <w:t>Num_Usuarios</w:t>
      </w:r>
      <w:proofErr w:type="spellEnd"/>
    </w:p>
    <w:p w:rsidR="007D162F" w:rsidRDefault="007D162F" w:rsidP="007D162F">
      <w:pPr>
        <w:ind w:left="708"/>
      </w:pPr>
      <w:r>
        <w:t>Multiusuario</w:t>
      </w:r>
    </w:p>
    <w:p w:rsidR="007D162F" w:rsidRDefault="007D162F" w:rsidP="007D162F">
      <w:pPr>
        <w:ind w:left="708"/>
      </w:pPr>
      <w:proofErr w:type="spellStart"/>
      <w:r>
        <w:t>Multitenante</w:t>
      </w:r>
      <w:proofErr w:type="spellEnd"/>
    </w:p>
    <w:p w:rsidR="007D162F" w:rsidRDefault="007D162F">
      <w:r>
        <w:t>Arquitectura</w:t>
      </w:r>
    </w:p>
    <w:p w:rsidR="007D162F" w:rsidRDefault="007D162F" w:rsidP="007D162F">
      <w:pPr>
        <w:ind w:firstLine="708"/>
      </w:pPr>
      <w:r>
        <w:t xml:space="preserve">Middleware, </w:t>
      </w:r>
      <w:proofErr w:type="spellStart"/>
      <w:r>
        <w:t>servlet</w:t>
      </w:r>
      <w:proofErr w:type="spellEnd"/>
      <w:r>
        <w:t xml:space="preserve">, </w:t>
      </w:r>
    </w:p>
    <w:p w:rsidR="007D162F" w:rsidRDefault="007D162F">
      <w:r>
        <w:t>Cliente – Servidor y distribuido</w:t>
      </w:r>
    </w:p>
    <w:p w:rsidR="007D162F" w:rsidRDefault="007D162F">
      <w:r>
        <w:t>Por su tipo de conexión</w:t>
      </w:r>
    </w:p>
    <w:p w:rsidR="007D162F" w:rsidRDefault="007D162F">
      <w:r>
        <w:t>Orientado a conexión o no orientado a conexión</w:t>
      </w:r>
    </w:p>
    <w:p w:rsidR="007D162F" w:rsidRDefault="007D162F">
      <w:pPr>
        <w:rPr>
          <w:u w:val="single"/>
        </w:rPr>
      </w:pPr>
      <w:r w:rsidRPr="007D162F">
        <w:rPr>
          <w:u w:val="single"/>
        </w:rPr>
        <w:t>Móvil</w:t>
      </w:r>
    </w:p>
    <w:p w:rsidR="007D162F" w:rsidRDefault="007D162F">
      <w:pPr>
        <w:rPr>
          <w:u w:val="single"/>
        </w:rPr>
      </w:pPr>
      <w:r>
        <w:rPr>
          <w:u w:val="single"/>
        </w:rPr>
        <w:t>Geográfica</w:t>
      </w:r>
    </w:p>
    <w:p w:rsidR="007D162F" w:rsidRDefault="007D162F">
      <w:pPr>
        <w:rPr>
          <w:u w:val="single"/>
        </w:rPr>
      </w:pPr>
      <w:r>
        <w:rPr>
          <w:u w:val="single"/>
        </w:rPr>
        <w:lastRenderedPageBreak/>
        <w:t>Sistema de coordenadas terrestres</w:t>
      </w:r>
      <w:r w:rsidR="009424ED">
        <w:rPr>
          <w:u w:val="single"/>
        </w:rPr>
        <w:t>.</w:t>
      </w:r>
    </w:p>
    <w:p w:rsidR="009424ED" w:rsidRDefault="009424ED">
      <w:pPr>
        <w:rPr>
          <w:u w:val="single"/>
        </w:rPr>
      </w:pPr>
      <w:r>
        <w:rPr>
          <w:u w:val="single"/>
        </w:rPr>
        <w:t>Sistemas expertos.</w:t>
      </w:r>
    </w:p>
    <w:p w:rsidR="009424ED" w:rsidRDefault="009424ED">
      <w:pPr>
        <w:rPr>
          <w:u w:val="single"/>
        </w:rPr>
      </w:pPr>
      <w:r>
        <w:rPr>
          <w:u w:val="single"/>
        </w:rPr>
        <w:t>Sistemas en tiempo real.</w:t>
      </w:r>
    </w:p>
    <w:p w:rsidR="009424ED" w:rsidRPr="007D162F" w:rsidRDefault="009424ED">
      <w:pPr>
        <w:rPr>
          <w:u w:val="single"/>
        </w:rPr>
      </w:pPr>
    </w:p>
    <w:p w:rsidR="00DE0716" w:rsidRPr="00C2181A" w:rsidRDefault="00DF1013" w:rsidP="00280EA6">
      <w:pPr>
        <w:numPr>
          <w:ilvl w:val="0"/>
          <w:numId w:val="11"/>
        </w:numPr>
        <w:ind w:left="567"/>
      </w:pPr>
      <w:r w:rsidRPr="00C2181A">
        <w:rPr>
          <w:b/>
          <w:bCs/>
        </w:rPr>
        <w:t>Sistemas transaccionales</w:t>
      </w:r>
      <w:r w:rsidR="00DE0716" w:rsidRPr="00C2181A">
        <w:rPr>
          <w:b/>
          <w:bCs/>
        </w:rPr>
        <w:t>:</w:t>
      </w:r>
    </w:p>
    <w:p w:rsidR="00DF1013" w:rsidRPr="00C2181A" w:rsidRDefault="00DF1013" w:rsidP="00EE01FC">
      <w:r w:rsidRPr="00C2181A">
        <w:t>A través de éstos suelen lograrse ahorros significativos de mano de obra, debido a que automatizan tareas operativas de la organización.</w:t>
      </w:r>
    </w:p>
    <w:p w:rsidR="00DF1013" w:rsidRPr="00C2181A" w:rsidRDefault="00DF1013" w:rsidP="00EE01FC">
      <w:r w:rsidRPr="00C2181A">
        <w:t>Con frecuencia son el primer tipo de Sistemas de Información que se implanta en las organizaciones. Se empieza apoyando las tareas a nivel operativo de la organización para continuar con los mandos intermedios y posteriormente con la alta administración conforme evolucionan.</w:t>
      </w:r>
    </w:p>
    <w:p w:rsidR="00DF1013" w:rsidRPr="00C2181A" w:rsidRDefault="00DF1013" w:rsidP="00EE01FC">
      <w:r w:rsidRPr="00C2181A">
        <w:t>Son intensivos en entrada y salida de información; sus cálculos y procesos suelen ser simples y poco sofisticados. Estos sistemas requieren mucho manejo de datos para poder realizar sus operaciones y como resultado generan también grandes volúmenes de información.</w:t>
      </w:r>
    </w:p>
    <w:p w:rsidR="00DF1013" w:rsidRPr="00C2181A" w:rsidRDefault="00DF1013" w:rsidP="00EE01FC">
      <w:r w:rsidRPr="00C2181A">
        <w:t>Tienen la propiedad de ser recolectores de información, es decir, a través de estos sistemas se cargan las grandes bases de información para su explotación posterior. Estos sistemas son los encargados de integrar gran cantidad de la información que se maneja en la organización, la cual será utilizada posteriormente para apoyar a los mandos intermedios y altos.</w:t>
      </w:r>
    </w:p>
    <w:p w:rsidR="00DF1013" w:rsidRPr="00C2181A" w:rsidRDefault="00DF1013" w:rsidP="00EE01FC">
      <w:r w:rsidRPr="00C2181A">
        <w:t>Son fáciles de justificar ante la dirección general, ya que sus beneficios son visibles y palpables. El proceso de justificación puede realizarse enfrentando ingresos y costos. Esto se debe a que en el corto plazo se pueden evaluar los resultados y las ventajas que se derivan del uso de este tipo de sistemas. Entre las ventajas que pueden medirse se encuentra el ahorro de trabajo manual.</w:t>
      </w:r>
    </w:p>
    <w:p w:rsidR="00DF1013" w:rsidRPr="00C2181A" w:rsidRDefault="00DF1013" w:rsidP="00EE01FC">
      <w:r w:rsidRPr="00C2181A">
        <w:t xml:space="preserve">Son fácilmente adaptables a paquetes de aplicación que se encuentran en el mercado, ya que automatizan los procesos básicos que por lo general son similares </w:t>
      </w:r>
      <w:r w:rsidRPr="00C2181A">
        <w:lastRenderedPageBreak/>
        <w:t>o iguales en otras organizaciones. Ejemplos de este tipo de sistemas son la facturación, nóminas, cuentas por cobrar, cuentas por pagar, contabilidad general, conciliaciones bancarias, inventarios, etcétera.</w:t>
      </w:r>
    </w:p>
    <w:p w:rsidR="00DF1013" w:rsidRPr="00C2181A" w:rsidRDefault="00DF1013" w:rsidP="00280EA6">
      <w:pPr>
        <w:numPr>
          <w:ilvl w:val="0"/>
          <w:numId w:val="20"/>
        </w:numPr>
        <w:ind w:left="567"/>
      </w:pPr>
      <w:r w:rsidRPr="00C2181A">
        <w:rPr>
          <w:b/>
          <w:bCs/>
        </w:rPr>
        <w:t>Sistemas de Apoyo a las Decisiones</w:t>
      </w:r>
    </w:p>
    <w:p w:rsidR="00DF1013" w:rsidRPr="00C2181A" w:rsidRDefault="00DF1013" w:rsidP="00EE01FC">
      <w:r w:rsidRPr="00C2181A">
        <w:t>Las principales características de estos sistemas son las siguientes:</w:t>
      </w:r>
    </w:p>
    <w:p w:rsidR="00DF1013" w:rsidRPr="00C2181A" w:rsidRDefault="00DF1013" w:rsidP="00EE01FC">
      <w:r w:rsidRPr="00C2181A">
        <w:t>Suelen introducirse después de haber implantado los Sistemas Transaccionales más relevantes de la empresa, ya que estos últimos constituyen su plataforma de información.</w:t>
      </w:r>
    </w:p>
    <w:p w:rsidR="00DF1013" w:rsidRPr="00C2181A" w:rsidRDefault="00DF1013" w:rsidP="00EE01FC">
      <w:r w:rsidRPr="00C2181A">
        <w:t>La información que generan sirve de apoyo a los mandos intermedios y a la alta administración en el proceso de toma de decisiones.</w:t>
      </w:r>
    </w:p>
    <w:p w:rsidR="00DF1013" w:rsidRPr="00C2181A" w:rsidRDefault="00DF1013" w:rsidP="00EE01FC">
      <w:r w:rsidRPr="00C2181A">
        <w:t>Suelen ser intensivos en cálculos y escasos en entradas y salidas de información. Así, por ejemplo, un modelo de planeación financiera requiere poca información de entrada, genera poca información como resultado, pero puede realizar muchos cálculos durante su proceso.</w:t>
      </w:r>
    </w:p>
    <w:p w:rsidR="00DF1013" w:rsidRPr="00C2181A" w:rsidRDefault="00DF1013" w:rsidP="00EE01FC">
      <w:r w:rsidRPr="00C2181A">
        <w:t>No suelen ahorrar mano de obra. Debido a ello, la justificación económica para el desarrollo de estos sistemas es difícil, ya que no se conocen los ingresos del proyecto de inversión.</w:t>
      </w:r>
    </w:p>
    <w:p w:rsidR="00DF1013" w:rsidRPr="00C2181A" w:rsidRDefault="00DF1013" w:rsidP="00EE01FC">
      <w:r w:rsidRPr="00C2181A">
        <w:t>Suelen ser Sistemas de Información interactivos y amigables, con altos estándares de diseño gráfico y visual, ya que están dirigidos al usuario final.</w:t>
      </w:r>
    </w:p>
    <w:p w:rsidR="00DF1013" w:rsidRPr="00C2181A" w:rsidRDefault="00DF1013" w:rsidP="00EE01FC">
      <w:r w:rsidRPr="00C2181A">
        <w:t>Apoyan la toma de decisiones que, por su misma naturaleza son repetitivas y de decisiones no estructuradas que no suelen repetirse. Por ejemplo, un Sistema de Compra de Materiales que indique cuándo debe hacerse un pedido al proveedor o un Sistema de Simulación de Negocios que apoye la decisión de introducir un nuevo producto al mercado.</w:t>
      </w:r>
    </w:p>
    <w:p w:rsidR="00DF1013" w:rsidRPr="00C2181A" w:rsidRDefault="00DF1013" w:rsidP="00EE01FC">
      <w:r w:rsidRPr="00C2181A">
        <w:t xml:space="preserve">Estos sistemas pueden ser desarrollados directamente por el usuario final sin la participación </w:t>
      </w:r>
      <w:r w:rsidR="00DE0716" w:rsidRPr="00C2181A">
        <w:t>operativa</w:t>
      </w:r>
      <w:r w:rsidRPr="00C2181A">
        <w:t xml:space="preserve"> de los analistas y programadores del área de Informática.</w:t>
      </w:r>
    </w:p>
    <w:p w:rsidR="00DF1013" w:rsidRPr="00C2181A" w:rsidRDefault="00DF1013" w:rsidP="00DF1013">
      <w:r w:rsidRPr="00C2181A">
        <w:lastRenderedPageBreak/>
        <w:t>Este tipo de sistemas puede incluir la programación de la producción, compra de materiales, flujo de fondos, proyecciones financieras, modelos de simulación de negocios, modelos de inventarios, etcétera.</w:t>
      </w:r>
    </w:p>
    <w:p w:rsidR="00DF1013" w:rsidRPr="00C2181A" w:rsidRDefault="00DF1013" w:rsidP="00280EA6">
      <w:pPr>
        <w:numPr>
          <w:ilvl w:val="0"/>
          <w:numId w:val="20"/>
        </w:numPr>
        <w:ind w:left="567"/>
      </w:pPr>
      <w:r w:rsidRPr="00C2181A">
        <w:rPr>
          <w:b/>
          <w:bCs/>
        </w:rPr>
        <w:t>Sistemas Estratégicos</w:t>
      </w:r>
    </w:p>
    <w:p w:rsidR="00DF1013" w:rsidRPr="00C2181A" w:rsidRDefault="00DF1013" w:rsidP="00EE01FC">
      <w:r w:rsidRPr="00C2181A">
        <w:t>Sus principales características son:</w:t>
      </w:r>
    </w:p>
    <w:p w:rsidR="00DF1013" w:rsidRPr="00C2181A" w:rsidRDefault="00DF1013" w:rsidP="00EE01FC">
      <w:r w:rsidRPr="00C2181A">
        <w:t>Su función primordial no es apoyar la automatización de procesos operativos ni proporcionar información para apoyar la toma de decisiones. Sin embargo, este tipo de sistemas puede llevar a cabo dichas funciones.</w:t>
      </w:r>
    </w:p>
    <w:p w:rsidR="00DF1013" w:rsidRPr="00C2181A" w:rsidRDefault="00DF1013" w:rsidP="00EE01FC">
      <w:r w:rsidRPr="00C2181A">
        <w:t xml:space="preserve">Suelen desarrollarse </w:t>
      </w:r>
      <w:r w:rsidRPr="00E1705F">
        <w:t xml:space="preserve">in </w:t>
      </w:r>
      <w:proofErr w:type="spellStart"/>
      <w:r w:rsidRPr="00E1705F">
        <w:t>house</w:t>
      </w:r>
      <w:proofErr w:type="spellEnd"/>
      <w:r w:rsidRPr="00C2181A">
        <w:t>, es decir, dentro de la organización, por lo tanto no pueden adaptarse fácilmente a paquetes disponibles en el mercado.</w:t>
      </w:r>
    </w:p>
    <w:p w:rsidR="00DF1013" w:rsidRPr="00C2181A" w:rsidRDefault="00DF1013" w:rsidP="00EE01FC">
      <w:r w:rsidRPr="00C2181A">
        <w:t>Típicamente su forma de desarrollo es con base a incrementos y a través de su evolución dentro de la organización. Se inicia con un proceso o función en particular y a partir de ahí se van agregando nuevas funciones o procesos.</w:t>
      </w:r>
    </w:p>
    <w:p w:rsidR="00DF1013" w:rsidRPr="00C2181A" w:rsidRDefault="00DF1013" w:rsidP="00EE01FC">
      <w:r w:rsidRPr="00C2181A">
        <w:t>Su función es lograr ventajas que los, competidores no posean, tales como ventajas en costos y servicios diferenciados con clientes y proveedores. En este contexto, los Sistemas Estratégicos son creadores de barreras de entrada al negocio. Por ejemplo, el uso de cajeros automáticos en los bancos es un Sistema Estratégico, ya que brinda ventaja sobre un banco que no posee tal servicio. Si un banco nuevo decide abrir sus puertas al público, tendrá que dar este servicio para tener un nivel similar al de sus competidores.</w:t>
      </w:r>
    </w:p>
    <w:p w:rsidR="001D3C37" w:rsidRPr="00C2181A" w:rsidRDefault="00DF1013" w:rsidP="00E05F57">
      <w:r w:rsidRPr="00C2181A">
        <w:t>Apoyan el proceso de innovación de productos y procesos dentro de la empresa, debido a que buscan ventajas respecto a los competidores y una forma de hacerlo es innovando o creando productos y procesos.</w:t>
      </w:r>
    </w:p>
    <w:p w:rsidR="007E2F8A" w:rsidRPr="00C2181A" w:rsidRDefault="007E2F8A" w:rsidP="00DE0716">
      <w:pPr>
        <w:pStyle w:val="Prrafodelista"/>
        <w:ind w:left="0"/>
      </w:pPr>
    </w:p>
    <w:p w:rsidR="001D3C37" w:rsidRPr="00C2181A" w:rsidRDefault="001D3C37">
      <w:pPr>
        <w:pStyle w:val="Ttulo2"/>
      </w:pPr>
      <w:bookmarkStart w:id="38" w:name="_Toc371087578"/>
      <w:bookmarkStart w:id="39" w:name="_Toc374567324"/>
      <w:bookmarkStart w:id="40" w:name="_Toc379923946"/>
      <w:r w:rsidRPr="00C2181A">
        <w:t>Sistemas Operativos</w:t>
      </w:r>
      <w:bookmarkEnd w:id="38"/>
      <w:bookmarkEnd w:id="39"/>
      <w:bookmarkEnd w:id="40"/>
    </w:p>
    <w:p w:rsidR="001D3C37" w:rsidRPr="00C2181A" w:rsidRDefault="001D3C37" w:rsidP="005414AD">
      <w:r w:rsidRPr="00C2181A">
        <w:lastRenderedPageBreak/>
        <w:t>El sistema operativo es el programa que actúa de interfaz entre usuarios y hardware de un sistema informático, ofreciendo un entorno para que se puedan ejecutar otros programas.</w:t>
      </w:r>
    </w:p>
    <w:p w:rsidR="001D3C37" w:rsidRPr="00C2181A" w:rsidRDefault="001D3C37" w:rsidP="005414AD">
      <w:r w:rsidRPr="00C2181A">
        <w:t>Su principal objetivo es facilitar el uso del sistema informático y garantizar que sus recursos se utilizan en forma eficiente. Se puede considerar que todo sistema informático está constituido por cuatro componentes o elementos.</w:t>
      </w:r>
    </w:p>
    <w:p w:rsidR="001D3C37" w:rsidRPr="00C2181A" w:rsidRDefault="001D3C37" w:rsidP="00280EA6">
      <w:pPr>
        <w:numPr>
          <w:ilvl w:val="0"/>
          <w:numId w:val="21"/>
        </w:numPr>
      </w:pPr>
      <w:r w:rsidRPr="00C2181A">
        <w:t>El Hardware (CPU, memoria, discos duros, periféricos, etc.)</w:t>
      </w:r>
    </w:p>
    <w:p w:rsidR="001D3C37" w:rsidRPr="00C2181A" w:rsidRDefault="001D3C37" w:rsidP="00280EA6">
      <w:pPr>
        <w:numPr>
          <w:ilvl w:val="0"/>
          <w:numId w:val="21"/>
        </w:numPr>
      </w:pPr>
      <w:r w:rsidRPr="00C2181A">
        <w:t>El sistema operativo.</w:t>
      </w:r>
    </w:p>
    <w:p w:rsidR="001D3C37" w:rsidRPr="00C2181A" w:rsidRDefault="001D3C37" w:rsidP="00280EA6">
      <w:pPr>
        <w:numPr>
          <w:ilvl w:val="0"/>
          <w:numId w:val="21"/>
        </w:numPr>
      </w:pPr>
      <w:r w:rsidRPr="00C2181A">
        <w:t>Los programas de aplicación (gestores de bases de datos, aplicaciones de gestión, hojas de cálculo, procesadores de textos).</w:t>
      </w:r>
    </w:p>
    <w:p w:rsidR="001D3C37" w:rsidRPr="00C2181A" w:rsidRDefault="001D3C37" w:rsidP="00280EA6">
      <w:pPr>
        <w:numPr>
          <w:ilvl w:val="0"/>
          <w:numId w:val="21"/>
        </w:numPr>
      </w:pPr>
      <w:r w:rsidRPr="00C2181A">
        <w:t>Los Usuarios (personas u otros ordenadores).</w:t>
      </w:r>
    </w:p>
    <w:p w:rsidR="001D3C37" w:rsidRPr="00C2181A" w:rsidRDefault="001D3C37" w:rsidP="005414AD">
      <w:r w:rsidRPr="00C2181A">
        <w:t>Por lo tanto, el sistema operativo actúa como un asignado de los recursos disponibles (tiempo de CPU, memoria, dispositivos de entrada/salida de datos, espacio de almacenamiento en disco…) para facilitar la ejecución de otros programas y ofrecer una serie de servicios a los usuarios mediante el intérprete de comandos y un entorno gráfico.</w:t>
      </w:r>
    </w:p>
    <w:p w:rsidR="001D3C37" w:rsidRPr="00C2181A" w:rsidRDefault="001D3C37" w:rsidP="005414AD">
      <w:r w:rsidRPr="00C2181A">
        <w:t>Los sistemas operativos modernos presentan una arquitectura por niveles, que simplifica su diseño e implementación. Esta es la estructura típica de un sistema operativo, desde las funciones más básicas a las de mayor nivel.</w:t>
      </w:r>
    </w:p>
    <w:p w:rsidR="001D3C37" w:rsidRPr="00C2181A" w:rsidRDefault="001D3C37" w:rsidP="00280EA6">
      <w:pPr>
        <w:numPr>
          <w:ilvl w:val="0"/>
          <w:numId w:val="22"/>
        </w:numPr>
      </w:pPr>
      <w:r w:rsidRPr="00C2181A">
        <w:t>Planificación de la CPU (ejecución de procesos).</w:t>
      </w:r>
    </w:p>
    <w:p w:rsidR="001D3C37" w:rsidRPr="00C2181A" w:rsidRDefault="001D3C37" w:rsidP="00280EA6">
      <w:pPr>
        <w:numPr>
          <w:ilvl w:val="0"/>
          <w:numId w:val="22"/>
        </w:numPr>
      </w:pPr>
      <w:r w:rsidRPr="00C2181A">
        <w:t>Gestión de la memoria principal.</w:t>
      </w:r>
    </w:p>
    <w:p w:rsidR="001D3C37" w:rsidRPr="00C2181A" w:rsidRDefault="001D3C37" w:rsidP="00280EA6">
      <w:pPr>
        <w:numPr>
          <w:ilvl w:val="0"/>
          <w:numId w:val="22"/>
        </w:numPr>
      </w:pPr>
      <w:r w:rsidRPr="00C2181A">
        <w:t>Control de dispositivos entrada/salida.</w:t>
      </w:r>
    </w:p>
    <w:p w:rsidR="001D3C37" w:rsidRPr="00C2181A" w:rsidRDefault="001D3C37" w:rsidP="00280EA6">
      <w:pPr>
        <w:numPr>
          <w:ilvl w:val="0"/>
          <w:numId w:val="22"/>
        </w:numPr>
      </w:pPr>
      <w:r w:rsidRPr="00C2181A">
        <w:t>Gestión del sistema de ficheros.</w:t>
      </w:r>
    </w:p>
    <w:p w:rsidR="001D3C37" w:rsidRPr="00C2181A" w:rsidRDefault="001D3C37" w:rsidP="00280EA6">
      <w:pPr>
        <w:numPr>
          <w:ilvl w:val="0"/>
          <w:numId w:val="22"/>
        </w:numPr>
      </w:pPr>
      <w:r w:rsidRPr="00C2181A">
        <w:t>Interfaz de Usuario (interprete de comandos y entorno gráfico).</w:t>
      </w:r>
    </w:p>
    <w:p w:rsidR="001D3C37" w:rsidRPr="00C2181A" w:rsidRDefault="001D3C37" w:rsidP="005414AD">
      <w:r w:rsidRPr="00C2181A">
        <w:lastRenderedPageBreak/>
        <w:t>Las aplicaciones y programas de usuarios acceden a los recursos de la maquina mediante llamadas a funciones del sistema operativo, definidas en una API (Aplicación Programa Interface, “Interfaz de Programación de Aplicaciones”).</w:t>
      </w:r>
    </w:p>
    <w:p w:rsidR="001D3C37" w:rsidRPr="00C2181A" w:rsidRDefault="001D3C37" w:rsidP="005414AD">
      <w:r w:rsidRPr="00C2181A">
        <w:t>Los primitivos sistemas opera</w:t>
      </w:r>
      <w:r w:rsidR="004A097E" w:rsidRPr="00C2181A">
        <w:t>tivos eran “monousuario”  y “</w:t>
      </w:r>
      <w:proofErr w:type="spellStart"/>
      <w:r w:rsidR="004A097E" w:rsidRPr="00C2181A">
        <w:t>monot</w:t>
      </w:r>
      <w:r w:rsidRPr="00C2181A">
        <w:t>a</w:t>
      </w:r>
      <w:r w:rsidR="004A097E" w:rsidRPr="00C2181A">
        <w:t>rea</w:t>
      </w:r>
      <w:proofErr w:type="spellEnd"/>
      <w:r w:rsidRPr="00C2181A">
        <w:t>” (no podían ejecutar varias aplicaciones de forma simultanea).</w:t>
      </w:r>
    </w:p>
    <w:p w:rsidR="001D3C37" w:rsidRPr="00C2181A" w:rsidRDefault="005717FB">
      <w:pPr>
        <w:pStyle w:val="Ttulo3"/>
      </w:pPr>
      <w:bookmarkStart w:id="41" w:name="_Toc371087579"/>
      <w:bookmarkStart w:id="42" w:name="_Toc374567325"/>
      <w:r w:rsidRPr="00C2181A">
        <w:br w:type="page"/>
      </w:r>
      <w:bookmarkStart w:id="43" w:name="_Toc379923947"/>
      <w:r w:rsidR="001D3C37" w:rsidRPr="00C2181A">
        <w:lastRenderedPageBreak/>
        <w:t>Sistema Operativo Android</w:t>
      </w:r>
      <w:bookmarkEnd w:id="41"/>
      <w:bookmarkEnd w:id="42"/>
      <w:bookmarkEnd w:id="43"/>
    </w:p>
    <w:p w:rsidR="001D3C37" w:rsidRPr="00C2181A" w:rsidRDefault="001D3C37">
      <w:r w:rsidRPr="00C2181A">
        <w:t>La telefonía móvil está cambiando la sociedad actual de una forma tan significativa como lo ha hecho Internet. Esta revolución no ha hecho más que empezar, los nuevos terminales ofrecen unas capacidades similares a un ordenador personal, lo que permite que puedan ser utilizados para leer nuestro correo o navegar por Internet. Pero a diferencia de un ordenador, un teléfono móvil siempre está en el bolsillo del usuario. Esto permite un nuevo abanico de aplicaciones mucho más cercanas al usuario. De hecho, muchos autores coinciden en que el nuevo ordenador personal del siglo veintiuno será un terminal móvil.</w:t>
      </w:r>
    </w:p>
    <w:p w:rsidR="001D3C37" w:rsidRPr="00C2181A" w:rsidRDefault="001D3C37">
      <w:r w:rsidRPr="00C2181A">
        <w:t xml:space="preserve">El lanzamiento de Android como nueva plataforma para el desarrollo de aplicaciones móviles ha causado una gran expectación y está teniendo una importante aceptación tanto por los usuarios como por la industria. En la actualidad se está convirtiendo en una seria alternativa frente a otras plataformas como </w:t>
      </w:r>
      <w:proofErr w:type="spellStart"/>
      <w:r w:rsidRPr="00E1705F">
        <w:t>Symbian</w:t>
      </w:r>
      <w:proofErr w:type="spellEnd"/>
      <w:r w:rsidRPr="00C2181A">
        <w:t xml:space="preserve">, iPhone o </w:t>
      </w:r>
      <w:r w:rsidRPr="00E1705F">
        <w:t xml:space="preserve">Windows </w:t>
      </w:r>
      <w:proofErr w:type="spellStart"/>
      <w:r w:rsidRPr="00E1705F">
        <w:t>Phone</w:t>
      </w:r>
      <w:proofErr w:type="spellEnd"/>
      <w:r w:rsidRPr="00C2181A">
        <w:t>.</w:t>
      </w:r>
    </w:p>
    <w:p w:rsidR="001D3C37" w:rsidRPr="00C2181A" w:rsidRDefault="001D3C37" w:rsidP="00544F60">
      <w:pPr>
        <w:pStyle w:val="Ttulo4"/>
      </w:pPr>
      <w:r w:rsidRPr="00C2181A">
        <w:t>Orígenes</w:t>
      </w:r>
    </w:p>
    <w:p w:rsidR="001D3C37" w:rsidRPr="00C2181A" w:rsidRDefault="001D3C37">
      <w:r w:rsidRPr="00C2181A">
        <w:t>Google adquiere Android Inc. en el año 2005. Se trataba de una pequeña compañía, que acababa de ser creada, orientada a la producción de aplicaciones para terminales móviles. Ese mismo año empiezan a trabajar en la creación de una máquina virtual Java optimizada para móviles (</w:t>
      </w:r>
      <w:proofErr w:type="spellStart"/>
      <w:r w:rsidRPr="00C2181A">
        <w:t>Dalvik</w:t>
      </w:r>
      <w:proofErr w:type="spellEnd"/>
      <w:r w:rsidRPr="00C2181A">
        <w:t xml:space="preserve"> VM).</w:t>
      </w:r>
    </w:p>
    <w:p w:rsidR="001D3C37" w:rsidRPr="00C2181A" w:rsidRDefault="001D3C37">
      <w:r w:rsidRPr="00C2181A">
        <w:t xml:space="preserve">En el año 2007 se crea el consorcio </w:t>
      </w:r>
      <w:proofErr w:type="spellStart"/>
      <w:r w:rsidRPr="00E1705F">
        <w:t>Handset</w:t>
      </w:r>
      <w:proofErr w:type="spellEnd"/>
      <w:r w:rsidRPr="00E1705F">
        <w:t xml:space="preserve"> </w:t>
      </w:r>
      <w:r w:rsidRPr="00C2181A">
        <w:t xml:space="preserve">Alliance con el objetivo de desarrollar estándares abiertos para móviles. Está formado por Google, Intel, Texas Instruments, Motorola, T-Mobile, Samsung, </w:t>
      </w:r>
      <w:proofErr w:type="spellStart"/>
      <w:r w:rsidRPr="00E1705F">
        <w:t>Ericson</w:t>
      </w:r>
      <w:proofErr w:type="spellEnd"/>
      <w:r w:rsidRPr="00C2181A">
        <w:t xml:space="preserve">, Toshiba, Vodafone, NTT </w:t>
      </w:r>
      <w:proofErr w:type="spellStart"/>
      <w:r w:rsidRPr="00E1705F">
        <w:t>DoCoMo</w:t>
      </w:r>
      <w:proofErr w:type="spellEnd"/>
      <w:r w:rsidRPr="00C2181A">
        <w:t>, Sprint Nextel y otros. Una pieza clave de los objetivos de esta alianza es promover el diseño y difusión de la plataforma Android. Sus miembros se han comprometido a publicar una parte importante de su propiedad intelectual como código abierto bajo licencia Apache v2.0.</w:t>
      </w:r>
    </w:p>
    <w:p w:rsidR="001D3C37" w:rsidRPr="00C2181A" w:rsidRDefault="001D3C37">
      <w:r w:rsidRPr="00C2181A">
        <w:lastRenderedPageBreak/>
        <w:t xml:space="preserve">En noviembre del 2007 se lanza una primera versión del Android SDK. Al año siguiente aparece el primer móvil con Android (T-Mobile G1). En octubre Google libera el código fuente de Android principalmente bajo licencia de código abierto Apache (licencia GPL v2 para el </w:t>
      </w:r>
      <w:r w:rsidR="005D0C3E">
        <w:t xml:space="preserve">núcleo). Ese mismo mes se abre </w:t>
      </w:r>
      <w:r w:rsidRPr="00C2181A">
        <w:t xml:space="preserve">Android </w:t>
      </w:r>
      <w:proofErr w:type="spellStart"/>
      <w:r w:rsidRPr="00E1705F">
        <w:t>Market</w:t>
      </w:r>
      <w:proofErr w:type="spellEnd"/>
      <w:r w:rsidRPr="00C2181A">
        <w:t>, para la descarga de aplicaciones. En abril del 2009 Google lanza la versión 1.5 del SDK que incorpora nuevas característica como el teclado en pantalla. A finales del 2009 se lanza la versión 2.0 y durante el 2010 las versiones 2.1, 2.2 y 2.3.</w:t>
      </w:r>
    </w:p>
    <w:p w:rsidR="001D3C37" w:rsidRPr="00C2181A" w:rsidRDefault="001D3C37">
      <w:r w:rsidRPr="00C2181A">
        <w:t>Durante el año 2010 Android se consolida como uno de los sistemas operativos para móviles más utilizados, con resultados cercanos al iPhone e incluso superando al sistema de Apple en EE.UU.</w:t>
      </w:r>
    </w:p>
    <w:p w:rsidR="001D3C37" w:rsidRPr="00C2181A" w:rsidRDefault="001D3C37">
      <w:r w:rsidRPr="00C2181A">
        <w:t>En el 2011 se lanzan la versión 3.0, 3.1 y 3.2 específica para tabletas y la 4.0 tanto para móviles como para tabletas. Durante este año Android se consolida como la plataforma para móviles más importante alcanzando una cuota de mercado superior al 50%.</w:t>
      </w:r>
    </w:p>
    <w:p w:rsidR="00152E9E" w:rsidRPr="00C2181A" w:rsidRDefault="001D3C37">
      <w:r w:rsidRPr="00C2181A">
        <w:t xml:space="preserve">En 2012 Google cambia su estrategia en su tienda de descargas online, reemplazando Android </w:t>
      </w:r>
      <w:proofErr w:type="spellStart"/>
      <w:r w:rsidRPr="00E1705F">
        <w:t>Market</w:t>
      </w:r>
      <w:proofErr w:type="spellEnd"/>
      <w:r w:rsidRPr="00C2181A">
        <w:t xml:space="preserve"> por Google Play </w:t>
      </w:r>
      <w:proofErr w:type="spellStart"/>
      <w:r w:rsidRPr="00C2181A">
        <w:t>Store</w:t>
      </w:r>
      <w:proofErr w:type="spellEnd"/>
      <w:r w:rsidRPr="00C2181A">
        <w:t xml:space="preserve">. Donde en un solo portal unifica tanto la descarga de aplicaciones como de contenidos. En este año aparecen las versiones 4.1 y 4.2 del SDK. Android mantiene su </w:t>
      </w:r>
      <w:r w:rsidR="005D0C3E" w:rsidRPr="00C2181A">
        <w:t>espectacular</w:t>
      </w:r>
      <w:r w:rsidRPr="00C2181A">
        <w:t xml:space="preserve"> crecimiento, alcanzando a finales de añ</w:t>
      </w:r>
      <w:r w:rsidR="00152E9E" w:rsidRPr="00C2181A">
        <w:t>o una cuota de mercado del 75%.</w:t>
      </w:r>
    </w:p>
    <w:p w:rsidR="001D3C37" w:rsidRPr="00C2181A" w:rsidRDefault="001D3C37" w:rsidP="00544F60">
      <w:pPr>
        <w:pStyle w:val="Ttulo4"/>
      </w:pPr>
      <w:r w:rsidRPr="00C2181A">
        <w:t>¿Que hace a Android especial?</w:t>
      </w:r>
    </w:p>
    <w:p w:rsidR="001D3C37" w:rsidRPr="00C2181A" w:rsidRDefault="001D3C37" w:rsidP="005414AD">
      <w:r w:rsidRPr="00C2181A">
        <w:t xml:space="preserve">Existen muchas plataformas para móviles (iPhone, </w:t>
      </w:r>
      <w:proofErr w:type="spellStart"/>
      <w:r w:rsidRPr="00C2181A">
        <w:t>Symbian</w:t>
      </w:r>
      <w:proofErr w:type="spellEnd"/>
      <w:r w:rsidRPr="00C2181A">
        <w:t xml:space="preserve">, Windows </w:t>
      </w:r>
      <w:proofErr w:type="spellStart"/>
      <w:r w:rsidRPr="00C2181A">
        <w:t>Phone</w:t>
      </w:r>
      <w:proofErr w:type="spellEnd"/>
      <w:r w:rsidRPr="00C2181A">
        <w:t xml:space="preserve">, BlackBerry, Palm, Java Mobile </w:t>
      </w:r>
      <w:proofErr w:type="spellStart"/>
      <w:r w:rsidRPr="00C2181A">
        <w:t>Edition</w:t>
      </w:r>
      <w:proofErr w:type="spellEnd"/>
      <w:r w:rsidRPr="00C2181A">
        <w:t>, Linux Mobile (</w:t>
      </w:r>
      <w:proofErr w:type="spellStart"/>
      <w:r w:rsidRPr="00C2181A">
        <w:t>LiMo</w:t>
      </w:r>
      <w:proofErr w:type="spellEnd"/>
      <w:r w:rsidRPr="00C2181A">
        <w:t>),..); sin embargo Android presenta una serie de características que lo hacen diferente. Es el primero que combina en una misma solución las siguientes cualidades:</w:t>
      </w:r>
    </w:p>
    <w:p w:rsidR="001D3C37" w:rsidRPr="00C2181A" w:rsidRDefault="001D3C37" w:rsidP="00280EA6">
      <w:pPr>
        <w:pStyle w:val="Prrafodelista"/>
        <w:numPr>
          <w:ilvl w:val="0"/>
          <w:numId w:val="14"/>
        </w:numPr>
        <w:ind w:left="567"/>
      </w:pPr>
      <w:r w:rsidRPr="00C2181A">
        <w:rPr>
          <w:rStyle w:val="Textoennegrita"/>
          <w:rFonts w:cs="Arial"/>
        </w:rPr>
        <w:t>Plataforma realmente abierta</w:t>
      </w:r>
      <w:r w:rsidRPr="00C2181A">
        <w:t xml:space="preserve">. Es una plataforma de desarrollo libre basada en Linux y de código abierto. Una de sus grandes ventajas es que se puede usar y </w:t>
      </w:r>
      <w:proofErr w:type="spellStart"/>
      <w:r w:rsidRPr="00C2181A">
        <w:t>customizar</w:t>
      </w:r>
      <w:proofErr w:type="spellEnd"/>
      <w:r w:rsidRPr="00C2181A">
        <w:t xml:space="preserve"> el sistema sin pagar royalties.</w:t>
      </w:r>
    </w:p>
    <w:p w:rsidR="001D3C37" w:rsidRPr="00C2181A" w:rsidRDefault="001D3C37" w:rsidP="00280EA6">
      <w:pPr>
        <w:pStyle w:val="Prrafodelista"/>
        <w:numPr>
          <w:ilvl w:val="0"/>
          <w:numId w:val="14"/>
        </w:numPr>
        <w:ind w:left="567"/>
      </w:pPr>
      <w:r w:rsidRPr="00C2181A">
        <w:rPr>
          <w:rStyle w:val="Textoennegrita"/>
          <w:rFonts w:cs="Arial"/>
        </w:rPr>
        <w:lastRenderedPageBreak/>
        <w:t>Adaptable a cualquier tipo de hardware</w:t>
      </w:r>
      <w:r w:rsidRPr="00C2181A">
        <w:t xml:space="preserve">. Android no ha sido diseñado exclusivamente para su uso en teléfonos y tabletas. Hoy en día podemos encontrar relojes, cámaras, electrodomésticos y gran variedad de sistemas empotrados que se basan en este sistema operativo. Este hecho tiene sus evidentes ventajas, pero también va a suponer un esfuerzo adicional al programador. La aplicación ha de funcionar correctamente en dispositivos con gran variedad de tipos de entrada, pantalla, memoria, etc. Esta característica contrasta con la estrategia de Apple. En </w:t>
      </w:r>
      <w:proofErr w:type="spellStart"/>
      <w:r w:rsidRPr="00C2181A">
        <w:t>iOS</w:t>
      </w:r>
      <w:proofErr w:type="spellEnd"/>
      <w:r w:rsidRPr="00C2181A">
        <w:t xml:space="preserve"> tenemos que desarrollar una aplicación para iPhone y otra diferente para </w:t>
      </w:r>
      <w:proofErr w:type="spellStart"/>
      <w:r w:rsidRPr="00C2181A">
        <w:t>iPad</w:t>
      </w:r>
      <w:proofErr w:type="spellEnd"/>
      <w:r w:rsidRPr="00C2181A">
        <w:t>.</w:t>
      </w:r>
    </w:p>
    <w:p w:rsidR="001D3C37" w:rsidRPr="00C2181A" w:rsidRDefault="001D3C37" w:rsidP="00280EA6">
      <w:pPr>
        <w:pStyle w:val="Prrafodelista"/>
        <w:numPr>
          <w:ilvl w:val="0"/>
          <w:numId w:val="14"/>
        </w:numPr>
        <w:ind w:left="567"/>
      </w:pPr>
      <w:r w:rsidRPr="00C2181A">
        <w:rPr>
          <w:rStyle w:val="Textoennegrita"/>
          <w:rFonts w:cs="Arial"/>
        </w:rPr>
        <w:t>Portabilidad asegurada</w:t>
      </w:r>
      <w:r w:rsidRPr="00C2181A">
        <w:t>. Las aplicaciones finales son desarrolladas en Java lo que nos asegura que podrán ser ejecutadas en cualquier tipo de CPU, tanto presente como futuro. Esto se consigue gracias al concepto de máquina virtual.</w:t>
      </w:r>
    </w:p>
    <w:p w:rsidR="001D3C37" w:rsidRPr="00C2181A" w:rsidRDefault="001D3C37" w:rsidP="00280EA6">
      <w:pPr>
        <w:pStyle w:val="Prrafodelista"/>
        <w:numPr>
          <w:ilvl w:val="0"/>
          <w:numId w:val="14"/>
        </w:numPr>
        <w:ind w:left="567"/>
      </w:pPr>
      <w:r w:rsidRPr="00C2181A">
        <w:rPr>
          <w:rStyle w:val="Textoennegrita"/>
          <w:rFonts w:cs="Arial"/>
        </w:rPr>
        <w:t>Arquitectura basada en componentes inspirados en Internet</w:t>
      </w:r>
      <w:r w:rsidRPr="00C2181A">
        <w:rPr>
          <w:rStyle w:val="nfasis"/>
          <w:rFonts w:cs="Arial"/>
        </w:rPr>
        <w:t xml:space="preserve">. </w:t>
      </w:r>
      <w:r w:rsidRPr="00C2181A">
        <w:t xml:space="preserve">Por ejemplo, el diseño de la interfaz de usuario se hace en </w:t>
      </w:r>
      <w:proofErr w:type="spellStart"/>
      <w:r w:rsidRPr="00C2181A">
        <w:t>xml</w:t>
      </w:r>
      <w:proofErr w:type="spellEnd"/>
      <w:r w:rsidRPr="00C2181A">
        <w:t>, lo que permite que una misma aplicación se ejecute en un móvil de pantalla reducida o en un TV.</w:t>
      </w:r>
    </w:p>
    <w:p w:rsidR="001D3C37" w:rsidRPr="00C2181A" w:rsidRDefault="001D3C37">
      <w:r w:rsidRPr="00C2181A">
        <w:rPr>
          <w:rStyle w:val="Textoennegrita"/>
          <w:rFonts w:cs="Arial"/>
        </w:rPr>
        <w:t>Filosofía de dispositivo siempre conectado a Internet</w:t>
      </w:r>
      <w:r w:rsidRPr="00C2181A">
        <w:t>.</w:t>
      </w:r>
    </w:p>
    <w:p w:rsidR="001D3C37" w:rsidRPr="00C2181A" w:rsidRDefault="001D3C37" w:rsidP="00280EA6">
      <w:pPr>
        <w:pStyle w:val="Prrafodelista"/>
        <w:numPr>
          <w:ilvl w:val="0"/>
          <w:numId w:val="15"/>
        </w:numPr>
        <w:ind w:left="567"/>
      </w:pPr>
      <w:r w:rsidRPr="00C2181A">
        <w:rPr>
          <w:rStyle w:val="Textoennegrita"/>
          <w:rFonts w:cs="Arial"/>
        </w:rPr>
        <w:t>Gran cantidad de servicios incorporados</w:t>
      </w:r>
      <w:r w:rsidRPr="00C2181A">
        <w:t>. por ejemplo, localización basada tanto en GPS como en redes, bases de datos con SQL, reconocimiento y síntesis de voz, navegador, multimedia.</w:t>
      </w:r>
    </w:p>
    <w:p w:rsidR="001D3C37" w:rsidRPr="00C2181A" w:rsidRDefault="001D3C37" w:rsidP="00280EA6">
      <w:pPr>
        <w:pStyle w:val="Prrafodelista"/>
        <w:numPr>
          <w:ilvl w:val="0"/>
          <w:numId w:val="15"/>
        </w:numPr>
        <w:ind w:left="567"/>
      </w:pPr>
      <w:r w:rsidRPr="00C2181A">
        <w:rPr>
          <w:rStyle w:val="Textoennegrita"/>
          <w:rFonts w:cs="Arial"/>
        </w:rPr>
        <w:t>Aceptable nivel de seguridad</w:t>
      </w:r>
      <w:r w:rsidRPr="00C2181A">
        <w:t>. Los programas se encuentran aislados unos de otros gracias al concepto de ejecución dentro de una caja que her</w:t>
      </w:r>
      <w:r w:rsidR="00C7687A">
        <w:t>e</w:t>
      </w:r>
      <w:r w:rsidRPr="00C2181A">
        <w:t>da de Linux. Además, cada aplicación dispone de una serie de permisos que limitan su rango de actuación (servicios de localización, acceso a Internet, etc.)</w:t>
      </w:r>
    </w:p>
    <w:p w:rsidR="001D3C37" w:rsidRPr="00C2181A" w:rsidRDefault="001D3C37" w:rsidP="00280EA6">
      <w:pPr>
        <w:pStyle w:val="Prrafodelista"/>
        <w:numPr>
          <w:ilvl w:val="0"/>
          <w:numId w:val="15"/>
        </w:numPr>
        <w:ind w:left="567"/>
      </w:pPr>
      <w:r w:rsidRPr="00C2181A">
        <w:rPr>
          <w:rStyle w:val="Textoennegrita"/>
          <w:rFonts w:cs="Arial"/>
        </w:rPr>
        <w:t>Optimizado para baja potencia y poca memoria</w:t>
      </w:r>
      <w:r w:rsidRPr="00C2181A">
        <w:t xml:space="preserve">. Por ejemplo, Android utiliza la Máquina Virtual </w:t>
      </w:r>
      <w:proofErr w:type="spellStart"/>
      <w:r w:rsidRPr="00C2181A">
        <w:t>Dalvik</w:t>
      </w:r>
      <w:proofErr w:type="spellEnd"/>
      <w:r w:rsidRPr="00C2181A">
        <w:t>. Se trata de una implementación de Google de la máquina virtual de Java optimizada para dispositivos móviles.</w:t>
      </w:r>
    </w:p>
    <w:p w:rsidR="001D3C37" w:rsidRPr="00C2181A" w:rsidRDefault="001D3C37">
      <w:pPr>
        <w:ind w:left="567"/>
      </w:pPr>
    </w:p>
    <w:p w:rsidR="001D3C37" w:rsidRPr="00C2181A" w:rsidRDefault="001D3C37" w:rsidP="00280EA6">
      <w:pPr>
        <w:pStyle w:val="Prrafodelista"/>
        <w:numPr>
          <w:ilvl w:val="0"/>
          <w:numId w:val="15"/>
        </w:numPr>
        <w:ind w:left="567"/>
      </w:pPr>
      <w:r w:rsidRPr="00C2181A">
        <w:rPr>
          <w:rStyle w:val="Textoennegrita"/>
          <w:rFonts w:cs="Arial"/>
        </w:rPr>
        <w:lastRenderedPageBreak/>
        <w:t>Alta calidad de gráficos y sonido</w:t>
      </w:r>
      <w:r w:rsidRPr="00C2181A">
        <w:t xml:space="preserve">. gráficos vectoriales suavizados, animaciones inspiradas en Flash, gráficos en 3 dimensiones basados en </w:t>
      </w:r>
      <w:proofErr w:type="spellStart"/>
      <w:r w:rsidRPr="00C2181A">
        <w:t>OpenGL</w:t>
      </w:r>
      <w:proofErr w:type="spellEnd"/>
      <w:r w:rsidRPr="00C2181A">
        <w:t xml:space="preserve">. Incorpora </w:t>
      </w:r>
      <w:proofErr w:type="spellStart"/>
      <w:r w:rsidRPr="00C2181A">
        <w:t>codecs</w:t>
      </w:r>
      <w:proofErr w:type="spellEnd"/>
      <w:r w:rsidRPr="00C2181A">
        <w:t xml:space="preserve"> estándar más comunes de audio y vídeo, incluyendo H.264 (AVC), MP3, AAC, etc.</w:t>
      </w:r>
    </w:p>
    <w:p w:rsidR="001D3C37" w:rsidRPr="00C2181A" w:rsidRDefault="001D3C37" w:rsidP="00BB44BD">
      <w:pPr>
        <w:pStyle w:val="Ttulo4"/>
        <w:rPr>
          <w:shd w:val="clear" w:color="auto" w:fill="FFFFFF"/>
        </w:rPr>
      </w:pPr>
      <w:r w:rsidRPr="00C2181A">
        <w:rPr>
          <w:shd w:val="clear" w:color="auto" w:fill="FFFFFF"/>
        </w:rPr>
        <w:br w:type="page"/>
      </w:r>
      <w:r w:rsidRPr="00C2181A">
        <w:rPr>
          <w:shd w:val="clear" w:color="auto" w:fill="FFFFFF"/>
        </w:rPr>
        <w:lastRenderedPageBreak/>
        <w:t>Comparativa con otras plataformas</w:t>
      </w:r>
    </w:p>
    <w:p w:rsidR="001D3C37" w:rsidRPr="00C2181A" w:rsidRDefault="001D3C37">
      <w:pPr>
        <w:rPr>
          <w:shd w:val="clear" w:color="auto" w:fill="FFFFFF"/>
        </w:rPr>
      </w:pPr>
      <w:r w:rsidRPr="00C2181A">
        <w:rPr>
          <w:shd w:val="clear" w:color="auto" w:fill="FFFFFF"/>
        </w:rPr>
        <w:t>Las plataformas comparadas y la versión que se ha utilizado como referencia se muestran a continuación:</w:t>
      </w:r>
    </w:p>
    <w:p w:rsidR="001D3C37" w:rsidRPr="00C2181A" w:rsidRDefault="00EA0594">
      <w:pPr>
        <w:keepNext/>
        <w:jc w:val="center"/>
      </w:pPr>
      <w:r>
        <w:rPr>
          <w:noProof/>
          <w:lang w:eastAsia="es-MX"/>
        </w:rPr>
        <w:drawing>
          <wp:inline distT="0" distB="0" distL="0" distR="0">
            <wp:extent cx="5139690" cy="5439410"/>
            <wp:effectExtent l="0" t="0" r="3810" b="8890"/>
            <wp:docPr id="27" name="Imagen 1" descr="compaPlatafor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Plataforma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9690" cy="5439410"/>
                    </a:xfrm>
                    <a:prstGeom prst="rect">
                      <a:avLst/>
                    </a:prstGeom>
                    <a:noFill/>
                    <a:ln>
                      <a:noFill/>
                    </a:ln>
                  </pic:spPr>
                </pic:pic>
              </a:graphicData>
            </a:graphic>
          </wp:inline>
        </w:drawing>
      </w:r>
    </w:p>
    <w:p w:rsidR="001D3C37" w:rsidRPr="00C2181A" w:rsidRDefault="001D3C37">
      <w:pPr>
        <w:pStyle w:val="Epgrafe"/>
        <w:jc w:val="center"/>
        <w:rPr>
          <w:rFonts w:ascii="Arial" w:hAnsi="Arial" w:cs="Arial"/>
        </w:rPr>
      </w:pPr>
      <w:r w:rsidRPr="00C2181A">
        <w:rPr>
          <w:rFonts w:ascii="Arial" w:hAnsi="Arial" w:cs="Arial"/>
        </w:rPr>
        <w:t xml:space="preserve">Tabla </w:t>
      </w:r>
      <w:r w:rsidR="00050570" w:rsidRPr="00C2181A">
        <w:rPr>
          <w:rFonts w:ascii="Arial" w:hAnsi="Arial" w:cs="Arial"/>
        </w:rPr>
        <w:fldChar w:fldCharType="begin"/>
      </w:r>
      <w:r w:rsidR="00D37675" w:rsidRPr="00C2181A">
        <w:rPr>
          <w:rFonts w:ascii="Arial" w:hAnsi="Arial" w:cs="Arial"/>
        </w:rPr>
        <w:instrText xml:space="preserve"> SEQ Tabla \* ARABIC </w:instrText>
      </w:r>
      <w:r w:rsidR="00050570" w:rsidRPr="00C2181A">
        <w:rPr>
          <w:rFonts w:ascii="Arial" w:hAnsi="Arial" w:cs="Arial"/>
        </w:rPr>
        <w:fldChar w:fldCharType="separate"/>
      </w:r>
      <w:r w:rsidR="006342DE">
        <w:rPr>
          <w:rFonts w:ascii="Arial" w:hAnsi="Arial" w:cs="Arial"/>
          <w:noProof/>
        </w:rPr>
        <w:t>1</w:t>
      </w:r>
      <w:r w:rsidR="00050570" w:rsidRPr="00C2181A">
        <w:rPr>
          <w:rFonts w:ascii="Arial" w:hAnsi="Arial" w:cs="Arial"/>
        </w:rPr>
        <w:fldChar w:fldCharType="end"/>
      </w:r>
      <w:r w:rsidRPr="00C2181A">
        <w:rPr>
          <w:rFonts w:ascii="Arial" w:hAnsi="Arial" w:cs="Arial"/>
        </w:rPr>
        <w:t xml:space="preserve"> Comparativa de las principales plataformas móviles</w:t>
      </w:r>
      <w:r w:rsidR="0028273E" w:rsidRPr="00C2181A">
        <w:rPr>
          <w:rFonts w:ascii="Arial" w:hAnsi="Arial" w:cs="Arial"/>
        </w:rPr>
        <w:t xml:space="preserve"> [11]</w:t>
      </w:r>
    </w:p>
    <w:p w:rsidR="001D3C37" w:rsidRPr="00C2181A" w:rsidRDefault="001D3C37">
      <w:r w:rsidRPr="00C2181A">
        <w:br w:type="page"/>
      </w:r>
      <w:r w:rsidRPr="00C2181A">
        <w:lastRenderedPageBreak/>
        <w:t xml:space="preserve">Otro aspecto fundamental a la hora de comparar las plataformas móviles es su cuota de mercado. En la siguiente gráfica podemos ver un estudio realizado por la empresa </w:t>
      </w:r>
      <w:proofErr w:type="spellStart"/>
      <w:r w:rsidRPr="00C2181A">
        <w:t>Gratner</w:t>
      </w:r>
      <w:proofErr w:type="spellEnd"/>
      <w:r w:rsidRPr="00C2181A">
        <w:t xml:space="preserve"> </w:t>
      </w:r>
      <w:proofErr w:type="spellStart"/>
      <w:r w:rsidRPr="00C2181A">
        <w:t>Group</w:t>
      </w:r>
      <w:proofErr w:type="spellEnd"/>
      <w:r w:rsidRPr="00C2181A">
        <w:t xml:space="preserve">, donde se muestra la evolución del mercado de los sistemas operativos para móviles según el número de terminales vendidos. Podemos destacar: el importante descenso de ventas de la plataforma </w:t>
      </w:r>
      <w:proofErr w:type="spellStart"/>
      <w:r w:rsidRPr="00C2181A">
        <w:t>Symbian</w:t>
      </w:r>
      <w:proofErr w:type="spellEnd"/>
      <w:r w:rsidRPr="00C2181A">
        <w:t xml:space="preserve"> de Nokia; el declive continuo de BlackBerry; como la plataforma de Windows que parece que no despega; como Apple tiene afianzada una cuota de mercado en torno al 15%. Finalmente destacamos el espectacular ascenso de la plataforma Android, que le ha permitido alcanzar en dos años una cuota de mercado superior al 75%.</w:t>
      </w:r>
      <w:r w:rsidR="00A927AD" w:rsidRPr="00C2181A">
        <w:t xml:space="preserve"> [11]</w:t>
      </w:r>
    </w:p>
    <w:p w:rsidR="001D3C37" w:rsidRPr="00C2181A" w:rsidRDefault="00EA0594">
      <w:pPr>
        <w:keepNext/>
        <w:jc w:val="center"/>
      </w:pPr>
      <w:r>
        <w:rPr>
          <w:noProof/>
          <w:lang w:eastAsia="es-MX"/>
        </w:rPr>
        <w:drawing>
          <wp:inline distT="0" distB="0" distL="0" distR="0">
            <wp:extent cx="4761230" cy="3200400"/>
            <wp:effectExtent l="0" t="0" r="1270" b="0"/>
            <wp:docPr id="26" name="Imagen 2" descr="Descripción: http://www.androidcurso.com/images/unidades_android/comp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ción: http://www.androidcurso.com/images/unidades_android/compa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1230" cy="3200400"/>
                    </a:xfrm>
                    <a:prstGeom prst="rect">
                      <a:avLst/>
                    </a:prstGeom>
                    <a:noFill/>
                    <a:ln>
                      <a:noFill/>
                    </a:ln>
                  </pic:spPr>
                </pic:pic>
              </a:graphicData>
            </a:graphic>
          </wp:inline>
        </w:drawing>
      </w:r>
    </w:p>
    <w:p w:rsidR="001D3C37" w:rsidRPr="00C2181A" w:rsidRDefault="001D3C37">
      <w:pPr>
        <w:pStyle w:val="Epgrafe"/>
        <w:jc w:val="center"/>
        <w:rPr>
          <w:rFonts w:ascii="Arial" w:hAnsi="Arial" w:cs="Arial"/>
          <w:sz w:val="24"/>
          <w:szCs w:val="24"/>
        </w:rPr>
      </w:pPr>
      <w:r w:rsidRPr="00C2181A">
        <w:rPr>
          <w:rFonts w:ascii="Arial" w:hAnsi="Arial" w:cs="Arial"/>
        </w:rPr>
        <w:t xml:space="preserve">Gráfica </w:t>
      </w:r>
      <w:r w:rsidR="00050570" w:rsidRPr="00C2181A">
        <w:rPr>
          <w:rFonts w:ascii="Arial" w:hAnsi="Arial" w:cs="Arial"/>
        </w:rPr>
        <w:fldChar w:fldCharType="begin"/>
      </w:r>
      <w:r w:rsidR="00D37675" w:rsidRPr="00C2181A">
        <w:rPr>
          <w:rFonts w:ascii="Arial" w:hAnsi="Arial" w:cs="Arial"/>
        </w:rPr>
        <w:instrText xml:space="preserve"> SEQ Gráfica \* ARABIC </w:instrText>
      </w:r>
      <w:r w:rsidR="00050570" w:rsidRPr="00C2181A">
        <w:rPr>
          <w:rFonts w:ascii="Arial" w:hAnsi="Arial" w:cs="Arial"/>
        </w:rPr>
        <w:fldChar w:fldCharType="separate"/>
      </w:r>
      <w:r w:rsidR="006342DE">
        <w:rPr>
          <w:rFonts w:ascii="Arial" w:hAnsi="Arial" w:cs="Arial"/>
          <w:noProof/>
        </w:rPr>
        <w:t>1</w:t>
      </w:r>
      <w:r w:rsidR="00050570" w:rsidRPr="00C2181A">
        <w:rPr>
          <w:rFonts w:ascii="Arial" w:hAnsi="Arial" w:cs="Arial"/>
        </w:rPr>
        <w:fldChar w:fldCharType="end"/>
      </w:r>
      <w:r w:rsidRPr="00C2181A">
        <w:rPr>
          <w:rFonts w:ascii="Arial" w:hAnsi="Arial" w:cs="Arial"/>
        </w:rPr>
        <w:t xml:space="preserve"> Porcentaje de teléfonos inteligentes vendidos según su sistema operativo</w:t>
      </w:r>
      <w:r w:rsidR="00A927AD" w:rsidRPr="00C2181A">
        <w:rPr>
          <w:rFonts w:ascii="Arial" w:hAnsi="Arial" w:cs="Arial"/>
        </w:rPr>
        <w:t xml:space="preserve"> [11]</w:t>
      </w:r>
    </w:p>
    <w:p w:rsidR="001D3C37" w:rsidRPr="00C2181A" w:rsidRDefault="001D3C37" w:rsidP="00BB44BD">
      <w:pPr>
        <w:pStyle w:val="Ttulo4"/>
      </w:pPr>
      <w:r w:rsidRPr="00C2181A">
        <w:br w:type="page"/>
      </w:r>
      <w:r w:rsidRPr="00C2181A">
        <w:lastRenderedPageBreak/>
        <w:t>Arquitectura de Android</w:t>
      </w:r>
    </w:p>
    <w:p w:rsidR="001D3C37" w:rsidRPr="00C2181A" w:rsidRDefault="001D3C37">
      <w:pPr>
        <w:rPr>
          <w:shd w:val="clear" w:color="auto" w:fill="FFFFFF"/>
        </w:rPr>
      </w:pPr>
      <w:r w:rsidRPr="00C2181A">
        <w:rPr>
          <w:shd w:val="clear" w:color="auto" w:fill="FFFFFF"/>
        </w:rPr>
        <w:t>El siguiente gráfico muestra la arquitectura de Android. Como se puede ver está formada por cuatro capas. Una de las características más importantes es que todas las capas están basadas en</w:t>
      </w:r>
      <w:r w:rsidRPr="00C2181A">
        <w:rPr>
          <w:rStyle w:val="apple-converted-space"/>
          <w:rFonts w:cs="Arial"/>
          <w:shd w:val="clear" w:color="auto" w:fill="FFFFFF"/>
        </w:rPr>
        <w:t> </w:t>
      </w:r>
      <w:r w:rsidRPr="00C2181A">
        <w:rPr>
          <w:shd w:val="clear" w:color="auto" w:fill="FFFFFF"/>
        </w:rPr>
        <w:t>software libre.</w:t>
      </w:r>
    </w:p>
    <w:p w:rsidR="001D3C37" w:rsidRPr="00C2181A" w:rsidRDefault="001D3C37">
      <w:pPr>
        <w:rPr>
          <w:shd w:val="clear" w:color="auto" w:fill="FFFFFF"/>
        </w:rPr>
      </w:pPr>
    </w:p>
    <w:p w:rsidR="001D3C37" w:rsidRPr="00C2181A" w:rsidRDefault="00EA0594">
      <w:pPr>
        <w:keepNext/>
        <w:jc w:val="center"/>
      </w:pPr>
      <w:r>
        <w:rPr>
          <w:noProof/>
          <w:lang w:eastAsia="es-MX"/>
        </w:rPr>
        <w:drawing>
          <wp:inline distT="0" distB="0" distL="0" distR="0">
            <wp:extent cx="4020185" cy="2648585"/>
            <wp:effectExtent l="0" t="0" r="0" b="0"/>
            <wp:docPr id="25" name="Imagen 3" descr="Descripción: http://www.androidcurso.com/images/unidades_android/arquitectura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ción: http://www.androidcurso.com/images/unidades_android/arquitectura_androi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0185" cy="2648585"/>
                    </a:xfrm>
                    <a:prstGeom prst="rect">
                      <a:avLst/>
                    </a:prstGeom>
                    <a:noFill/>
                    <a:ln>
                      <a:noFill/>
                    </a:ln>
                  </pic:spPr>
                </pic:pic>
              </a:graphicData>
            </a:graphic>
          </wp:inline>
        </w:drawing>
      </w:r>
    </w:p>
    <w:p w:rsidR="001D3C37" w:rsidRPr="00C2181A" w:rsidRDefault="001D3C37">
      <w:pPr>
        <w:pStyle w:val="Epgrafe"/>
        <w:jc w:val="center"/>
        <w:rPr>
          <w:rFonts w:ascii="Arial" w:hAnsi="Arial" w:cs="Arial"/>
        </w:rPr>
      </w:pPr>
      <w:r w:rsidRPr="00C2181A">
        <w:rPr>
          <w:rFonts w:ascii="Arial" w:hAnsi="Arial" w:cs="Arial"/>
        </w:rPr>
        <w:t xml:space="preserve">Figura </w:t>
      </w:r>
      <w:r w:rsidR="00050570" w:rsidRPr="00C2181A">
        <w:rPr>
          <w:rFonts w:ascii="Arial" w:hAnsi="Arial" w:cs="Arial"/>
        </w:rPr>
        <w:fldChar w:fldCharType="begin"/>
      </w:r>
      <w:r w:rsidR="00D37675" w:rsidRPr="00C2181A">
        <w:rPr>
          <w:rFonts w:ascii="Arial" w:hAnsi="Arial" w:cs="Arial"/>
        </w:rPr>
        <w:instrText xml:space="preserve"> SEQ Figura \* ARABIC </w:instrText>
      </w:r>
      <w:r w:rsidR="00050570" w:rsidRPr="00C2181A">
        <w:rPr>
          <w:rFonts w:ascii="Arial" w:hAnsi="Arial" w:cs="Arial"/>
        </w:rPr>
        <w:fldChar w:fldCharType="separate"/>
      </w:r>
      <w:r w:rsidR="006342DE">
        <w:rPr>
          <w:rFonts w:ascii="Arial" w:hAnsi="Arial" w:cs="Arial"/>
          <w:noProof/>
        </w:rPr>
        <w:t>1</w:t>
      </w:r>
      <w:r w:rsidR="00050570" w:rsidRPr="00C2181A">
        <w:rPr>
          <w:rFonts w:ascii="Arial" w:hAnsi="Arial" w:cs="Arial"/>
        </w:rPr>
        <w:fldChar w:fldCharType="end"/>
      </w:r>
      <w:r w:rsidRPr="00C2181A">
        <w:rPr>
          <w:rFonts w:ascii="Arial" w:hAnsi="Arial" w:cs="Arial"/>
        </w:rPr>
        <w:t xml:space="preserve"> Arquitectura Android</w:t>
      </w:r>
    </w:p>
    <w:p w:rsidR="001D3C37" w:rsidRPr="00C2181A" w:rsidRDefault="001D3C37" w:rsidP="00544F60">
      <w:pPr>
        <w:pStyle w:val="Ttulo5"/>
      </w:pPr>
      <w:r w:rsidRPr="00C2181A">
        <w:t>El núcleo de Linux</w:t>
      </w:r>
    </w:p>
    <w:p w:rsidR="001D3C37" w:rsidRPr="00C2181A" w:rsidRDefault="001D3C37">
      <w:pPr>
        <w:pStyle w:val="NormalWeb"/>
        <w:shd w:val="clear" w:color="auto" w:fill="FFFFFF"/>
        <w:spacing w:before="0" w:beforeAutospacing="0" w:after="0" w:afterAutospacing="0" w:line="315" w:lineRule="atLeast"/>
        <w:textAlignment w:val="baseline"/>
        <w:rPr>
          <w:rFonts w:cs="Arial"/>
        </w:rPr>
      </w:pPr>
      <w:r w:rsidRPr="00C2181A">
        <w:rPr>
          <w:rFonts w:cs="Arial"/>
        </w:rPr>
        <w:t>El núcleo de Android está formado por el sistema operativo Linux versión 2.6. Esta capa proporciona servicios como la seguridad, el manejo de la memoria, el multiproceso, la pila de protocolos y el soporte de</w:t>
      </w:r>
      <w:r w:rsidR="00967A79" w:rsidRPr="00C2181A">
        <w:rPr>
          <w:rStyle w:val="apple-converted-space"/>
          <w:rFonts w:cs="Arial"/>
        </w:rPr>
        <w:t xml:space="preserve"> </w:t>
      </w:r>
      <w:r w:rsidRPr="00C2181A">
        <w:rPr>
          <w:rStyle w:val="nfasis"/>
          <w:rFonts w:cs="Arial"/>
        </w:rPr>
        <w:t>drivers</w:t>
      </w:r>
      <w:r w:rsidR="00967A79" w:rsidRPr="00C2181A">
        <w:rPr>
          <w:rStyle w:val="nfasis"/>
          <w:rFonts w:cs="Arial"/>
        </w:rPr>
        <w:t xml:space="preserve"> </w:t>
      </w:r>
      <w:r w:rsidRPr="00C2181A">
        <w:rPr>
          <w:rFonts w:cs="Arial"/>
        </w:rPr>
        <w:t>para dispositivos.</w:t>
      </w:r>
    </w:p>
    <w:p w:rsidR="001D3C37" w:rsidRPr="00C2181A" w:rsidRDefault="001D3C37">
      <w:pPr>
        <w:pStyle w:val="NormalWeb"/>
        <w:shd w:val="clear" w:color="auto" w:fill="FFFFFF"/>
        <w:spacing w:before="0" w:beforeAutospacing="0" w:after="0" w:afterAutospacing="0" w:line="315" w:lineRule="atLeast"/>
        <w:textAlignment w:val="baseline"/>
        <w:rPr>
          <w:rFonts w:cs="Arial"/>
        </w:rPr>
      </w:pPr>
    </w:p>
    <w:p w:rsidR="001D3C37" w:rsidRPr="00C2181A" w:rsidRDefault="001D3C37">
      <w:pPr>
        <w:pStyle w:val="NormalWeb"/>
        <w:shd w:val="clear" w:color="auto" w:fill="FFFFFF"/>
        <w:spacing w:before="0" w:beforeAutospacing="0" w:after="0" w:afterAutospacing="0" w:line="315" w:lineRule="atLeast"/>
        <w:textAlignment w:val="baseline"/>
        <w:rPr>
          <w:rFonts w:cs="Arial"/>
        </w:rPr>
      </w:pPr>
      <w:r w:rsidRPr="00C2181A">
        <w:rPr>
          <w:rFonts w:cs="Arial"/>
        </w:rPr>
        <w:t>Esta capa del modelo actúa como capa de abstracción entre el hardware y el resto de la pila. Por lo tanto, es la única que es dependiente del</w:t>
      </w:r>
      <w:r w:rsidR="00967A79" w:rsidRPr="00C2181A">
        <w:rPr>
          <w:rFonts w:cs="Arial"/>
        </w:rPr>
        <w:t xml:space="preserve"> </w:t>
      </w:r>
      <w:r w:rsidRPr="00C2181A">
        <w:rPr>
          <w:rStyle w:val="nfasis"/>
          <w:rFonts w:cs="Arial"/>
        </w:rPr>
        <w:t>hardware</w:t>
      </w:r>
      <w:r w:rsidRPr="00C2181A">
        <w:rPr>
          <w:rFonts w:cs="Arial"/>
          <w:i/>
          <w:iCs/>
        </w:rPr>
        <w:t>.</w:t>
      </w:r>
    </w:p>
    <w:p w:rsidR="001D3C37" w:rsidRPr="00C2181A" w:rsidRDefault="001D3C37" w:rsidP="00544F60">
      <w:pPr>
        <w:pStyle w:val="Ttulo5"/>
      </w:pPr>
      <w:r w:rsidRPr="00C2181A">
        <w:t xml:space="preserve">El </w:t>
      </w:r>
      <w:proofErr w:type="spellStart"/>
      <w:r w:rsidRPr="00C2181A">
        <w:t>runtime</w:t>
      </w:r>
      <w:proofErr w:type="spellEnd"/>
      <w:r w:rsidRPr="00C2181A">
        <w:t xml:space="preserve"> de Android</w:t>
      </w:r>
    </w:p>
    <w:p w:rsidR="001D3C37" w:rsidRPr="00C2181A" w:rsidRDefault="001D3C37" w:rsidP="00967A79">
      <w:r w:rsidRPr="00C2181A">
        <w:t xml:space="preserve">Está basado en el concepto de máquina virtual utilizado en Java. Dado las limitaciones de los dispositivos donde ha de correr Android (poca memoria y procesador limitado) no fue posible utilizar una máquina virtual Java estándar. </w:t>
      </w:r>
      <w:r w:rsidRPr="00C2181A">
        <w:lastRenderedPageBreak/>
        <w:t xml:space="preserve">Google tomó la decisión de crear una nueva, la máquina virtual </w:t>
      </w:r>
      <w:proofErr w:type="spellStart"/>
      <w:r w:rsidRPr="00C2181A">
        <w:t>Dalvik</w:t>
      </w:r>
      <w:proofErr w:type="spellEnd"/>
      <w:r w:rsidRPr="00C2181A">
        <w:t>, que respondiera mejor a estas limitaciones.</w:t>
      </w:r>
    </w:p>
    <w:p w:rsidR="001D3C37" w:rsidRPr="00C2181A" w:rsidRDefault="001D3C37" w:rsidP="00967A79">
      <w:r w:rsidRPr="00C2181A">
        <w:t xml:space="preserve">Algunas características de la máquina virtual </w:t>
      </w:r>
      <w:proofErr w:type="spellStart"/>
      <w:r w:rsidRPr="00C2181A">
        <w:t>Dalvik</w:t>
      </w:r>
      <w:proofErr w:type="spellEnd"/>
      <w:r w:rsidRPr="00C2181A">
        <w:t xml:space="preserve"> que facilitan esta optimización de recursos son: que ejecuta ficheros </w:t>
      </w:r>
      <w:proofErr w:type="spellStart"/>
      <w:r w:rsidRPr="00C2181A">
        <w:t>Dalvik</w:t>
      </w:r>
      <w:proofErr w:type="spellEnd"/>
      <w:r w:rsidRPr="00C2181A">
        <w:t xml:space="preserve"> ejecutables (.</w:t>
      </w:r>
      <w:proofErr w:type="spellStart"/>
      <w:r w:rsidRPr="00C2181A">
        <w:t>dex</w:t>
      </w:r>
      <w:proofErr w:type="spellEnd"/>
      <w:r w:rsidRPr="00C2181A">
        <w:t xml:space="preserve">) –formato optimizado para ahorrar memoria. Además, está basada en registros. Cada aplicación corre en su propio proceso Linux con su propia instancia de la máquina virtual </w:t>
      </w:r>
      <w:proofErr w:type="spellStart"/>
      <w:r w:rsidRPr="00C2181A">
        <w:t>Dalvik</w:t>
      </w:r>
      <w:proofErr w:type="spellEnd"/>
      <w:r w:rsidRPr="00C2181A">
        <w:t xml:space="preserve">. Delega al </w:t>
      </w:r>
      <w:proofErr w:type="spellStart"/>
      <w:r w:rsidRPr="00C2181A">
        <w:t>ke</w:t>
      </w:r>
      <w:r w:rsidR="00BC2B15">
        <w:t>rnel</w:t>
      </w:r>
      <w:proofErr w:type="spellEnd"/>
      <w:r w:rsidR="00BC2B15">
        <w:t xml:space="preserve"> de Linux algunas funciones</w:t>
      </w:r>
      <w:r w:rsidRPr="00C2181A">
        <w:t xml:space="preserve"> como</w:t>
      </w:r>
      <w:r w:rsidR="00967A79" w:rsidRPr="00C2181A">
        <w:t xml:space="preserve"> </w:t>
      </w:r>
      <w:proofErr w:type="spellStart"/>
      <w:r w:rsidRPr="00C2181A">
        <w:rPr>
          <w:rStyle w:val="nfasis"/>
          <w:rFonts w:cs="Arial"/>
        </w:rPr>
        <w:t>threading</w:t>
      </w:r>
      <w:r w:rsidRPr="00C2181A">
        <w:t>y</w:t>
      </w:r>
      <w:proofErr w:type="spellEnd"/>
      <w:r w:rsidRPr="00C2181A">
        <w:t xml:space="preserve"> el man</w:t>
      </w:r>
      <w:r w:rsidR="00BB44BD" w:rsidRPr="00C2181A">
        <w:t>ejo de la memoria a bajo nivel.</w:t>
      </w:r>
    </w:p>
    <w:p w:rsidR="00BB44BD" w:rsidRPr="00C2181A" w:rsidRDefault="00BB44BD" w:rsidP="00967A79"/>
    <w:p w:rsidR="001D3C37" w:rsidRPr="00C2181A" w:rsidRDefault="001D3C37" w:rsidP="00967A79">
      <w:r w:rsidRPr="00C2181A">
        <w:t>También se incluye en el</w:t>
      </w:r>
      <w:r w:rsidR="00967A79" w:rsidRPr="00C2181A">
        <w:t xml:space="preserve"> </w:t>
      </w:r>
      <w:proofErr w:type="spellStart"/>
      <w:r w:rsidR="00BC2B15" w:rsidRPr="00E1705F">
        <w:rPr>
          <w:rStyle w:val="nfasis"/>
          <w:rFonts w:cs="Arial"/>
        </w:rPr>
        <w:t>Runtime</w:t>
      </w:r>
      <w:proofErr w:type="spellEnd"/>
      <w:r w:rsidRPr="00C2181A">
        <w:rPr>
          <w:rStyle w:val="nfasis"/>
          <w:rFonts w:cs="Arial"/>
        </w:rPr>
        <w:t xml:space="preserve"> de Android</w:t>
      </w:r>
      <w:r w:rsidR="00967A79" w:rsidRPr="00C2181A">
        <w:rPr>
          <w:rStyle w:val="apple-converted-space"/>
          <w:rFonts w:cs="Arial"/>
        </w:rPr>
        <w:t xml:space="preserve"> </w:t>
      </w:r>
      <w:r w:rsidRPr="00C2181A">
        <w:t>el “</w:t>
      </w:r>
      <w:proofErr w:type="spellStart"/>
      <w:r w:rsidRPr="00C2181A">
        <w:t>core</w:t>
      </w:r>
      <w:proofErr w:type="spellEnd"/>
      <w:r w:rsidRPr="00C2181A">
        <w:t xml:space="preserve"> </w:t>
      </w:r>
      <w:proofErr w:type="spellStart"/>
      <w:r w:rsidRPr="00C2181A">
        <w:t>libraries</w:t>
      </w:r>
      <w:proofErr w:type="spellEnd"/>
      <w:r w:rsidRPr="00C2181A">
        <w:t>” con la mayoría de las librerías d</w:t>
      </w:r>
      <w:r w:rsidR="00BB44BD" w:rsidRPr="00C2181A">
        <w:t>isponibles en el lenguaje Java.</w:t>
      </w:r>
    </w:p>
    <w:p w:rsidR="001D3C37" w:rsidRPr="00C2181A" w:rsidRDefault="001D3C37">
      <w:pPr>
        <w:pStyle w:val="NormalWeb"/>
        <w:shd w:val="clear" w:color="auto" w:fill="FFFFFF"/>
        <w:spacing w:before="0" w:beforeAutospacing="0" w:after="0" w:afterAutospacing="0" w:line="315" w:lineRule="atLeast"/>
        <w:textAlignment w:val="baseline"/>
        <w:rPr>
          <w:rFonts w:cs="Arial"/>
        </w:rPr>
      </w:pPr>
    </w:p>
    <w:p w:rsidR="001D3C37" w:rsidRPr="00C2181A" w:rsidRDefault="001D3C37" w:rsidP="00544F60">
      <w:pPr>
        <w:pStyle w:val="Ttulo5"/>
      </w:pPr>
      <w:r w:rsidRPr="00C2181A">
        <w:t>Librerías Nativas</w:t>
      </w:r>
    </w:p>
    <w:p w:rsidR="001D3C37" w:rsidRPr="00C2181A" w:rsidRDefault="001D3C37" w:rsidP="00BB44BD">
      <w:pPr>
        <w:rPr>
          <w:lang w:eastAsia="es-MX"/>
        </w:rPr>
      </w:pPr>
      <w:r w:rsidRPr="00C2181A">
        <w:rPr>
          <w:lang w:eastAsia="es-MX"/>
        </w:rPr>
        <w:t xml:space="preserve">Incluye un conjunto de librerías en C/C++ usadas en varios componentes de Android. Están compiladas en código nativo del procesador. Muchas de las librerías utilizan proyectos de código abierto. </w:t>
      </w:r>
      <w:r w:rsidR="00BB44BD" w:rsidRPr="00C2181A">
        <w:rPr>
          <w:lang w:eastAsia="es-MX"/>
        </w:rPr>
        <w:t>Algunas de estas librerías son:</w:t>
      </w:r>
    </w:p>
    <w:p w:rsidR="001D3C37" w:rsidRPr="00C2181A" w:rsidRDefault="001D3C37" w:rsidP="00BB44BD">
      <w:pPr>
        <w:numPr>
          <w:ilvl w:val="0"/>
          <w:numId w:val="1"/>
        </w:numPr>
        <w:rPr>
          <w:lang w:eastAsia="es-MX"/>
        </w:rPr>
      </w:pPr>
      <w:proofErr w:type="spellStart"/>
      <w:r w:rsidRPr="00C2181A">
        <w:rPr>
          <w:b/>
          <w:bCs/>
          <w:lang w:eastAsia="es-MX"/>
        </w:rPr>
        <w:t>System</w:t>
      </w:r>
      <w:proofErr w:type="spellEnd"/>
      <w:r w:rsidRPr="00C2181A">
        <w:rPr>
          <w:b/>
          <w:bCs/>
          <w:lang w:eastAsia="es-MX"/>
        </w:rPr>
        <w:t xml:space="preserve"> C </w:t>
      </w:r>
      <w:proofErr w:type="spellStart"/>
      <w:r w:rsidRPr="00C2181A">
        <w:rPr>
          <w:b/>
          <w:bCs/>
          <w:lang w:eastAsia="es-MX"/>
        </w:rPr>
        <w:t>library</w:t>
      </w:r>
      <w:proofErr w:type="gramStart"/>
      <w:r w:rsidRPr="00C2181A">
        <w:rPr>
          <w:lang w:eastAsia="es-MX"/>
        </w:rPr>
        <w:t>:una</w:t>
      </w:r>
      <w:proofErr w:type="spellEnd"/>
      <w:proofErr w:type="gramEnd"/>
      <w:r w:rsidRPr="00C2181A">
        <w:rPr>
          <w:lang w:eastAsia="es-MX"/>
        </w:rPr>
        <w:t xml:space="preserve"> derivación de la librería BSD de C estándar (</w:t>
      </w:r>
      <w:proofErr w:type="spellStart"/>
      <w:r w:rsidRPr="00C2181A">
        <w:rPr>
          <w:lang w:eastAsia="es-MX"/>
        </w:rPr>
        <w:t>libc</w:t>
      </w:r>
      <w:proofErr w:type="spellEnd"/>
      <w:r w:rsidRPr="00C2181A">
        <w:rPr>
          <w:lang w:eastAsia="es-MX"/>
        </w:rPr>
        <w:t>), adaptada para dispositivos embebidos basados en Linux.</w:t>
      </w:r>
    </w:p>
    <w:p w:rsidR="001D3C37" w:rsidRPr="00C2181A" w:rsidRDefault="001D3C37" w:rsidP="00BB44BD">
      <w:pPr>
        <w:numPr>
          <w:ilvl w:val="0"/>
          <w:numId w:val="1"/>
        </w:numPr>
        <w:rPr>
          <w:lang w:eastAsia="es-MX"/>
        </w:rPr>
      </w:pPr>
      <w:r w:rsidRPr="00C2181A">
        <w:rPr>
          <w:b/>
          <w:bCs/>
          <w:lang w:eastAsia="es-MX"/>
        </w:rPr>
        <w:t>Media Framework</w:t>
      </w:r>
      <w:r w:rsidRPr="00C2181A">
        <w:rPr>
          <w:lang w:eastAsia="es-MX"/>
        </w:rPr>
        <w:t xml:space="preserve">: librería basada en </w:t>
      </w:r>
      <w:proofErr w:type="spellStart"/>
      <w:r w:rsidRPr="00C2181A">
        <w:rPr>
          <w:lang w:eastAsia="es-MX"/>
        </w:rPr>
        <w:t>PacketVideo's</w:t>
      </w:r>
      <w:proofErr w:type="spellEnd"/>
      <w:r w:rsidRPr="00C2181A">
        <w:rPr>
          <w:lang w:eastAsia="es-MX"/>
        </w:rPr>
        <w:t xml:space="preserve"> </w:t>
      </w:r>
      <w:proofErr w:type="spellStart"/>
      <w:r w:rsidRPr="00C2181A">
        <w:rPr>
          <w:lang w:eastAsia="es-MX"/>
        </w:rPr>
        <w:t>OpenCORE</w:t>
      </w:r>
      <w:proofErr w:type="spellEnd"/>
      <w:r w:rsidRPr="00C2181A">
        <w:rPr>
          <w:lang w:eastAsia="es-MX"/>
        </w:rPr>
        <w:t xml:space="preserve">; soporta </w:t>
      </w:r>
      <w:proofErr w:type="spellStart"/>
      <w:r w:rsidRPr="00C2181A">
        <w:rPr>
          <w:lang w:eastAsia="es-MX"/>
        </w:rPr>
        <w:t>codecs</w:t>
      </w:r>
      <w:proofErr w:type="spellEnd"/>
      <w:r w:rsidRPr="00C2181A">
        <w:rPr>
          <w:lang w:eastAsia="es-MX"/>
        </w:rPr>
        <w:t xml:space="preserve"> de reproducción y grabación de multitud de formatos de audio vídeo e imágenes MPEG4, H.264, MP3, AAC, AMR, JPG y PNG.</w:t>
      </w:r>
    </w:p>
    <w:p w:rsidR="001D3C37" w:rsidRPr="00C2181A" w:rsidRDefault="001D3C37" w:rsidP="00BB44BD">
      <w:pPr>
        <w:numPr>
          <w:ilvl w:val="0"/>
          <w:numId w:val="1"/>
        </w:numPr>
        <w:rPr>
          <w:lang w:eastAsia="es-MX"/>
        </w:rPr>
      </w:pPr>
      <w:proofErr w:type="spellStart"/>
      <w:r w:rsidRPr="00C2181A">
        <w:rPr>
          <w:b/>
          <w:bCs/>
          <w:lang w:eastAsia="es-MX"/>
        </w:rPr>
        <w:t>Surface</w:t>
      </w:r>
      <w:proofErr w:type="spellEnd"/>
      <w:r w:rsidRPr="00C2181A">
        <w:rPr>
          <w:b/>
          <w:bCs/>
          <w:lang w:eastAsia="es-MX"/>
        </w:rPr>
        <w:t xml:space="preserve"> Manager</w:t>
      </w:r>
      <w:r w:rsidRPr="00C2181A">
        <w:rPr>
          <w:lang w:eastAsia="es-MX"/>
        </w:rPr>
        <w:t>: maneja el acceso al subsistema de representación gráfica en 2D y 3D.</w:t>
      </w:r>
    </w:p>
    <w:p w:rsidR="001D3C37" w:rsidRPr="00C2181A" w:rsidRDefault="001D3C37" w:rsidP="00BB44BD">
      <w:pPr>
        <w:numPr>
          <w:ilvl w:val="0"/>
          <w:numId w:val="1"/>
        </w:numPr>
        <w:rPr>
          <w:lang w:eastAsia="es-MX"/>
        </w:rPr>
      </w:pPr>
      <w:proofErr w:type="spellStart"/>
      <w:r w:rsidRPr="00C2181A">
        <w:rPr>
          <w:b/>
          <w:bCs/>
          <w:lang w:eastAsia="es-MX"/>
        </w:rPr>
        <w:t>WebKit</w:t>
      </w:r>
      <w:proofErr w:type="spellEnd"/>
      <w:r w:rsidRPr="00C2181A">
        <w:rPr>
          <w:lang w:eastAsia="es-MX"/>
        </w:rPr>
        <w:t xml:space="preserve">: soporta un moderno navegador web utilizado en el navegador Android y en la vista </w:t>
      </w:r>
      <w:proofErr w:type="spellStart"/>
      <w:r w:rsidRPr="00C2181A">
        <w:rPr>
          <w:lang w:eastAsia="es-MX"/>
        </w:rPr>
        <w:t>webview</w:t>
      </w:r>
      <w:proofErr w:type="spellEnd"/>
      <w:r w:rsidRPr="00C2181A">
        <w:rPr>
          <w:lang w:eastAsia="es-MX"/>
        </w:rPr>
        <w:t xml:space="preserve">. Se trata de la misma librería que utiliza Google </w:t>
      </w:r>
      <w:proofErr w:type="spellStart"/>
      <w:r w:rsidRPr="00C2181A">
        <w:rPr>
          <w:lang w:eastAsia="es-MX"/>
        </w:rPr>
        <w:t>Chrome</w:t>
      </w:r>
      <w:proofErr w:type="spellEnd"/>
      <w:r w:rsidRPr="00C2181A">
        <w:rPr>
          <w:lang w:eastAsia="es-MX"/>
        </w:rPr>
        <w:t xml:space="preserve"> y Safari de Apple.</w:t>
      </w:r>
    </w:p>
    <w:p w:rsidR="001D3C37" w:rsidRPr="00C2181A" w:rsidRDefault="001D3C37" w:rsidP="00BB44BD">
      <w:pPr>
        <w:numPr>
          <w:ilvl w:val="0"/>
          <w:numId w:val="1"/>
        </w:numPr>
        <w:rPr>
          <w:lang w:eastAsia="es-MX"/>
        </w:rPr>
      </w:pPr>
      <w:r w:rsidRPr="00C2181A">
        <w:rPr>
          <w:b/>
          <w:bCs/>
          <w:lang w:eastAsia="es-MX"/>
        </w:rPr>
        <w:t>SGL</w:t>
      </w:r>
      <w:r w:rsidRPr="00C2181A">
        <w:rPr>
          <w:lang w:eastAsia="es-MX"/>
        </w:rPr>
        <w:t>: motor de gráficos 2D.</w:t>
      </w:r>
    </w:p>
    <w:p w:rsidR="001D3C37" w:rsidRPr="00C2181A" w:rsidRDefault="001D3C37" w:rsidP="00BB44BD">
      <w:pPr>
        <w:numPr>
          <w:ilvl w:val="0"/>
          <w:numId w:val="1"/>
        </w:numPr>
        <w:rPr>
          <w:lang w:eastAsia="es-MX"/>
        </w:rPr>
      </w:pPr>
      <w:r w:rsidRPr="00C2181A">
        <w:rPr>
          <w:b/>
          <w:bCs/>
          <w:lang w:eastAsia="es-MX"/>
        </w:rPr>
        <w:lastRenderedPageBreak/>
        <w:t>Librerías 3D</w:t>
      </w:r>
      <w:r w:rsidRPr="00C2181A">
        <w:rPr>
          <w:lang w:eastAsia="es-MX"/>
        </w:rPr>
        <w:t xml:space="preserve">: implementación basada en </w:t>
      </w:r>
      <w:proofErr w:type="spellStart"/>
      <w:r w:rsidRPr="00C2181A">
        <w:rPr>
          <w:lang w:eastAsia="es-MX"/>
        </w:rPr>
        <w:t>OpenGL</w:t>
      </w:r>
      <w:proofErr w:type="spellEnd"/>
      <w:r w:rsidRPr="00C2181A">
        <w:rPr>
          <w:lang w:eastAsia="es-MX"/>
        </w:rPr>
        <w:t xml:space="preserve"> ES 1.0 API. Las librerías utilizan el acelerador </w:t>
      </w:r>
      <w:proofErr w:type="spellStart"/>
      <w:r w:rsidRPr="00C2181A">
        <w:rPr>
          <w:lang w:eastAsia="es-MX"/>
        </w:rPr>
        <w:t>harware</w:t>
      </w:r>
      <w:proofErr w:type="spellEnd"/>
      <w:r w:rsidRPr="00C2181A">
        <w:rPr>
          <w:lang w:eastAsia="es-MX"/>
        </w:rPr>
        <w:t xml:space="preserve"> 3D si está disponible, o el software altamente optimizado de proyección 3D.</w:t>
      </w:r>
    </w:p>
    <w:p w:rsidR="001D3C37" w:rsidRPr="00C2181A" w:rsidRDefault="001D3C37" w:rsidP="00BB44BD">
      <w:pPr>
        <w:numPr>
          <w:ilvl w:val="0"/>
          <w:numId w:val="1"/>
        </w:numPr>
        <w:rPr>
          <w:lang w:eastAsia="es-MX"/>
        </w:rPr>
      </w:pPr>
      <w:proofErr w:type="spellStart"/>
      <w:r w:rsidRPr="00C2181A">
        <w:rPr>
          <w:b/>
          <w:bCs/>
          <w:lang w:eastAsia="es-MX"/>
        </w:rPr>
        <w:t>FreeType</w:t>
      </w:r>
      <w:proofErr w:type="spellEnd"/>
      <w:r w:rsidRPr="00C2181A">
        <w:rPr>
          <w:lang w:eastAsia="es-MX"/>
        </w:rPr>
        <w:t xml:space="preserve">: fuentes en </w:t>
      </w:r>
      <w:proofErr w:type="spellStart"/>
      <w:r w:rsidRPr="00C2181A">
        <w:rPr>
          <w:lang w:eastAsia="es-MX"/>
        </w:rPr>
        <w:t>bitmap</w:t>
      </w:r>
      <w:proofErr w:type="spellEnd"/>
      <w:r w:rsidRPr="00C2181A">
        <w:rPr>
          <w:lang w:eastAsia="es-MX"/>
        </w:rPr>
        <w:t xml:space="preserve"> y </w:t>
      </w:r>
      <w:proofErr w:type="spellStart"/>
      <w:r w:rsidRPr="00C2181A">
        <w:rPr>
          <w:lang w:eastAsia="es-MX"/>
        </w:rPr>
        <w:t>renderizado</w:t>
      </w:r>
      <w:proofErr w:type="spellEnd"/>
      <w:r w:rsidRPr="00C2181A">
        <w:rPr>
          <w:lang w:eastAsia="es-MX"/>
        </w:rPr>
        <w:t xml:space="preserve"> vectorial.</w:t>
      </w:r>
    </w:p>
    <w:p w:rsidR="001D3C37" w:rsidRPr="00C2181A" w:rsidRDefault="001D3C37" w:rsidP="00BB44BD">
      <w:pPr>
        <w:numPr>
          <w:ilvl w:val="0"/>
          <w:numId w:val="1"/>
        </w:numPr>
        <w:rPr>
          <w:lang w:eastAsia="es-MX"/>
        </w:rPr>
      </w:pPr>
      <w:proofErr w:type="spellStart"/>
      <w:r w:rsidRPr="00C2181A">
        <w:rPr>
          <w:b/>
          <w:bCs/>
          <w:lang w:eastAsia="es-MX"/>
        </w:rPr>
        <w:t>SQLite</w:t>
      </w:r>
      <w:proofErr w:type="spellEnd"/>
      <w:r w:rsidRPr="00C2181A">
        <w:rPr>
          <w:lang w:eastAsia="es-MX"/>
        </w:rPr>
        <w:t>: potente y ligero motor de bases de datos relacionales disponible para todas las aplicaciones.</w:t>
      </w:r>
    </w:p>
    <w:p w:rsidR="001D3C37" w:rsidRPr="00C2181A" w:rsidRDefault="001D3C37" w:rsidP="00BB44BD">
      <w:pPr>
        <w:numPr>
          <w:ilvl w:val="0"/>
          <w:numId w:val="1"/>
        </w:numPr>
        <w:rPr>
          <w:lang w:eastAsia="es-MX"/>
        </w:rPr>
      </w:pPr>
      <w:r w:rsidRPr="00C2181A">
        <w:rPr>
          <w:b/>
          <w:bCs/>
          <w:lang w:eastAsia="es-MX"/>
        </w:rPr>
        <w:t>SSL</w:t>
      </w:r>
      <w:r w:rsidRPr="00C2181A">
        <w:rPr>
          <w:lang w:eastAsia="es-MX"/>
        </w:rPr>
        <w:t>: proporciona servicios de</w:t>
      </w:r>
      <w:r w:rsidR="00DF1013" w:rsidRPr="00C2181A">
        <w:rPr>
          <w:lang w:eastAsia="es-MX"/>
        </w:rPr>
        <w:t xml:space="preserve"> encriptación </w:t>
      </w:r>
      <w:proofErr w:type="spellStart"/>
      <w:r w:rsidRPr="00C2181A">
        <w:rPr>
          <w:i/>
          <w:iCs/>
          <w:lang w:eastAsia="es-MX"/>
        </w:rPr>
        <w:t>Secure</w:t>
      </w:r>
      <w:proofErr w:type="spellEnd"/>
      <w:r w:rsidRPr="00C2181A">
        <w:rPr>
          <w:i/>
          <w:iCs/>
          <w:lang w:eastAsia="es-MX"/>
        </w:rPr>
        <w:t xml:space="preserve"> Socket </w:t>
      </w:r>
      <w:proofErr w:type="spellStart"/>
      <w:r w:rsidRPr="00C2181A">
        <w:rPr>
          <w:i/>
          <w:iCs/>
          <w:lang w:eastAsia="es-MX"/>
        </w:rPr>
        <w:t>Layer</w:t>
      </w:r>
      <w:proofErr w:type="spellEnd"/>
      <w:r w:rsidRPr="00C2181A">
        <w:rPr>
          <w:lang w:eastAsia="es-MX"/>
        </w:rPr>
        <w:t>.</w:t>
      </w:r>
    </w:p>
    <w:p w:rsidR="001D3C37" w:rsidRPr="00C2181A" w:rsidRDefault="001D3C37" w:rsidP="00544F60">
      <w:pPr>
        <w:pStyle w:val="Ttulo5"/>
      </w:pPr>
      <w:r w:rsidRPr="00C2181A">
        <w:t>Entorno de Aplicación</w:t>
      </w:r>
    </w:p>
    <w:p w:rsidR="001D3C37" w:rsidRPr="00C2181A" w:rsidRDefault="001D3C37" w:rsidP="00105168">
      <w:pPr>
        <w:rPr>
          <w:lang w:eastAsia="es-MX"/>
        </w:rPr>
      </w:pPr>
      <w:r w:rsidRPr="00C2181A">
        <w:rPr>
          <w:lang w:eastAsia="es-MX"/>
        </w:rPr>
        <w:t>Proporciona una plataforma de desarrollo libre para aplicaciones con gran riqueza e innovaciones (sensores, localización, servicios, barra de notificaciones,).</w:t>
      </w:r>
    </w:p>
    <w:p w:rsidR="001D3C37" w:rsidRPr="00C2181A" w:rsidRDefault="001D3C37" w:rsidP="00105168">
      <w:pPr>
        <w:rPr>
          <w:lang w:eastAsia="es-MX"/>
        </w:rPr>
      </w:pPr>
      <w:r w:rsidRPr="00C2181A">
        <w:rPr>
          <w:lang w:eastAsia="es-MX"/>
        </w:rPr>
        <w:t>Esta capa ha sido diseñada para simplificar la reutilización de componentes. Las aplicaciones pueden publicar sus capacidades y otras pueden hacer uso de ellas (sujetas a las restricciones de seguridad). Este mismo mecanismo permite a los usuarios reemplazar componentes.</w:t>
      </w:r>
    </w:p>
    <w:p w:rsidR="001D3C37" w:rsidRPr="00C2181A" w:rsidRDefault="001D3C37" w:rsidP="00105168">
      <w:pPr>
        <w:rPr>
          <w:lang w:eastAsia="es-MX"/>
        </w:rPr>
      </w:pPr>
      <w:r w:rsidRPr="00C2181A">
        <w:rPr>
          <w:lang w:eastAsia="es-MX"/>
        </w:rPr>
        <w:t>Una de las mayores fortalezas del entorno de aplicación de Android es que se aprovecha el lenguaje de programación Java. El SDK de Android no acaba de ofrecer todo lo disponible para su estándar del entorno de ejecución Java (JRE), pero es compatible con una fracción muy significativa de la misma.</w:t>
      </w:r>
    </w:p>
    <w:p w:rsidR="001D3C37" w:rsidRPr="00C2181A" w:rsidRDefault="001D3C37" w:rsidP="00105168">
      <w:pPr>
        <w:rPr>
          <w:lang w:eastAsia="es-MX"/>
        </w:rPr>
      </w:pPr>
      <w:r w:rsidRPr="00C2181A">
        <w:rPr>
          <w:lang w:eastAsia="es-MX"/>
        </w:rPr>
        <w:t>Los servicios más importantes que incluye son:</w:t>
      </w:r>
    </w:p>
    <w:p w:rsidR="001D3C37" w:rsidRPr="00C2181A" w:rsidRDefault="001D3C37" w:rsidP="00280EA6">
      <w:pPr>
        <w:numPr>
          <w:ilvl w:val="0"/>
          <w:numId w:val="23"/>
        </w:numPr>
        <w:rPr>
          <w:lang w:eastAsia="es-MX"/>
        </w:rPr>
      </w:pPr>
      <w:proofErr w:type="spellStart"/>
      <w:r w:rsidRPr="00C2181A">
        <w:rPr>
          <w:b/>
          <w:bCs/>
          <w:lang w:eastAsia="es-MX"/>
        </w:rPr>
        <w:t>Views</w:t>
      </w:r>
      <w:proofErr w:type="spellEnd"/>
      <w:r w:rsidRPr="00C2181A">
        <w:rPr>
          <w:lang w:eastAsia="es-MX"/>
        </w:rPr>
        <w:t>: extenso conjunto de vistas, (parte visual de los componentes).</w:t>
      </w:r>
    </w:p>
    <w:p w:rsidR="001D3C37" w:rsidRPr="00C2181A" w:rsidRDefault="001D3C37" w:rsidP="00280EA6">
      <w:pPr>
        <w:numPr>
          <w:ilvl w:val="0"/>
          <w:numId w:val="23"/>
        </w:numPr>
        <w:rPr>
          <w:lang w:eastAsia="es-MX"/>
        </w:rPr>
      </w:pPr>
      <w:proofErr w:type="spellStart"/>
      <w:r w:rsidRPr="00C2181A">
        <w:rPr>
          <w:b/>
          <w:bCs/>
          <w:lang w:eastAsia="es-MX"/>
        </w:rPr>
        <w:t>Resource</w:t>
      </w:r>
      <w:proofErr w:type="spellEnd"/>
      <w:r w:rsidRPr="00C2181A">
        <w:rPr>
          <w:b/>
          <w:bCs/>
          <w:lang w:eastAsia="es-MX"/>
        </w:rPr>
        <w:t xml:space="preserve"> Manager</w:t>
      </w:r>
      <w:r w:rsidRPr="00C2181A">
        <w:rPr>
          <w:lang w:eastAsia="es-MX"/>
        </w:rPr>
        <w:t>: proporciona acceso a recursos que no son en código.</w:t>
      </w:r>
    </w:p>
    <w:p w:rsidR="001D3C37" w:rsidRPr="00C2181A" w:rsidRDefault="001D3C37" w:rsidP="00280EA6">
      <w:pPr>
        <w:numPr>
          <w:ilvl w:val="0"/>
          <w:numId w:val="23"/>
        </w:numPr>
        <w:rPr>
          <w:lang w:eastAsia="es-MX"/>
        </w:rPr>
      </w:pPr>
      <w:proofErr w:type="spellStart"/>
      <w:r w:rsidRPr="00C2181A">
        <w:rPr>
          <w:b/>
          <w:bCs/>
          <w:lang w:eastAsia="es-MX"/>
        </w:rPr>
        <w:t>Activity</w:t>
      </w:r>
      <w:proofErr w:type="spellEnd"/>
      <w:r w:rsidRPr="00C2181A">
        <w:rPr>
          <w:b/>
          <w:bCs/>
          <w:lang w:eastAsia="es-MX"/>
        </w:rPr>
        <w:t xml:space="preserve"> Manager</w:t>
      </w:r>
      <w:r w:rsidRPr="00C2181A">
        <w:rPr>
          <w:lang w:eastAsia="es-MX"/>
        </w:rPr>
        <w:t>: maneja el ciclo de vida de las aplicaciones y proporciona un sistema de navegación entre ellas.</w:t>
      </w:r>
    </w:p>
    <w:p w:rsidR="001D3C37" w:rsidRPr="00C2181A" w:rsidRDefault="001D3C37" w:rsidP="00280EA6">
      <w:pPr>
        <w:numPr>
          <w:ilvl w:val="0"/>
          <w:numId w:val="23"/>
        </w:numPr>
        <w:rPr>
          <w:lang w:eastAsia="es-MX"/>
        </w:rPr>
      </w:pPr>
      <w:proofErr w:type="spellStart"/>
      <w:r w:rsidRPr="00C2181A">
        <w:rPr>
          <w:b/>
          <w:bCs/>
          <w:lang w:eastAsia="es-MX"/>
        </w:rPr>
        <w:t>Notification</w:t>
      </w:r>
      <w:proofErr w:type="spellEnd"/>
      <w:r w:rsidRPr="00C2181A">
        <w:rPr>
          <w:b/>
          <w:bCs/>
          <w:lang w:eastAsia="es-MX"/>
        </w:rPr>
        <w:t xml:space="preserve"> Manager</w:t>
      </w:r>
      <w:r w:rsidRPr="00C2181A">
        <w:rPr>
          <w:lang w:eastAsia="es-MX"/>
        </w:rPr>
        <w:t>: permite a las aplicaciones mostrar alertas personalizadas en la barra de estado.</w:t>
      </w:r>
    </w:p>
    <w:p w:rsidR="001D3C37" w:rsidRPr="00C2181A" w:rsidRDefault="001D3C37" w:rsidP="00280EA6">
      <w:pPr>
        <w:numPr>
          <w:ilvl w:val="0"/>
          <w:numId w:val="23"/>
        </w:numPr>
        <w:rPr>
          <w:lang w:eastAsia="es-MX"/>
        </w:rPr>
      </w:pPr>
      <w:r w:rsidRPr="00C2181A">
        <w:rPr>
          <w:b/>
          <w:bCs/>
          <w:lang w:eastAsia="es-MX"/>
        </w:rPr>
        <w:lastRenderedPageBreak/>
        <w:t xml:space="preserve">Content </w:t>
      </w:r>
      <w:proofErr w:type="spellStart"/>
      <w:r w:rsidRPr="00C2181A">
        <w:rPr>
          <w:b/>
          <w:bCs/>
          <w:lang w:eastAsia="es-MX"/>
        </w:rPr>
        <w:t>Providers</w:t>
      </w:r>
      <w:proofErr w:type="spellEnd"/>
      <w:r w:rsidRPr="00C2181A">
        <w:rPr>
          <w:lang w:eastAsia="es-MX"/>
        </w:rPr>
        <w:t>: mecanismo sencillo pa</w:t>
      </w:r>
      <w:r w:rsidR="00A64398" w:rsidRPr="00C2181A">
        <w:rPr>
          <w:lang w:eastAsia="es-MX"/>
        </w:rPr>
        <w:t>r</w:t>
      </w:r>
      <w:r w:rsidRPr="00C2181A">
        <w:rPr>
          <w:lang w:eastAsia="es-MX"/>
        </w:rPr>
        <w:t>a acceder a datos de otras aplicaciones (como los contactos).</w:t>
      </w:r>
    </w:p>
    <w:p w:rsidR="001D3C37" w:rsidRPr="00C2181A" w:rsidRDefault="001D3C37">
      <w:pPr>
        <w:spacing w:before="0" w:after="0" w:line="240" w:lineRule="auto"/>
        <w:jc w:val="left"/>
        <w:rPr>
          <w:b/>
          <w:bCs/>
        </w:rPr>
      </w:pPr>
    </w:p>
    <w:p w:rsidR="001D3C37" w:rsidRPr="00C2181A" w:rsidRDefault="001D3C37" w:rsidP="00544F60">
      <w:pPr>
        <w:pStyle w:val="Ttulo6"/>
      </w:pPr>
      <w:r w:rsidRPr="00C2181A">
        <w:t>Aplicaciones</w:t>
      </w:r>
    </w:p>
    <w:p w:rsidR="001D3C37" w:rsidRPr="00C2181A" w:rsidRDefault="001D3C37" w:rsidP="00691957">
      <w:r w:rsidRPr="00C2181A">
        <w:t xml:space="preserve">Este nivel está formado por el conjunto de aplicaciones instaladas en una máquina Android. Todas las aplicaciones han de correr en la máquina virtual </w:t>
      </w:r>
      <w:proofErr w:type="spellStart"/>
      <w:r w:rsidRPr="00C2181A">
        <w:t>Dalvik</w:t>
      </w:r>
      <w:proofErr w:type="spellEnd"/>
      <w:r w:rsidRPr="00C2181A">
        <w:t xml:space="preserve"> para garantizar la seguridad del sistema.</w:t>
      </w:r>
    </w:p>
    <w:p w:rsidR="001D3C37" w:rsidRPr="00C2181A" w:rsidRDefault="001D3C37" w:rsidP="00691957">
      <w:r w:rsidRPr="00C2181A">
        <w:t>Normalmente las aplicaciones Android están escritas en Java. Para desarrollar aplicaciones en Java podemos utilizar el Android SDK.</w:t>
      </w:r>
    </w:p>
    <w:p w:rsidR="001D3C37" w:rsidRPr="00C2181A" w:rsidRDefault="001D3C37">
      <w:pPr>
        <w:spacing w:before="0" w:after="0" w:line="240" w:lineRule="auto"/>
        <w:jc w:val="left"/>
      </w:pPr>
    </w:p>
    <w:p w:rsidR="001D3C37" w:rsidRPr="00C2181A" w:rsidRDefault="001D3C37">
      <w:pPr>
        <w:spacing w:before="0" w:after="0" w:line="240" w:lineRule="auto"/>
        <w:jc w:val="left"/>
        <w:rPr>
          <w:b/>
          <w:bCs/>
          <w:sz w:val="32"/>
          <w:szCs w:val="32"/>
        </w:rPr>
      </w:pPr>
      <w:r w:rsidRPr="00C2181A">
        <w:br w:type="page"/>
      </w:r>
    </w:p>
    <w:p w:rsidR="001D3C37" w:rsidRPr="00C2181A" w:rsidRDefault="001D3C37">
      <w:pPr>
        <w:pStyle w:val="Ttulo2"/>
      </w:pPr>
      <w:bookmarkStart w:id="44" w:name="_Toc371087580"/>
      <w:bookmarkStart w:id="45" w:name="_Toc374567326"/>
      <w:bookmarkStart w:id="46" w:name="_Toc379923948"/>
      <w:r w:rsidRPr="00C2181A">
        <w:lastRenderedPageBreak/>
        <w:t>Bases de Datos</w:t>
      </w:r>
      <w:bookmarkEnd w:id="44"/>
      <w:bookmarkEnd w:id="45"/>
      <w:bookmarkEnd w:id="46"/>
    </w:p>
    <w:p w:rsidR="001D3C37" w:rsidRPr="00C2181A" w:rsidRDefault="001D3C37" w:rsidP="00691957">
      <w:r w:rsidRPr="00C2181A">
        <w:t>Desde la aparición de los sistemas informáticos, una de las principales aplicaciones ha sido el almacenamiento y el tratamiento de grandes cantidades de datos para permitir su posterior consulta y utilización.</w:t>
      </w:r>
    </w:p>
    <w:p w:rsidR="001D3C37" w:rsidRPr="00C2181A" w:rsidRDefault="001D3C37" w:rsidP="00691957">
      <w:r w:rsidRPr="00C2181A">
        <w:t xml:space="preserve">La manipulación directa de los datos entraña una complejidad importante, además de que, de esta forma, se corre el riesgo de realizar operaciones incorrectas o no deseadas con dichos datos. Por este motivo, se han desarrollado una serie de programas informáticos que tratan de aislar al usuario final de los </w:t>
      </w:r>
      <w:r w:rsidR="000D2DE7" w:rsidRPr="00C2181A">
        <w:t>ficheros</w:t>
      </w:r>
      <w:r w:rsidRPr="00C2181A">
        <w:t xml:space="preserve"> de datos: son los llamados Sistemas Gestores de Bases de Datos (SGDB – DBMS, </w:t>
      </w:r>
      <w:r w:rsidRPr="00C2181A">
        <w:rPr>
          <w:i/>
          <w:iCs/>
        </w:rPr>
        <w:t xml:space="preserve">Data Base Management </w:t>
      </w:r>
      <w:proofErr w:type="spellStart"/>
      <w:r w:rsidRPr="00C2181A">
        <w:rPr>
          <w:i/>
          <w:iCs/>
        </w:rPr>
        <w:t>Systems</w:t>
      </w:r>
      <w:proofErr w:type="spellEnd"/>
      <w:r w:rsidRPr="00C2181A">
        <w:rPr>
          <w:i/>
          <w:iCs/>
        </w:rPr>
        <w:t xml:space="preserve"> </w:t>
      </w:r>
      <w:r w:rsidRPr="00C2181A">
        <w:t>-), programas que se encargaran de gestionar y controlar el Acceso a los datos ofreciendo una representación más sencilla de ellos.</w:t>
      </w:r>
    </w:p>
    <w:p w:rsidR="001D3C37" w:rsidRPr="00C2181A" w:rsidRDefault="001D3C37" w:rsidP="00691957">
      <w:r w:rsidRPr="00C2181A">
        <w:t xml:space="preserve">Los Sistemas Gestores de Bases de Datos más conocidos y extendidos hoy en día son Access de Microsoft, base, </w:t>
      </w:r>
      <w:proofErr w:type="spellStart"/>
      <w:r w:rsidRPr="00C2181A">
        <w:t>FileMaker</w:t>
      </w:r>
      <w:proofErr w:type="spellEnd"/>
      <w:r w:rsidRPr="00C2181A">
        <w:t xml:space="preserve">, y </w:t>
      </w:r>
      <w:proofErr w:type="spellStart"/>
      <w:r w:rsidRPr="00C2181A">
        <w:t>Paradox</w:t>
      </w:r>
      <w:proofErr w:type="spellEnd"/>
      <w:r w:rsidRPr="00C2181A">
        <w:t xml:space="preserve"> en el segmento de aplicaciones para particulares y pequeñas empresas y SQL Server de Microsoft, Oracle, DB2, de IBM, </w:t>
      </w:r>
      <w:proofErr w:type="spellStart"/>
      <w:r w:rsidRPr="00C2181A">
        <w:t>Informix</w:t>
      </w:r>
      <w:proofErr w:type="spellEnd"/>
      <w:r w:rsidRPr="00C2181A">
        <w:t xml:space="preserve"> y </w:t>
      </w:r>
      <w:proofErr w:type="spellStart"/>
      <w:r w:rsidRPr="00C2181A">
        <w:t>Sybase</w:t>
      </w:r>
      <w:proofErr w:type="spellEnd"/>
      <w:r w:rsidRPr="00C2181A">
        <w:t>, en el segmento de las medianas y grandes bases de Datos.</w:t>
      </w:r>
    </w:p>
    <w:p w:rsidR="001D3C37" w:rsidRPr="00C2181A" w:rsidRDefault="00EA0594">
      <w:pPr>
        <w:keepNext/>
        <w:jc w:val="center"/>
      </w:pPr>
      <w:r>
        <w:rPr>
          <w:noProof/>
          <w:lang w:eastAsia="es-MX"/>
        </w:rPr>
        <mc:AlternateContent>
          <mc:Choice Requires="wps">
            <w:drawing>
              <wp:anchor distT="0" distB="0" distL="114300" distR="114300" simplePos="0" relativeHeight="251657728" behindDoc="0" locked="1" layoutInCell="1" allowOverlap="1">
                <wp:simplePos x="0" y="0"/>
                <wp:positionH relativeFrom="column">
                  <wp:posOffset>2750820</wp:posOffset>
                </wp:positionH>
                <wp:positionV relativeFrom="paragraph">
                  <wp:posOffset>1605915</wp:posOffset>
                </wp:positionV>
                <wp:extent cx="0" cy="419100"/>
                <wp:effectExtent l="97155" t="23495" r="93345" b="24130"/>
                <wp:wrapNone/>
                <wp:docPr id="45" name="9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straightConnector1">
                          <a:avLst/>
                        </a:prstGeom>
                        <a:noFill/>
                        <a:ln w="2857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9 Conector recto de flecha" o:spid="_x0000_s1026" type="#_x0000_t32" style="position:absolute;margin-left:216.6pt;margin-top:126.45pt;width:0;height:3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" strokeweight="2.25pt">
                <v:stroke endarrow="open"/>
                <w10:anchorlock/>
              </v:shape>
            </w:pict>
          </mc:Fallback>
        </mc:AlternateContent>
      </w:r>
      <w:r>
        <w:rPr>
          <w:noProof/>
          <w:lang w:eastAsia="es-MX"/>
        </w:rPr>
        <mc:AlternateContent>
          <mc:Choice Requires="wpg">
            <w:drawing>
              <wp:inline distT="0" distB="0" distL="0" distR="0">
                <wp:extent cx="3705225" cy="2486025"/>
                <wp:effectExtent l="0" t="0" r="28575" b="28575"/>
                <wp:docPr id="37" name="2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05225" cy="2486025"/>
                          <a:chOff x="0" y="0"/>
                          <a:chExt cx="3819525" cy="2571750"/>
                        </a:xfrm>
                      </wpg:grpSpPr>
                      <wps:wsp>
                        <wps:cNvPr id="38" name="3 Elipse"/>
                        <wps:cNvSpPr/>
                        <wps:spPr>
                          <a:xfrm>
                            <a:off x="0" y="0"/>
                            <a:ext cx="1666875" cy="714375"/>
                          </a:xfrm>
                          <a:prstGeom prst="ellipse">
                            <a:avLst/>
                          </a:prstGeom>
                          <a:solidFill>
                            <a:sysClr val="window" lastClr="FFFFFF"/>
                          </a:solidFill>
                          <a:ln w="9525" cap="flat" cmpd="sng" algn="ctr">
                            <a:solidFill>
                              <a:sysClr val="windowText" lastClr="000000"/>
                            </a:solidFill>
                            <a:prstDash val="solid"/>
                          </a:ln>
                          <a:effectLst/>
                        </wps:spPr>
                        <wps:txbx>
                          <w:txbxContent>
                            <w:p w:rsidR="001705E2" w:rsidRPr="00433726" w:rsidRDefault="001705E2" w:rsidP="007B4CAA">
                              <w:pPr>
                                <w:jc w:val="center"/>
                                <w:rPr>
                                  <w:b/>
                                </w:rPr>
                              </w:pPr>
                              <w:r>
                                <w:rPr>
                                  <w:b/>
                                </w:rPr>
                                <w:t>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4 Elipse"/>
                        <wps:cNvSpPr/>
                        <wps:spPr>
                          <a:xfrm>
                            <a:off x="2152650" y="9526"/>
                            <a:ext cx="1666875" cy="851696"/>
                          </a:xfrm>
                          <a:prstGeom prst="ellipse">
                            <a:avLst/>
                          </a:prstGeom>
                          <a:solidFill>
                            <a:sysClr val="window" lastClr="FFFFFF"/>
                          </a:solidFill>
                          <a:ln w="9525" cap="flat" cmpd="sng" algn="ctr">
                            <a:solidFill>
                              <a:sysClr val="windowText" lastClr="000000"/>
                            </a:solidFill>
                            <a:prstDash val="solid"/>
                          </a:ln>
                          <a:effectLst/>
                        </wps:spPr>
                        <wps:txbx>
                          <w:txbxContent>
                            <w:p w:rsidR="001705E2" w:rsidRPr="00433726" w:rsidRDefault="001705E2" w:rsidP="007B4CAA">
                              <w:pPr>
                                <w:jc w:val="center"/>
                                <w:rPr>
                                  <w:b/>
                                </w:rPr>
                              </w:pPr>
                              <w:r>
                                <w:rPr>
                                  <w:b/>
                                </w:rPr>
                                <w:t>Programas / Aplicaciones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5 Elipse"/>
                        <wps:cNvSpPr/>
                        <wps:spPr>
                          <a:xfrm>
                            <a:off x="1133475" y="1209675"/>
                            <a:ext cx="1409700" cy="476250"/>
                          </a:xfrm>
                          <a:prstGeom prst="ellipse">
                            <a:avLst/>
                          </a:prstGeom>
                          <a:solidFill>
                            <a:sysClr val="window" lastClr="FFFFFF"/>
                          </a:solidFill>
                          <a:ln w="9525" cap="flat" cmpd="sng" algn="ctr">
                            <a:solidFill>
                              <a:sysClr val="windowText" lastClr="000000"/>
                            </a:solidFill>
                            <a:prstDash val="solid"/>
                          </a:ln>
                          <a:effectLst/>
                        </wps:spPr>
                        <wps:txbx>
                          <w:txbxContent>
                            <w:p w:rsidR="001705E2" w:rsidRPr="00433726" w:rsidRDefault="001705E2" w:rsidP="007B4CAA">
                              <w:pPr>
                                <w:jc w:val="center"/>
                                <w:rPr>
                                  <w:b/>
                                </w:rPr>
                              </w:pPr>
                              <w:r>
                                <w:rPr>
                                  <w:b/>
                                </w:rPr>
                                <w:t>SGDB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6 Rectángulo"/>
                        <wps:cNvSpPr/>
                        <wps:spPr>
                          <a:xfrm>
                            <a:off x="1085850" y="2105025"/>
                            <a:ext cx="1524000" cy="466725"/>
                          </a:xfrm>
                          <a:prstGeom prst="rect">
                            <a:avLst/>
                          </a:prstGeom>
                          <a:solidFill>
                            <a:sysClr val="window" lastClr="FFFFFF"/>
                          </a:solidFill>
                          <a:ln w="34925" cap="flat" cmpd="thickThin" algn="ctr">
                            <a:solidFill>
                              <a:sysClr val="windowText" lastClr="000000"/>
                            </a:solidFill>
                            <a:prstDash val="solid"/>
                          </a:ln>
                          <a:effectLst/>
                        </wps:spPr>
                        <wps:txbx>
                          <w:txbxContent>
                            <w:p w:rsidR="001705E2" w:rsidRPr="00433726" w:rsidRDefault="001705E2" w:rsidP="007B4CAA">
                              <w:pPr>
                                <w:jc w:val="center"/>
                                <w:rPr>
                                  <w:b/>
                                </w:rPr>
                              </w:pPr>
                              <w:r>
                                <w:rPr>
                                  <w:b/>
                                </w:rPr>
                                <w:t>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7 Conector recto de flecha"/>
                        <wps:cNvCnPr/>
                        <wps:spPr>
                          <a:xfrm>
                            <a:off x="1076325" y="714375"/>
                            <a:ext cx="447675" cy="552450"/>
                          </a:xfrm>
                          <a:prstGeom prst="straightConnector1">
                            <a:avLst/>
                          </a:prstGeom>
                          <a:noFill/>
                          <a:ln w="28575" cap="flat" cmpd="sng" algn="ctr">
                            <a:solidFill>
                              <a:sysClr val="windowText" lastClr="000000">
                                <a:shade val="95000"/>
                                <a:satMod val="105000"/>
                              </a:sysClr>
                            </a:solidFill>
                            <a:prstDash val="solid"/>
                            <a:tailEnd type="arrow"/>
                          </a:ln>
                          <a:effectLst/>
                        </wps:spPr>
                        <wps:bodyPr/>
                      </wps:wsp>
                      <wps:wsp>
                        <wps:cNvPr id="44" name="8 Conector recto de flecha"/>
                        <wps:cNvCnPr/>
                        <wps:spPr>
                          <a:xfrm flipH="1">
                            <a:off x="2247902" y="861221"/>
                            <a:ext cx="361948" cy="405604"/>
                          </a:xfrm>
                          <a:prstGeom prst="straightConnector1">
                            <a:avLst/>
                          </a:prstGeom>
                          <a:noFill/>
                          <a:ln w="28575" cap="flat" cmpd="sng" algn="ctr">
                            <a:solidFill>
                              <a:sysClr val="windowText" lastClr="000000">
                                <a:shade val="95000"/>
                                <a:satMod val="105000"/>
                              </a:sysClr>
                            </a:solidFill>
                            <a:prstDash val="solid"/>
                            <a:tailEnd type="arrow"/>
                          </a:ln>
                          <a:effectLst/>
                        </wps:spPr>
                        <wps:bodyPr/>
                      </wps:wsp>
                    </wpg:wgp>
                  </a:graphicData>
                </a:graphic>
              </wp:inline>
            </w:drawing>
          </mc:Choice>
          <mc:Fallback>
            <w:pict>
              <v:group id="2 Grupo" o:spid="_x0000_s1026" style="width:291.75pt;height:195.75pt;mso-position-horizontal-relative:char;mso-position-vertical-relative:line" coordsize="38195,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">
                <v:oval id="3 Elipse" o:spid="_x0000_s1027" style="position:absolute;width:16668;height:7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6mU8QA&#10;AADbAAAADwAAAGRycy9kb3ducmV2LnhtbERPy2rCQBTdC/7DcIVuRCdpaZTUUUpoqSvxCe3ukrlN&#10;opk7aWZq0r93FgWXh/NerHpTiyu1rrKsIJ5GIIhzqysuFBwP75M5COeRNdaWScEfOVgth4MFptp2&#10;vKPr3hcihLBLUUHpfZNK6fKSDLqpbYgD921bgz7AtpC6xS6Em1o+RlEiDVYcGkpsKCspv+x/jYJs&#10;k43P25/1KXn7+Epm8aZ7jj+3Sj2M+tcXEJ56fxf/u9dawVMYG76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eplPEAAAA2wAAAA8AAAAAAAAAAAAAAAAAmAIAAGRycy9k&#10;b3ducmV2LnhtbFBLBQYAAAAABAAEAPUAAACJAwAAAAA=&#10;" fillcolor="window" strokecolor="windowText">
                  <v:textbox>
                    <w:txbxContent>
                      <w:p w:rsidR="00072AB6" w:rsidRPr="00433726" w:rsidRDefault="00072AB6" w:rsidP="007B4CAA">
                        <w:pPr>
                          <w:jc w:val="center"/>
                          <w:rPr>
                            <w:b/>
                          </w:rPr>
                        </w:pPr>
                        <w:r>
                          <w:rPr>
                            <w:b/>
                          </w:rPr>
                          <w:t>Usuarios</w:t>
                        </w:r>
                      </w:p>
                    </w:txbxContent>
                  </v:textbox>
                </v:oval>
                <v:oval id="4 Elipse" o:spid="_x0000_s1028" style="position:absolute;left:21526;top:95;width:16669;height:8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7ZKMQA&#10;AADbAAAADwAAAGRycy9kb3ducmV2LnhtbERPy2rCQBTdC/7DcIVuRCcpbZTUUUpoqSvxCe3ukrlN&#10;opk7aWZq0r93FgWXh/NerHpTiyu1rrKsIJ5GIIhzqysuFBwP75M5COeRNdaWScEfOVgth4MFptp2&#10;vKPr3hcihLBLUUHpfZNK6fKSDLqpbYgD921bgz7AtpC6xS6Em1o+RlEiDVYcGkpsKCspv+x/jYJs&#10;k43P25/1KXn7+Epm8aZ7jj+3Sj2M+tcXEJ56fxf/u9dawVNYH76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u2SjEAAAA2wAAAA8AAAAAAAAAAAAAAAAAmAIAAGRycy9k&#10;b3ducmV2LnhtbFBLBQYAAAAABAAEAPUAAACJAwAAAAA=&#10;" fillcolor="window" strokecolor="windowText">
                  <v:textbox>
                    <w:txbxContent>
                      <w:p w:rsidR="00072AB6" w:rsidRPr="00433726" w:rsidRDefault="00072AB6" w:rsidP="007B4CAA">
                        <w:pPr>
                          <w:jc w:val="center"/>
                          <w:rPr>
                            <w:b/>
                          </w:rPr>
                        </w:pPr>
                        <w:r>
                          <w:rPr>
                            <w:b/>
                          </w:rPr>
                          <w:t>Programas / Aplicaciones</w:t>
                        </w:r>
                      </w:p>
                    </w:txbxContent>
                  </v:textbox>
                </v:oval>
                <v:oval id="5 Elipse" o:spid="_x0000_s1029" style="position:absolute;left:11334;top:12096;width:14097;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8s8cA&#10;AADbAAAADwAAAGRycy9kb3ducmV2LnhtbESPT2vCQBTE74V+h+UVvBTdRNpYUlcpQdGT+K+gt0f2&#10;NUmbfZtmV5N++26h4HGYmd8w03lvanGl1lWWFcSjCARxbnXFhYLjYTl8AeE8ssbaMin4IQfz2f3d&#10;FFNtO97Rde8LESDsUlRQet+kUrq8JINuZBvi4H3Y1qAPsi2kbrELcFPLcRQl0mDFYaHEhrKS8q/9&#10;xSjINtnj5/Z7/Z4sVudkEm+65/i0VWrw0L+9gvDU+1v4v73WCp5i+PsSfo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ifLPHAAAA2wAAAA8AAAAAAAAAAAAAAAAAmAIAAGRy&#10;cy9kb3ducmV2LnhtbFBLBQYAAAAABAAEAPUAAACMAwAAAAA=&#10;" fillcolor="window" strokecolor="windowText">
                  <v:textbox>
                    <w:txbxContent>
                      <w:p w:rsidR="00072AB6" w:rsidRPr="00433726" w:rsidRDefault="00072AB6" w:rsidP="007B4CAA">
                        <w:pPr>
                          <w:jc w:val="center"/>
                          <w:rPr>
                            <w:b/>
                          </w:rPr>
                        </w:pPr>
                        <w:r>
                          <w:rPr>
                            <w:b/>
                          </w:rPr>
                          <w:t>SGDB</w:t>
                        </w:r>
                      </w:p>
                    </w:txbxContent>
                  </v:textbox>
                </v:oval>
                <v:rect id="6 Rectángulo" o:spid="_x0000_s1030" style="position:absolute;left:10858;top:21050;width:15240;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ueZMQA&#10;AADbAAAADwAAAGRycy9kb3ducmV2LnhtbESPT2vCQBTE7wW/w/IEb3WjiJTUVaoQ9GSpfw7eHtnX&#10;bGj2bcg+NfbTdwuFHoeZ+Q2zWPW+UTfqYh3YwGScgSIug625MnA6Fs8voKIgW2wCk4EHRVgtB08L&#10;zG248wfdDlKpBOGYowEn0uZax9KRxzgOLXHyPkPnUZLsKm07vCe4b/Q0y+baY81pwWFLG0fl1+Hq&#10;DWzPsnOzstA2k+K9ml/c93m/NmY07N9eQQn18h/+a++sgdkUfr+kH6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7nmTEAAAA2wAAAA8AAAAAAAAAAAAAAAAAmAIAAGRycy9k&#10;b3ducmV2LnhtbFBLBQYAAAAABAAEAPUAAACJAwAAAAA=&#10;" fillcolor="window" strokecolor="windowText" strokeweight="2.75pt">
                  <v:stroke linestyle="thickThin"/>
                  <v:textbox>
                    <w:txbxContent>
                      <w:p w:rsidR="00072AB6" w:rsidRPr="00433726" w:rsidRDefault="00072AB6" w:rsidP="007B4CAA">
                        <w:pPr>
                          <w:jc w:val="center"/>
                          <w:rPr>
                            <w:b/>
                          </w:rPr>
                        </w:pPr>
                        <w:r>
                          <w:rPr>
                            <w:b/>
                          </w:rPr>
                          <w:t>DATOS</w:t>
                        </w:r>
                      </w:p>
                    </w:txbxContent>
                  </v:textbox>
                </v:rect>
                <v:shapetype id="_x0000_t32" coordsize="21600,21600" o:spt="32" o:oned="t" path="m,l21600,21600e" filled="f">
                  <v:path arrowok="t" fillok="f" o:connecttype="none"/>
                  <o:lock v:ext="edit" shapetype="t"/>
                </v:shapetype>
                <v:shape id="7 Conector recto de flecha" o:spid="_x0000_s1031" type="#_x0000_t32" style="position:absolute;left:10763;top:7143;width:4477;height:5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SNK8QAAADbAAAADwAAAGRycy9kb3ducmV2LnhtbESPQWvCQBSE70L/w/IKXkQ32mJrmo2I&#10;UvDiIbZgj4/sMwnNvg27a4z/3hUKPQ4z8w2TrQfTip6cbywrmM8SEMSl1Q1XCr6/PqfvIHxA1tha&#10;JgU38rDOn0YZptpeuaD+GCoRIexTVFCH0KVS+rImg35mO+Lona0zGKJ0ldQOrxFuWrlIkqU02HBc&#10;qLGjbU3l7/FiFOz0od+visOpfHObyZYQw0+xVGr8PGw+QAQawn/4r73XCl5f4PEl/gCZ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xI0rxAAAANsAAAAPAAAAAAAAAAAA&#10;AAAAAKECAABkcnMvZG93bnJldi54bWxQSwUGAAAAAAQABAD5AAAAkgMAAAAA&#10;" strokeweight="2.25pt">
                  <v:stroke endarrow="open"/>
                </v:shape>
                <v:shape id="8 Conector recto de flecha" o:spid="_x0000_s1032" type="#_x0000_t32" style="position:absolute;left:22479;top:8612;width:3619;height:40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xUCMUAAADbAAAADwAAAGRycy9kb3ducmV2LnhtbESPT2vCQBTE74LfYXlCb7rxD1pTV7Gl&#10;hUJ7qFYEb8/saxLMvg272yT99l1B8DjMzG+Y1aYzlWjI+dKygvEoAUGcWV1yruDw/TZ8BOEDssbK&#10;Min4Iw+bdb+3wlTblnfU7EMuIoR9igqKEOpUSp8VZNCPbE0cvR/rDIYoXS61wzbCTSUnSTKXBkuO&#10;CwXW9FJQdtn/GgXn1nXHD7tosmmYmuevz8OJl69KPQy67ROIQF24h2/td61gNoPrl/g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xUCMUAAADbAAAADwAAAAAAAAAA&#10;AAAAAAChAgAAZHJzL2Rvd25yZXYueG1sUEsFBgAAAAAEAAQA+QAAAJMDAAAAAA==&#10;" strokeweight="2.25pt">
                  <v:stroke endarrow="open"/>
                </v:shape>
                <w10:anchorlock/>
              </v:group>
            </w:pict>
          </mc:Fallback>
        </mc:AlternateContent>
      </w:r>
    </w:p>
    <w:p w:rsidR="001D3C37" w:rsidRPr="00C2181A" w:rsidRDefault="001D3C37">
      <w:pPr>
        <w:pStyle w:val="Epgrafe"/>
        <w:jc w:val="center"/>
        <w:rPr>
          <w:rFonts w:ascii="Arial" w:hAnsi="Arial" w:cs="Arial"/>
          <w:sz w:val="24"/>
          <w:szCs w:val="24"/>
        </w:rPr>
      </w:pPr>
      <w:r w:rsidRPr="00C2181A">
        <w:rPr>
          <w:rFonts w:ascii="Arial" w:hAnsi="Arial" w:cs="Arial"/>
        </w:rPr>
        <w:t xml:space="preserve">Figura </w:t>
      </w:r>
      <w:r w:rsidR="00050570" w:rsidRPr="00C2181A">
        <w:rPr>
          <w:rFonts w:ascii="Arial" w:hAnsi="Arial" w:cs="Arial"/>
        </w:rPr>
        <w:fldChar w:fldCharType="begin"/>
      </w:r>
      <w:r w:rsidR="00D37675" w:rsidRPr="00C2181A">
        <w:rPr>
          <w:rFonts w:ascii="Arial" w:hAnsi="Arial" w:cs="Arial"/>
        </w:rPr>
        <w:instrText xml:space="preserve"> SEQ Figura \* ARABIC </w:instrText>
      </w:r>
      <w:r w:rsidR="00050570" w:rsidRPr="00C2181A">
        <w:rPr>
          <w:rFonts w:ascii="Arial" w:hAnsi="Arial" w:cs="Arial"/>
        </w:rPr>
        <w:fldChar w:fldCharType="separate"/>
      </w:r>
      <w:r w:rsidR="006342DE">
        <w:rPr>
          <w:rFonts w:ascii="Arial" w:hAnsi="Arial" w:cs="Arial"/>
          <w:noProof/>
        </w:rPr>
        <w:t>2</w:t>
      </w:r>
      <w:r w:rsidR="00050570" w:rsidRPr="00C2181A">
        <w:rPr>
          <w:rFonts w:ascii="Arial" w:hAnsi="Arial" w:cs="Arial"/>
        </w:rPr>
        <w:fldChar w:fldCharType="end"/>
      </w:r>
      <w:r w:rsidRPr="00C2181A">
        <w:rPr>
          <w:rFonts w:ascii="Arial" w:hAnsi="Arial" w:cs="Arial"/>
        </w:rPr>
        <w:t xml:space="preserve"> Sistema Gestor de Base de datos (SGDB). [3]</w:t>
      </w:r>
    </w:p>
    <w:p w:rsidR="001D3C37" w:rsidRPr="00C2181A" w:rsidRDefault="001D3C37" w:rsidP="00691957">
      <w:r w:rsidRPr="00C2181A">
        <w:lastRenderedPageBreak/>
        <w:t>Podemos definir una base de datos como “un conjunto estructurado de datos que se guardan en un sistema informático y sobre los cuales es posible efectuar una serie de operaciones básicas de consulta, modificación, inserción o eliminación”.</w:t>
      </w:r>
    </w:p>
    <w:p w:rsidR="001D3C37" w:rsidRPr="00C2181A" w:rsidRDefault="001D3C37" w:rsidP="00691957">
      <w:r w:rsidRPr="00C2181A">
        <w:t>Una base de datos está formada por una secuencia de registros, entendiendo por “registro” el conjunto de información asociada a una entrada en la base de datos. Ahora bien, cada registro está constituido por varios datos que representan distintos aspectos o atributos de él y que se denominan campos.</w:t>
      </w:r>
    </w:p>
    <w:p w:rsidR="001D3C37" w:rsidRPr="00C2181A" w:rsidRDefault="001D3C37" w:rsidP="00691957">
      <w:r w:rsidRPr="00C2181A">
        <w:t xml:space="preserve">Con objeto de acelerar la búsqueda de información, se han ideado distintos métodos de acceso rápido a los </w:t>
      </w:r>
      <w:r w:rsidR="000D2DE7" w:rsidRPr="00C2181A">
        <w:t>ficheros</w:t>
      </w:r>
      <w:r w:rsidRPr="00C2181A">
        <w:t xml:space="preserve">, siendo el más extendido el basado en la utilización de “índices”. Básicamente, un índice se puede construir mediante un </w:t>
      </w:r>
      <w:r w:rsidR="000D2DE7" w:rsidRPr="00C2181A">
        <w:t>fichero</w:t>
      </w:r>
      <w:r w:rsidRPr="00C2181A">
        <w:t xml:space="preserve"> auxiliar que permite localizar donde se encuentra cada uno de los registros del </w:t>
      </w:r>
      <w:r w:rsidR="000D2DE7" w:rsidRPr="00C2181A">
        <w:t>fichero</w:t>
      </w:r>
      <w:r w:rsidRPr="00C2181A">
        <w:t xml:space="preserve"> auxiliar de datos.</w:t>
      </w:r>
    </w:p>
    <w:p w:rsidR="001D3C37" w:rsidRPr="00C2181A" w:rsidRDefault="001D3C37" w:rsidP="00691957">
      <w:r w:rsidRPr="00C2181A">
        <w:t>Otro concepto importante es el “tipo de datos”, que permite especificar el tipo de información que se va almacenar en un determinado campo de la base de datos: números, fechas, texto, cadenas, imágenes…</w:t>
      </w:r>
    </w:p>
    <w:p w:rsidR="001D3C37" w:rsidRPr="00C2181A" w:rsidRDefault="001D3C37" w:rsidP="00691957">
      <w:r w:rsidRPr="00C2181A">
        <w:t>De esta forma, se dota de un contenido semántico a la estructura de la base de datos. Además, hay que tener en cuenta que el SGDB reserva para cada tipo de datos un determinado espacio físico en el dispositivo de almacenamiento.</w:t>
      </w:r>
    </w:p>
    <w:p w:rsidR="001D3C37" w:rsidRPr="00C2181A" w:rsidRDefault="001D3C37" w:rsidP="00691957">
      <w:r w:rsidRPr="00C2181A">
        <w:t>Una característica adicional de los tipos de datos es que permiten al SGDB controlar la inserción o modificación de datos, de manera que este se va encargar de detectar e impedir que se introduzcan valores inapropiados en un determinado campo de un registro.</w:t>
      </w:r>
    </w:p>
    <w:p w:rsidR="001D3C37" w:rsidRPr="00C2181A" w:rsidRDefault="001D3C37" w:rsidP="00691957">
      <w:r w:rsidRPr="00C2181A">
        <w:t xml:space="preserve">El “modelo relacional”, propuesto por E. F. </w:t>
      </w:r>
      <w:proofErr w:type="spellStart"/>
      <w:r w:rsidRPr="00C2181A">
        <w:t>Codd</w:t>
      </w:r>
      <w:proofErr w:type="spellEnd"/>
      <w:r w:rsidRPr="00C2181A">
        <w:t xml:space="preserve">, es el más utilizado por las modernas bases de datos, ya que cuenta con una sólida base conceptual lógico-matemática y resulta muy sencillo y potente a la vez. En este modelo los </w:t>
      </w:r>
      <w:r w:rsidR="000D2DE7" w:rsidRPr="00C2181A">
        <w:t>ficheros</w:t>
      </w:r>
      <w:r w:rsidRPr="00C2181A">
        <w:t xml:space="preserve"> de datos se representan de manera abstracta mediante tablas de valores.</w:t>
      </w:r>
    </w:p>
    <w:p w:rsidR="001D3C37" w:rsidRPr="00C2181A" w:rsidRDefault="001D3C37" w:rsidP="00691957">
      <w:r w:rsidRPr="00C2181A">
        <w:t xml:space="preserve">Este concepto proporciona una mayor flexibilidad a la hora de ordenar y presentar los datos, a la vez que oculta los detalles reales de almacenamiento y manipulación: el </w:t>
      </w:r>
      <w:r w:rsidRPr="00C2181A">
        <w:lastRenderedPageBreak/>
        <w:t>modelo no especifica exactamente como se representan físicamente las tablas, de manera que todo lo que ven los usuarios finales de la base de datos son filas y columnas.</w:t>
      </w:r>
    </w:p>
    <w:p w:rsidR="001D3C37" w:rsidRPr="00C2181A" w:rsidRDefault="001D3C37" w:rsidP="00691957">
      <w:r w:rsidRPr="00C2181A">
        <w:t xml:space="preserve">El modelo relacional no se aplicó a la práctica hasta que, a finales de los años setenta, las minicomputadoras y las grandes computadoras empezaron a disponer de suficiente capacidad de procesamiento para el desarrollo de grandes bases de datos. IBM fue pionero en estas experiencias y desarrollo un lenguaje de consulta denominado SQL (del inglés </w:t>
      </w:r>
      <w:proofErr w:type="spellStart"/>
      <w:r w:rsidRPr="00C2181A">
        <w:t>Structure</w:t>
      </w:r>
      <w:proofErr w:type="spellEnd"/>
      <w:r w:rsidRPr="00C2181A">
        <w:t xml:space="preserve"> </w:t>
      </w:r>
      <w:proofErr w:type="spellStart"/>
      <w:r w:rsidRPr="00C2181A">
        <w:t>Query</w:t>
      </w:r>
      <w:proofErr w:type="spellEnd"/>
      <w:r w:rsidRPr="00C2181A">
        <w:t xml:space="preserve"> </w:t>
      </w:r>
      <w:proofErr w:type="spellStart"/>
      <w:r w:rsidRPr="00C2181A">
        <w:t>Language</w:t>
      </w:r>
      <w:proofErr w:type="spellEnd"/>
      <w:r w:rsidRPr="00C2181A">
        <w:t>) que, a la postre, ha llegado  convertirse en el estándar de las bases de datos relacionales.</w:t>
      </w:r>
    </w:p>
    <w:p w:rsidR="001D3C37" w:rsidRPr="00C2181A" w:rsidRDefault="001D3C37" w:rsidP="00691957">
      <w:r w:rsidRPr="00C2181A">
        <w:t xml:space="preserve">En un sistema relacional los datos se relacionan por sus valores y no mediante punteros, en el modelo relacional, por lo tanto, las filas de una determinada tabla constituyen los registros guardados en el </w:t>
      </w:r>
      <w:r w:rsidR="000D2DE7" w:rsidRPr="00C2181A">
        <w:t>fichero</w:t>
      </w:r>
      <w:r w:rsidRPr="00C2181A">
        <w:t xml:space="preserve"> de datos y, a su vez, las columnas representan los campos o atributos de dichos registros.</w:t>
      </w:r>
    </w:p>
    <w:p w:rsidR="001D3C37" w:rsidRPr="00C2181A" w:rsidRDefault="001D3C37" w:rsidP="00691957">
      <w:r w:rsidRPr="00C2181A">
        <w:t>La “Clave Candidata” es el atributo o conjunto de atributos que permite identificar de manera univoca a un registro de la tabla (en la tabla no pueden existir dos o más registros en los cuales ese atributo o conjunto de atributos tenga el mismo valor). Por su parte, la “Clave Primaria” es la clave que se utiliza para identificar de manera univoca a un registro (es la escogida entre las posibles claves candidatas).</w:t>
      </w:r>
    </w:p>
    <w:p w:rsidR="001D3C37" w:rsidRPr="00C2181A" w:rsidRDefault="001D3C37" w:rsidP="00691957">
      <w:r w:rsidRPr="00C2181A">
        <w:t>Con los datos de las tablas es posible realizar múltiples tipos de operaciones, conocidas por el nombre genérico de consultas. La característica que confiere una mayor potencia y flexibilidad al modelo relacional es la posibilidad de establecer relaciones entre dos o más tablas por medio de determinados campos clave.</w:t>
      </w:r>
    </w:p>
    <w:p w:rsidR="001D3C37" w:rsidRPr="00C2181A" w:rsidRDefault="001D3C37" w:rsidP="00691957">
      <w:r w:rsidRPr="00C2181A">
        <w:t>De este modo, es posible realizar operaciones de cruce de datos entre tablas, así como llevar a cabo “uniones de tablas” (</w:t>
      </w:r>
      <w:proofErr w:type="spellStart"/>
      <w:r w:rsidRPr="00C2181A">
        <w:t>joins</w:t>
      </w:r>
      <w:proofErr w:type="spellEnd"/>
      <w:r w:rsidRPr="00C2181A">
        <w:t>), obteniendo nuevas tablas cuyos registros se forman al combinar los datos de las nuevas tablas de partida. La relación de los datos se establece mediante “Claves Foráneas”.</w:t>
      </w:r>
    </w:p>
    <w:p w:rsidR="001D3C37" w:rsidRPr="00C2181A" w:rsidRDefault="001D3C37">
      <w:pPr>
        <w:tabs>
          <w:tab w:val="left" w:pos="960"/>
        </w:tabs>
        <w:rPr>
          <w:b/>
          <w:bCs/>
        </w:rPr>
      </w:pPr>
    </w:p>
    <w:p w:rsidR="001D3C37" w:rsidRPr="00C2181A" w:rsidRDefault="001D3C37">
      <w:pPr>
        <w:pStyle w:val="Ttulo3"/>
      </w:pPr>
      <w:bookmarkStart w:id="47" w:name="_Toc371087581"/>
      <w:bookmarkStart w:id="48" w:name="_Toc374567327"/>
      <w:bookmarkStart w:id="49" w:name="_Toc379923949"/>
      <w:r w:rsidRPr="00C2181A">
        <w:lastRenderedPageBreak/>
        <w:t>Comparativa de los SGBD más utilizados</w:t>
      </w:r>
      <w:bookmarkEnd w:id="47"/>
      <w:bookmarkEnd w:id="48"/>
      <w:bookmarkEnd w:id="49"/>
    </w:p>
    <w:tbl>
      <w:tblPr>
        <w:tblW w:w="0" w:type="auto"/>
        <w:tblInd w:w="2" w:type="dxa"/>
        <w:tblBorders>
          <w:top w:val="single" w:sz="8" w:space="0" w:color="9BBB59"/>
          <w:left w:val="single" w:sz="8" w:space="0" w:color="9BBB59"/>
          <w:bottom w:val="single" w:sz="8" w:space="0" w:color="9BBB59"/>
          <w:right w:val="single" w:sz="8" w:space="0" w:color="9BBB59"/>
        </w:tblBorders>
        <w:tblLook w:val="0000" w:firstRow="0" w:lastRow="0" w:firstColumn="0" w:lastColumn="0" w:noHBand="0" w:noVBand="0"/>
      </w:tblPr>
      <w:tblGrid>
        <w:gridCol w:w="1240"/>
        <w:gridCol w:w="3286"/>
        <w:gridCol w:w="2245"/>
        <w:gridCol w:w="2245"/>
      </w:tblGrid>
      <w:tr w:rsidR="001D3C37" w:rsidRPr="00C2181A" w:rsidTr="00BC2B15">
        <w:tc>
          <w:tcPr>
            <w:tcW w:w="1240" w:type="dxa"/>
            <w:tcBorders>
              <w:top w:val="nil"/>
              <w:left w:val="nil"/>
              <w:bottom w:val="single" w:sz="24" w:space="0" w:color="9BBB59"/>
              <w:right w:val="nil"/>
            </w:tcBorders>
            <w:shd w:val="clear" w:color="auto" w:fill="FFFFFF"/>
          </w:tcPr>
          <w:p w:rsidR="001D3C37" w:rsidRPr="00C2181A" w:rsidRDefault="001D3C37">
            <w:pPr>
              <w:rPr>
                <w:color w:val="000000"/>
              </w:rPr>
            </w:pPr>
          </w:p>
        </w:tc>
        <w:tc>
          <w:tcPr>
            <w:tcW w:w="3286" w:type="dxa"/>
            <w:tcBorders>
              <w:top w:val="nil"/>
              <w:left w:val="nil"/>
              <w:bottom w:val="single" w:sz="24" w:space="0" w:color="9BBB59"/>
              <w:right w:val="nil"/>
            </w:tcBorders>
            <w:shd w:val="clear" w:color="auto" w:fill="FFFFFF"/>
          </w:tcPr>
          <w:p w:rsidR="001D3C37" w:rsidRPr="00BC2B15" w:rsidRDefault="001D3C37">
            <w:pPr>
              <w:jc w:val="center"/>
              <w:rPr>
                <w:b/>
                <w:color w:val="000000"/>
              </w:rPr>
            </w:pPr>
            <w:r w:rsidRPr="00BC2B15">
              <w:rPr>
                <w:b/>
                <w:color w:val="000000"/>
                <w:sz w:val="22"/>
                <w:szCs w:val="22"/>
              </w:rPr>
              <w:t>CARACTERISTICAS</w:t>
            </w:r>
          </w:p>
        </w:tc>
        <w:tc>
          <w:tcPr>
            <w:tcW w:w="2245" w:type="dxa"/>
            <w:tcBorders>
              <w:top w:val="nil"/>
              <w:left w:val="nil"/>
              <w:bottom w:val="single" w:sz="24" w:space="0" w:color="9BBB59"/>
              <w:right w:val="nil"/>
            </w:tcBorders>
            <w:shd w:val="clear" w:color="auto" w:fill="FFFFFF"/>
          </w:tcPr>
          <w:p w:rsidR="001D3C37" w:rsidRPr="00BC2B15" w:rsidRDefault="001D3C37">
            <w:pPr>
              <w:jc w:val="center"/>
              <w:rPr>
                <w:b/>
                <w:color w:val="000000"/>
              </w:rPr>
            </w:pPr>
            <w:r w:rsidRPr="00BC2B15">
              <w:rPr>
                <w:b/>
                <w:color w:val="000000"/>
                <w:sz w:val="22"/>
                <w:szCs w:val="22"/>
              </w:rPr>
              <w:t>VENTAJAS</w:t>
            </w:r>
          </w:p>
        </w:tc>
        <w:tc>
          <w:tcPr>
            <w:tcW w:w="2245" w:type="dxa"/>
            <w:tcBorders>
              <w:top w:val="nil"/>
              <w:left w:val="nil"/>
              <w:bottom w:val="single" w:sz="24" w:space="0" w:color="9BBB59"/>
              <w:right w:val="nil"/>
            </w:tcBorders>
            <w:shd w:val="clear" w:color="auto" w:fill="FFFFFF"/>
          </w:tcPr>
          <w:p w:rsidR="001D3C37" w:rsidRPr="00BC2B15" w:rsidRDefault="001D3C37">
            <w:pPr>
              <w:jc w:val="center"/>
              <w:rPr>
                <w:b/>
                <w:color w:val="000000"/>
              </w:rPr>
            </w:pPr>
            <w:r w:rsidRPr="00BC2B15">
              <w:rPr>
                <w:b/>
                <w:color w:val="000000"/>
                <w:sz w:val="22"/>
                <w:szCs w:val="22"/>
              </w:rPr>
              <w:t>DESVENTAJAS</w:t>
            </w:r>
          </w:p>
        </w:tc>
      </w:tr>
      <w:tr w:rsidR="001D3C37" w:rsidRPr="00C2181A" w:rsidTr="00BC2B15">
        <w:tc>
          <w:tcPr>
            <w:tcW w:w="1240" w:type="dxa"/>
            <w:tcBorders>
              <w:top w:val="nil"/>
              <w:left w:val="nil"/>
              <w:bottom w:val="nil"/>
              <w:right w:val="single" w:sz="8" w:space="0" w:color="9BBB59"/>
            </w:tcBorders>
            <w:shd w:val="clear" w:color="auto" w:fill="FFFFFF"/>
            <w:vAlign w:val="center"/>
          </w:tcPr>
          <w:p w:rsidR="001D3C37" w:rsidRPr="00BC2B15" w:rsidRDefault="001D3C37" w:rsidP="00BC2B15">
            <w:pPr>
              <w:jc w:val="center"/>
              <w:rPr>
                <w:b/>
                <w:color w:val="000000"/>
              </w:rPr>
            </w:pPr>
            <w:r w:rsidRPr="00BC2B15">
              <w:rPr>
                <w:b/>
                <w:color w:val="000000"/>
                <w:sz w:val="22"/>
                <w:szCs w:val="22"/>
              </w:rPr>
              <w:t>Oracle</w:t>
            </w:r>
          </w:p>
        </w:tc>
        <w:tc>
          <w:tcPr>
            <w:tcW w:w="3286" w:type="dxa"/>
            <w:tcBorders>
              <w:top w:val="nil"/>
              <w:left w:val="nil"/>
              <w:bottom w:val="nil"/>
              <w:right w:val="nil"/>
            </w:tcBorders>
          </w:tcPr>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Entorno de cliente / Servidor</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Gestión de grandes bases de datos</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Usuarios concurrentes</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Alto rendimiento</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Gestión segura</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Portabilidad</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Compatibilidad</w:t>
            </w:r>
          </w:p>
        </w:tc>
        <w:tc>
          <w:tcPr>
            <w:tcW w:w="2245" w:type="dxa"/>
            <w:tcBorders>
              <w:top w:val="nil"/>
              <w:left w:val="nil"/>
              <w:bottom w:val="nil"/>
              <w:right w:val="nil"/>
            </w:tcBorders>
          </w:tcPr>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Es muy usado a nivel Mundial</w:t>
            </w:r>
          </w:p>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Puede ejecutarse en todas las plataformas</w:t>
            </w:r>
          </w:p>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Permite el uso de particiones para mejorar su eficiencia</w:t>
            </w:r>
          </w:p>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Un aceptable soporte</w:t>
            </w:r>
          </w:p>
        </w:tc>
        <w:tc>
          <w:tcPr>
            <w:tcW w:w="2245" w:type="dxa"/>
            <w:tcBorders>
              <w:top w:val="nil"/>
              <w:left w:val="nil"/>
              <w:bottom w:val="nil"/>
            </w:tcBorders>
          </w:tcPr>
          <w:p w:rsidR="001D3C37" w:rsidRPr="00C2181A" w:rsidRDefault="001D3C37" w:rsidP="00280EA6">
            <w:pPr>
              <w:pStyle w:val="Prrafodelista"/>
              <w:numPr>
                <w:ilvl w:val="0"/>
                <w:numId w:val="16"/>
              </w:numPr>
              <w:spacing w:before="0" w:after="0" w:line="240" w:lineRule="auto"/>
              <w:ind w:left="234" w:hanging="250"/>
              <w:rPr>
                <w:color w:val="000000"/>
              </w:rPr>
            </w:pPr>
            <w:r w:rsidRPr="00C2181A">
              <w:rPr>
                <w:color w:val="000000"/>
                <w:sz w:val="22"/>
                <w:szCs w:val="22"/>
              </w:rPr>
              <w:t>Muy costoso</w:t>
            </w:r>
          </w:p>
          <w:p w:rsidR="001D3C37" w:rsidRPr="00C2181A" w:rsidRDefault="001D3C37" w:rsidP="00280EA6">
            <w:pPr>
              <w:pStyle w:val="Prrafodelista"/>
              <w:numPr>
                <w:ilvl w:val="0"/>
                <w:numId w:val="16"/>
              </w:numPr>
              <w:spacing w:before="0" w:after="0" w:line="240" w:lineRule="auto"/>
              <w:ind w:left="234" w:hanging="250"/>
              <w:rPr>
                <w:color w:val="000000"/>
              </w:rPr>
            </w:pPr>
            <w:r w:rsidRPr="00C2181A">
              <w:rPr>
                <w:color w:val="000000"/>
                <w:sz w:val="22"/>
                <w:szCs w:val="22"/>
              </w:rPr>
              <w:t>Mal configurado es extremadamente lento</w:t>
            </w:r>
          </w:p>
        </w:tc>
      </w:tr>
      <w:tr w:rsidR="001D3C37" w:rsidRPr="00C2181A" w:rsidTr="00BC2B15">
        <w:tc>
          <w:tcPr>
            <w:tcW w:w="1240" w:type="dxa"/>
            <w:tcBorders>
              <w:top w:val="nil"/>
              <w:left w:val="nil"/>
              <w:bottom w:val="nil"/>
              <w:right w:val="single" w:sz="8" w:space="0" w:color="9BBB59"/>
            </w:tcBorders>
            <w:shd w:val="clear" w:color="auto" w:fill="FFFFFF"/>
            <w:vAlign w:val="center"/>
          </w:tcPr>
          <w:p w:rsidR="001D3C37" w:rsidRPr="00BC2B15" w:rsidRDefault="001D3C37" w:rsidP="00BC2B15">
            <w:pPr>
              <w:jc w:val="center"/>
              <w:rPr>
                <w:b/>
                <w:color w:val="000000"/>
              </w:rPr>
            </w:pPr>
            <w:r w:rsidRPr="00BC2B15">
              <w:rPr>
                <w:b/>
                <w:color w:val="000000"/>
                <w:sz w:val="22"/>
                <w:szCs w:val="22"/>
              </w:rPr>
              <w:t>SQL Server</w:t>
            </w:r>
          </w:p>
        </w:tc>
        <w:tc>
          <w:tcPr>
            <w:tcW w:w="3286" w:type="dxa"/>
            <w:tcBorders>
              <w:top w:val="nil"/>
              <w:left w:val="nil"/>
              <w:bottom w:val="nil"/>
              <w:right w:val="nil"/>
            </w:tcBorders>
          </w:tcPr>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Nuevas herramientas integradas</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Recuperación rápida</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Mejoras en la recopilación</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Aislamiento de imágenes</w:t>
            </w:r>
          </w:p>
        </w:tc>
        <w:tc>
          <w:tcPr>
            <w:tcW w:w="2245" w:type="dxa"/>
            <w:tcBorders>
              <w:top w:val="nil"/>
              <w:left w:val="nil"/>
              <w:bottom w:val="nil"/>
              <w:right w:val="nil"/>
            </w:tcBorders>
          </w:tcPr>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Soporte de transacciones</w:t>
            </w:r>
          </w:p>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Estabilidad, escalabilidad y seguridad.</w:t>
            </w:r>
          </w:p>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Soporta procedimientos almacenados</w:t>
            </w:r>
          </w:p>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Incluye un potente entorno grafico</w:t>
            </w:r>
          </w:p>
        </w:tc>
        <w:tc>
          <w:tcPr>
            <w:tcW w:w="2245" w:type="dxa"/>
            <w:tcBorders>
              <w:top w:val="nil"/>
              <w:left w:val="nil"/>
              <w:bottom w:val="nil"/>
            </w:tcBorders>
          </w:tcPr>
          <w:p w:rsidR="001D3C37" w:rsidRPr="00C2181A" w:rsidRDefault="001D3C37" w:rsidP="00280EA6">
            <w:pPr>
              <w:pStyle w:val="Prrafodelista"/>
              <w:numPr>
                <w:ilvl w:val="0"/>
                <w:numId w:val="16"/>
              </w:numPr>
              <w:spacing w:before="0" w:after="0" w:line="240" w:lineRule="auto"/>
              <w:ind w:left="234" w:hanging="250"/>
              <w:rPr>
                <w:color w:val="000000"/>
              </w:rPr>
            </w:pPr>
            <w:r w:rsidRPr="00C2181A">
              <w:rPr>
                <w:color w:val="000000"/>
                <w:sz w:val="22"/>
                <w:szCs w:val="22"/>
              </w:rPr>
              <w:t>Utiliza mucha memoria RAM</w:t>
            </w:r>
          </w:p>
          <w:p w:rsidR="001D3C37" w:rsidRPr="00C2181A" w:rsidRDefault="001D3C37" w:rsidP="00280EA6">
            <w:pPr>
              <w:pStyle w:val="Prrafodelista"/>
              <w:numPr>
                <w:ilvl w:val="0"/>
                <w:numId w:val="16"/>
              </w:numPr>
              <w:spacing w:before="0" w:after="0" w:line="240" w:lineRule="auto"/>
              <w:ind w:left="234" w:hanging="250"/>
              <w:rPr>
                <w:color w:val="000000"/>
              </w:rPr>
            </w:pPr>
            <w:r w:rsidRPr="00C2181A">
              <w:rPr>
                <w:color w:val="000000"/>
                <w:sz w:val="22"/>
                <w:szCs w:val="22"/>
              </w:rPr>
              <w:t>No es gratuito</w:t>
            </w:r>
          </w:p>
          <w:p w:rsidR="001D3C37" w:rsidRPr="00C2181A" w:rsidRDefault="001D3C37" w:rsidP="00280EA6">
            <w:pPr>
              <w:pStyle w:val="Prrafodelista"/>
              <w:numPr>
                <w:ilvl w:val="0"/>
                <w:numId w:val="16"/>
              </w:numPr>
              <w:spacing w:before="0" w:after="0" w:line="240" w:lineRule="auto"/>
              <w:ind w:left="234" w:hanging="250"/>
              <w:rPr>
                <w:color w:val="000000"/>
              </w:rPr>
            </w:pPr>
            <w:r w:rsidRPr="00C2181A">
              <w:rPr>
                <w:color w:val="000000"/>
                <w:sz w:val="22"/>
                <w:szCs w:val="22"/>
              </w:rPr>
              <w:t>No es muy útil a la hora de las prácticas.</w:t>
            </w:r>
          </w:p>
        </w:tc>
      </w:tr>
      <w:tr w:rsidR="001D3C37" w:rsidRPr="00C2181A" w:rsidTr="00BC2B15">
        <w:tc>
          <w:tcPr>
            <w:tcW w:w="1240" w:type="dxa"/>
            <w:tcBorders>
              <w:top w:val="nil"/>
              <w:left w:val="nil"/>
              <w:bottom w:val="nil"/>
              <w:right w:val="single" w:sz="8" w:space="0" w:color="9BBB59"/>
            </w:tcBorders>
            <w:shd w:val="clear" w:color="auto" w:fill="FFFFFF"/>
            <w:vAlign w:val="center"/>
          </w:tcPr>
          <w:p w:rsidR="001D3C37" w:rsidRPr="00BC2B15" w:rsidRDefault="001D3C37" w:rsidP="00BC2B15">
            <w:pPr>
              <w:jc w:val="center"/>
              <w:rPr>
                <w:b/>
                <w:color w:val="000000"/>
              </w:rPr>
            </w:pPr>
            <w:proofErr w:type="spellStart"/>
            <w:r w:rsidRPr="00BC2B15">
              <w:rPr>
                <w:b/>
                <w:color w:val="000000"/>
                <w:sz w:val="22"/>
                <w:szCs w:val="22"/>
              </w:rPr>
              <w:t>My</w:t>
            </w:r>
            <w:proofErr w:type="spellEnd"/>
            <w:r w:rsidRPr="00BC2B15">
              <w:rPr>
                <w:b/>
                <w:color w:val="000000"/>
                <w:sz w:val="22"/>
                <w:szCs w:val="22"/>
              </w:rPr>
              <w:t xml:space="preserve"> SQL</w:t>
            </w:r>
          </w:p>
        </w:tc>
        <w:tc>
          <w:tcPr>
            <w:tcW w:w="3286" w:type="dxa"/>
            <w:tcBorders>
              <w:top w:val="nil"/>
              <w:left w:val="nil"/>
              <w:bottom w:val="single" w:sz="8" w:space="0" w:color="9BBB59"/>
              <w:right w:val="nil"/>
            </w:tcBorders>
          </w:tcPr>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Interioridad y portabilidad</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Escrito en C y C++</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Probado con un alto rango de compiladores diferentes</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Funciona en diferentes plataformas</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Proporciona un buen almacenamiento</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Relativamente sencillo</w:t>
            </w:r>
          </w:p>
        </w:tc>
        <w:tc>
          <w:tcPr>
            <w:tcW w:w="2245" w:type="dxa"/>
            <w:tcBorders>
              <w:top w:val="nil"/>
              <w:left w:val="nil"/>
              <w:bottom w:val="single" w:sz="8" w:space="0" w:color="9BBB59"/>
              <w:right w:val="nil"/>
            </w:tcBorders>
          </w:tcPr>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Es de código abierto</w:t>
            </w:r>
          </w:p>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Bajo costo</w:t>
            </w:r>
          </w:p>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Facilidad de configuración</w:t>
            </w:r>
          </w:p>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Usa licencia GPL</w:t>
            </w:r>
          </w:p>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Velocidad al realizar las operaciones.</w:t>
            </w:r>
          </w:p>
        </w:tc>
        <w:tc>
          <w:tcPr>
            <w:tcW w:w="2245" w:type="dxa"/>
            <w:tcBorders>
              <w:top w:val="nil"/>
              <w:left w:val="nil"/>
              <w:bottom w:val="single" w:sz="8" w:space="0" w:color="9BBB59"/>
            </w:tcBorders>
          </w:tcPr>
          <w:p w:rsidR="001D3C37" w:rsidRPr="00C2181A" w:rsidRDefault="001D3C37" w:rsidP="00280EA6">
            <w:pPr>
              <w:pStyle w:val="Prrafodelista"/>
              <w:numPr>
                <w:ilvl w:val="0"/>
                <w:numId w:val="16"/>
              </w:numPr>
              <w:spacing w:before="0" w:after="0" w:line="240" w:lineRule="auto"/>
              <w:ind w:left="234" w:hanging="250"/>
              <w:rPr>
                <w:color w:val="000000"/>
              </w:rPr>
            </w:pPr>
            <w:r w:rsidRPr="00C2181A">
              <w:rPr>
                <w:color w:val="000000"/>
                <w:sz w:val="22"/>
                <w:szCs w:val="22"/>
              </w:rPr>
              <w:t>El soporte para disparadores es muy básico</w:t>
            </w:r>
          </w:p>
          <w:p w:rsidR="001D3C37" w:rsidRPr="00C2181A" w:rsidRDefault="001D3C37" w:rsidP="00280EA6">
            <w:pPr>
              <w:pStyle w:val="Prrafodelista"/>
              <w:numPr>
                <w:ilvl w:val="0"/>
                <w:numId w:val="16"/>
              </w:numPr>
              <w:spacing w:before="0" w:after="0" w:line="240" w:lineRule="auto"/>
              <w:ind w:left="234" w:hanging="250"/>
              <w:rPr>
                <w:color w:val="000000"/>
              </w:rPr>
            </w:pPr>
            <w:r w:rsidRPr="00C2181A">
              <w:rPr>
                <w:color w:val="000000"/>
                <w:sz w:val="22"/>
                <w:szCs w:val="22"/>
              </w:rPr>
              <w:t>El soporte para disparadores es muy básico</w:t>
            </w:r>
          </w:p>
          <w:p w:rsidR="001D3C37" w:rsidRPr="00C2181A" w:rsidRDefault="001D3C37" w:rsidP="00280EA6">
            <w:pPr>
              <w:pStyle w:val="Prrafodelista"/>
              <w:numPr>
                <w:ilvl w:val="0"/>
                <w:numId w:val="16"/>
              </w:numPr>
              <w:spacing w:before="0" w:after="0" w:line="240" w:lineRule="auto"/>
              <w:ind w:left="234" w:hanging="250"/>
              <w:rPr>
                <w:color w:val="000000"/>
              </w:rPr>
            </w:pPr>
            <w:r w:rsidRPr="00C2181A">
              <w:rPr>
                <w:color w:val="000000"/>
                <w:sz w:val="22"/>
                <w:szCs w:val="22"/>
              </w:rPr>
              <w:t>No soporta algunas conversiones de datos</w:t>
            </w:r>
          </w:p>
          <w:p w:rsidR="001D3C37" w:rsidRPr="00C2181A" w:rsidRDefault="001D3C37" w:rsidP="00280EA6">
            <w:pPr>
              <w:pStyle w:val="Prrafodelista"/>
              <w:keepNext/>
              <w:numPr>
                <w:ilvl w:val="0"/>
                <w:numId w:val="16"/>
              </w:numPr>
              <w:spacing w:before="0" w:after="0" w:line="240" w:lineRule="auto"/>
              <w:ind w:left="234" w:hanging="250"/>
              <w:rPr>
                <w:color w:val="000000"/>
              </w:rPr>
            </w:pPr>
            <w:r w:rsidRPr="00C2181A">
              <w:rPr>
                <w:color w:val="000000"/>
                <w:sz w:val="22"/>
                <w:szCs w:val="22"/>
              </w:rPr>
              <w:t>Los privilegios de las tablas no se borran automáticamente</w:t>
            </w:r>
          </w:p>
        </w:tc>
      </w:tr>
    </w:tbl>
    <w:p w:rsidR="001D3C37" w:rsidRPr="00C2181A" w:rsidRDefault="001D3C37">
      <w:pPr>
        <w:pStyle w:val="Epgrafe"/>
        <w:jc w:val="center"/>
        <w:rPr>
          <w:rFonts w:ascii="Arial" w:hAnsi="Arial" w:cs="Arial"/>
        </w:rPr>
      </w:pPr>
      <w:r w:rsidRPr="00C2181A">
        <w:rPr>
          <w:rFonts w:ascii="Arial" w:hAnsi="Arial" w:cs="Arial"/>
        </w:rPr>
        <w:t xml:space="preserve">Tabla </w:t>
      </w:r>
      <w:r w:rsidR="00050570" w:rsidRPr="00C2181A">
        <w:rPr>
          <w:rFonts w:ascii="Arial" w:hAnsi="Arial" w:cs="Arial"/>
        </w:rPr>
        <w:fldChar w:fldCharType="begin"/>
      </w:r>
      <w:r w:rsidR="00D37675" w:rsidRPr="00C2181A">
        <w:rPr>
          <w:rFonts w:ascii="Arial" w:hAnsi="Arial" w:cs="Arial"/>
        </w:rPr>
        <w:instrText xml:space="preserve"> SEQ Tabla \* ARABIC </w:instrText>
      </w:r>
      <w:r w:rsidR="00050570" w:rsidRPr="00C2181A">
        <w:rPr>
          <w:rFonts w:ascii="Arial" w:hAnsi="Arial" w:cs="Arial"/>
        </w:rPr>
        <w:fldChar w:fldCharType="separate"/>
      </w:r>
      <w:r w:rsidR="006342DE">
        <w:rPr>
          <w:rFonts w:ascii="Arial" w:hAnsi="Arial" w:cs="Arial"/>
          <w:noProof/>
        </w:rPr>
        <w:t>2</w:t>
      </w:r>
      <w:r w:rsidR="00050570" w:rsidRPr="00C2181A">
        <w:rPr>
          <w:rFonts w:ascii="Arial" w:hAnsi="Arial" w:cs="Arial"/>
        </w:rPr>
        <w:fldChar w:fldCharType="end"/>
      </w:r>
      <w:r w:rsidRPr="00C2181A">
        <w:rPr>
          <w:rFonts w:ascii="Arial" w:hAnsi="Arial" w:cs="Arial"/>
        </w:rPr>
        <w:t xml:space="preserve"> Comparativa de los SGBD más utilizados</w:t>
      </w:r>
    </w:p>
    <w:p w:rsidR="001D3C37" w:rsidRPr="00C2181A" w:rsidRDefault="001D3C37" w:rsidP="00691957">
      <w:pPr>
        <w:pStyle w:val="Ttulo2"/>
      </w:pPr>
      <w:r w:rsidRPr="00C2181A">
        <w:br w:type="page"/>
      </w:r>
      <w:bookmarkStart w:id="50" w:name="_Toc371087582"/>
      <w:bookmarkStart w:id="51" w:name="_Toc374567328"/>
      <w:bookmarkStart w:id="52" w:name="_Toc379923950"/>
      <w:r w:rsidRPr="00C2181A">
        <w:lastRenderedPageBreak/>
        <w:t>Lenguajes y Entornos De Programación</w:t>
      </w:r>
      <w:bookmarkEnd w:id="50"/>
      <w:bookmarkEnd w:id="51"/>
      <w:bookmarkEnd w:id="52"/>
    </w:p>
    <w:p w:rsidR="001D3C37" w:rsidRPr="00C2181A" w:rsidRDefault="001D3C37" w:rsidP="00C566BB">
      <w:r w:rsidRPr="00C2181A">
        <w:t>Un lenguaje de programación está constituido por una serie de instrucciones, de operadores y de reglas que permiten controlar el hardware de un equipo informático para que realice determinado proceso o función. Se trata de la herramienta básica para el desarrollo del software, entendiendo como tal el conjunto de aplicaciones y programas que se van ejecutar en un sistema informático.</w:t>
      </w:r>
    </w:p>
    <w:p w:rsidR="001D3C37" w:rsidRPr="00C2181A" w:rsidRDefault="001D3C37" w:rsidP="00C566BB">
      <w:r w:rsidRPr="00C2181A">
        <w:t>A lo largo de la historia, se pueden distinguir varias generaciones de lenguajes de programación, en función a su nivel de abstracción y de su dependencia de la arquitectura hardware de la maquina sobre la cual se van a ejecutar las aplicaciones desarrolladas.</w:t>
      </w:r>
    </w:p>
    <w:p w:rsidR="001D3C37" w:rsidRPr="00C2181A" w:rsidRDefault="001D3C37" w:rsidP="00C566BB">
      <w:r w:rsidRPr="00C2181A">
        <w:t>El primer tipo de lenguaje de programación es el código máquina, totalmente dependiente del conjunto de instrucciones del ordenador en que se va a ejecutar y en el que la programación se debe realizar en el sistema binario, codificando mediante ceros y unos las instrucciones y los datos a procesar. Se trata de la primera generación de lenguajes, muy difícil y engorrosa de utilizar y totalmente dependiente de la arquitectura del equipo (hardware).</w:t>
      </w:r>
    </w:p>
    <w:p w:rsidR="001D3C37" w:rsidRPr="00C2181A" w:rsidRDefault="001D3C37" w:rsidP="00C566BB">
      <w:r w:rsidRPr="00C2181A">
        <w:t>El segundo tipo de lenguaje de programación es el conocido como Lenguaje Ensamblador, que represento en su día un importante avance al utilizar instrucciones  y etiquetas que eran posteriormente traducidas por las correspondientes secuencias de ceros y unos (Código Maquina), que es lo que, en definitiva, entiende el ordenador.</w:t>
      </w:r>
    </w:p>
    <w:p w:rsidR="001D3C37" w:rsidRPr="00C2181A" w:rsidRDefault="001D3C37" w:rsidP="00C566BB">
      <w:r w:rsidRPr="00C2181A">
        <w:t>Con la aparición de los lenguajes de Alto nivel, surge una nueva generación, más orientada a la resolución general de operaciones, con independencia de la maquina en la que se realice tal operación, y que incorporan un nuevo nivel de abstracción. Con ello, se facilita enormemente la programación, al utilizar un conjunto de expresiones y operaciones más amigables y próximos al lenguaje natural, que equivalen a varias decenas de instrucciones básicas en código máquina.</w:t>
      </w:r>
    </w:p>
    <w:p w:rsidR="001D3C37" w:rsidRPr="00C2181A" w:rsidRDefault="001D3C37" w:rsidP="00C566BB">
      <w:r w:rsidRPr="00C2181A">
        <w:lastRenderedPageBreak/>
        <w:t>De este modo, se mejora la legibilidad del código fuente de los programas y se reduce su tamaño, con la ventaja añadida que supone su portabilidad, es decir, que con un mismo programa de alto nivel pueda ser traducido al código máquina de distintos ordenadores. En estos lenguajes procedimentales de tercera generación, como Basic, C, Fortran, Cobol, Pascal, Etc., el programador debe indicar el algoritmo con la secuencia de comandos que debe ejecutar el ordenador para cumplir con las distintas funcionalidades de la aplicación.</w:t>
      </w:r>
    </w:p>
    <w:p w:rsidR="001D3C37" w:rsidRPr="00C2181A" w:rsidRDefault="001D3C37" w:rsidP="00C566BB">
      <w:r w:rsidRPr="00C2181A">
        <w:t>Los entornos de programación cuentan con herramientas que posibilitan  y facilitan la labor de programación, entre las cuales podemos citar:</w:t>
      </w:r>
    </w:p>
    <w:p w:rsidR="001D3C37" w:rsidRPr="00C2181A" w:rsidRDefault="001D3C37" w:rsidP="00280EA6">
      <w:pPr>
        <w:numPr>
          <w:ilvl w:val="0"/>
          <w:numId w:val="24"/>
        </w:numPr>
        <w:ind w:left="567"/>
      </w:pPr>
      <w:r w:rsidRPr="00C2181A">
        <w:rPr>
          <w:b/>
          <w:bCs/>
        </w:rPr>
        <w:t xml:space="preserve">Editor: </w:t>
      </w:r>
      <w:r w:rsidRPr="00C2181A">
        <w:t>es la herramienta que permite escribir y revisar el código fuente, de acuerdo con el léxico (conjunto de instrucciones) y las reglas sintácticas del lenguaje de programación utilizado.</w:t>
      </w:r>
    </w:p>
    <w:p w:rsidR="001D3C37" w:rsidRPr="00C2181A" w:rsidRDefault="001D3C37" w:rsidP="00280EA6">
      <w:pPr>
        <w:numPr>
          <w:ilvl w:val="0"/>
          <w:numId w:val="24"/>
        </w:numPr>
        <w:ind w:left="567"/>
      </w:pPr>
      <w:r w:rsidRPr="00C2181A">
        <w:rPr>
          <w:b/>
          <w:bCs/>
        </w:rPr>
        <w:t xml:space="preserve">Depurador: </w:t>
      </w:r>
      <w:r w:rsidRPr="00C2181A">
        <w:t>se trata de una herramienta que analiza el código generado para detectar errores lógicos o de sintaxis, así como posibles fallos en la aplicación, para eliminar errores en la codificación del programa.</w:t>
      </w:r>
    </w:p>
    <w:p w:rsidR="001D3C37" w:rsidRPr="00C2181A" w:rsidRDefault="001D3C37" w:rsidP="00280EA6">
      <w:pPr>
        <w:numPr>
          <w:ilvl w:val="0"/>
          <w:numId w:val="24"/>
        </w:numPr>
        <w:ind w:left="567"/>
      </w:pPr>
      <w:r w:rsidRPr="00C2181A">
        <w:rPr>
          <w:b/>
          <w:bCs/>
        </w:rPr>
        <w:t>Compilador:</w:t>
      </w:r>
      <w:r w:rsidRPr="00C2181A">
        <w:t xml:space="preserve"> los “lenguajes interpretados” van traduciendo las instrucciones a código maquina a medida que se va ejecutando la aplicación. A su vez, los “lenguajes compilados” son traducidos a código maquina una sola vez (al finalizar la creación del programa), obteniendo así un programa ejecutable directamente en la máquina. Esta labor es realizada por el compilador y proporciona una aplicación más rápida y eficiente, por cuanto no tiene que ser traducida cada vez que se va a ejecutar en el ordenador.</w:t>
      </w:r>
    </w:p>
    <w:p w:rsidR="001D3C37" w:rsidRPr="00C2181A" w:rsidRDefault="001D3C37" w:rsidP="00280EA6">
      <w:pPr>
        <w:numPr>
          <w:ilvl w:val="0"/>
          <w:numId w:val="24"/>
        </w:numPr>
        <w:ind w:left="567"/>
      </w:pPr>
      <w:r w:rsidRPr="00C2181A">
        <w:rPr>
          <w:b/>
          <w:bCs/>
        </w:rPr>
        <w:t>Enlazador:</w:t>
      </w:r>
      <w:r w:rsidRPr="00C2181A">
        <w:t xml:space="preserve"> es el encargado de enlazar el código maquina obtenido del compilador con las distintas librerías del sistema operativo. Estas librerías facilitan una serie de funciones básicas sobre las que se puede apoyar el programador para simplificar la creación de sus aplicaciones.</w:t>
      </w:r>
    </w:p>
    <w:p w:rsidR="001D3C37" w:rsidRPr="00C2181A" w:rsidRDefault="001D3C37">
      <w:pPr>
        <w:spacing w:before="0" w:after="0" w:line="240" w:lineRule="auto"/>
        <w:jc w:val="left"/>
        <w:rPr>
          <w:b/>
          <w:bCs/>
          <w:sz w:val="28"/>
          <w:szCs w:val="28"/>
        </w:rPr>
      </w:pPr>
      <w:r w:rsidRPr="00C2181A">
        <w:br w:type="page"/>
      </w:r>
    </w:p>
    <w:p w:rsidR="001D3C37" w:rsidRPr="00C2181A" w:rsidRDefault="001D3C37">
      <w:pPr>
        <w:pStyle w:val="Ttulo3"/>
      </w:pPr>
      <w:bookmarkStart w:id="53" w:name="_Toc371087583"/>
      <w:bookmarkStart w:id="54" w:name="_Toc374567329"/>
      <w:bookmarkStart w:id="55" w:name="_Toc379923951"/>
      <w:r w:rsidRPr="00C2181A">
        <w:lastRenderedPageBreak/>
        <w:t>PHP</w:t>
      </w:r>
      <w:bookmarkEnd w:id="53"/>
      <w:bookmarkEnd w:id="54"/>
      <w:bookmarkEnd w:id="55"/>
    </w:p>
    <w:p w:rsidR="001D3C37" w:rsidRPr="00C2181A" w:rsidRDefault="001D3C37">
      <w:r w:rsidRPr="00C2181A">
        <w:t>PHP es un lenguaje de alto que se ejecuta en el servidor. PHP (</w:t>
      </w:r>
      <w:proofErr w:type="spellStart"/>
      <w:r w:rsidRPr="00C2181A">
        <w:t>Hypertext</w:t>
      </w:r>
      <w:proofErr w:type="spellEnd"/>
      <w:r w:rsidRPr="00C2181A">
        <w:t xml:space="preserve"> </w:t>
      </w:r>
      <w:proofErr w:type="spellStart"/>
      <w:r w:rsidRPr="00C2181A">
        <w:t>Preprocessor</w:t>
      </w:r>
      <w:proofErr w:type="spellEnd"/>
      <w:r w:rsidRPr="00C2181A">
        <w:t>) es un lenguaje de código abierto muy popular especialmente adecuado para el desarrollo web y que puede ser incrustado en HTML.</w:t>
      </w:r>
    </w:p>
    <w:p w:rsidR="001D3C37" w:rsidRPr="00C2181A" w:rsidRDefault="001D3C37">
      <w:pPr>
        <w:ind w:firstLine="708"/>
      </w:pPr>
      <w:r w:rsidRPr="00C2181A">
        <w:t>Un lenguaje de servidor es aquel que se ejecuta en el servidor donde están alojadas las páginas, al contrario que otros lenguajes que son ejecutados en el propio navegador.</w:t>
      </w:r>
    </w:p>
    <w:p w:rsidR="001D3C37" w:rsidRPr="00C2181A" w:rsidRDefault="001D3C37" w:rsidP="00544F60">
      <w:pPr>
        <w:pStyle w:val="Ttulo4"/>
      </w:pPr>
      <w:r w:rsidRPr="00C2181A">
        <w:t>Ventajas</w:t>
      </w:r>
    </w:p>
    <w:p w:rsidR="001D3C37" w:rsidRPr="00C2181A" w:rsidRDefault="001D3C37" w:rsidP="00C566BB">
      <w:r w:rsidRPr="00C2181A">
        <w:t>La principal ventaja es que, al ejecutarse el código en el servidor, todas las páginas van a poder ser vistas en cualquier ordenador, independientemente del navegador que tenga. En cambio, el gran problema de que se ejecute el código en el navegador es que muchos navegadores no son capaces de entender, lo que presentaría errores al mostrar el resultado de las páginas.</w:t>
      </w:r>
    </w:p>
    <w:p w:rsidR="001D3C37" w:rsidRPr="00C2181A" w:rsidRDefault="001D3C37" w:rsidP="00C566BB">
      <w:r w:rsidRPr="00C2181A">
        <w:t>Otras ventajas que presenta el lenguaje PHP, es que se trata de un lenguaje de programación gratuito y, por tanto, todo el mundo puede utilizarlo sin ningún coste, frente a otros lenguajes cuyo software es necesario comprar para su utilización.</w:t>
      </w:r>
    </w:p>
    <w:p w:rsidR="001D3C37" w:rsidRPr="00C2181A" w:rsidRDefault="00EA0594">
      <w:pPr>
        <w:keepNext/>
        <w:jc w:val="center"/>
      </w:pPr>
      <w:r>
        <w:rPr>
          <w:noProof/>
          <w:lang w:eastAsia="es-MX"/>
        </w:rPr>
        <w:drawing>
          <wp:inline distT="0" distB="0" distL="0" distR="0">
            <wp:extent cx="3562985" cy="1639570"/>
            <wp:effectExtent l="0" t="0" r="0" b="0"/>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2985" cy="1639570"/>
                    </a:xfrm>
                    <a:prstGeom prst="rect">
                      <a:avLst/>
                    </a:prstGeom>
                    <a:noFill/>
                    <a:ln>
                      <a:noFill/>
                    </a:ln>
                  </pic:spPr>
                </pic:pic>
              </a:graphicData>
            </a:graphic>
          </wp:inline>
        </w:drawing>
      </w:r>
    </w:p>
    <w:p w:rsidR="001D3C37" w:rsidRPr="00C2181A" w:rsidRDefault="001D3C37">
      <w:pPr>
        <w:pStyle w:val="Epgrafe"/>
        <w:jc w:val="center"/>
        <w:rPr>
          <w:rFonts w:ascii="Arial" w:hAnsi="Arial" w:cs="Arial"/>
        </w:rPr>
      </w:pPr>
      <w:r w:rsidRPr="00C2181A">
        <w:rPr>
          <w:rFonts w:ascii="Arial" w:hAnsi="Arial" w:cs="Arial"/>
        </w:rPr>
        <w:t xml:space="preserve">Figura </w:t>
      </w:r>
      <w:r w:rsidR="00050570" w:rsidRPr="00C2181A">
        <w:rPr>
          <w:rFonts w:ascii="Arial" w:hAnsi="Arial" w:cs="Arial"/>
        </w:rPr>
        <w:fldChar w:fldCharType="begin"/>
      </w:r>
      <w:r w:rsidR="00D37675" w:rsidRPr="00C2181A">
        <w:rPr>
          <w:rFonts w:ascii="Arial" w:hAnsi="Arial" w:cs="Arial"/>
        </w:rPr>
        <w:instrText xml:space="preserve"> SEQ Figura \* ARABIC </w:instrText>
      </w:r>
      <w:r w:rsidR="00050570" w:rsidRPr="00C2181A">
        <w:rPr>
          <w:rFonts w:ascii="Arial" w:hAnsi="Arial" w:cs="Arial"/>
        </w:rPr>
        <w:fldChar w:fldCharType="separate"/>
      </w:r>
      <w:r w:rsidR="006342DE">
        <w:rPr>
          <w:rFonts w:ascii="Arial" w:hAnsi="Arial" w:cs="Arial"/>
          <w:noProof/>
        </w:rPr>
        <w:t>3</w:t>
      </w:r>
      <w:r w:rsidR="00050570" w:rsidRPr="00C2181A">
        <w:rPr>
          <w:rFonts w:ascii="Arial" w:hAnsi="Arial" w:cs="Arial"/>
        </w:rPr>
        <w:fldChar w:fldCharType="end"/>
      </w:r>
      <w:r w:rsidRPr="00C2181A">
        <w:rPr>
          <w:rFonts w:ascii="Arial" w:hAnsi="Arial" w:cs="Arial"/>
        </w:rPr>
        <w:t xml:space="preserve"> Proceso de visita a página PHP</w:t>
      </w:r>
    </w:p>
    <w:p w:rsidR="001D3C37" w:rsidRPr="00C2181A" w:rsidRDefault="001D3C37" w:rsidP="00C566BB">
      <w:r w:rsidRPr="00C2181A">
        <w:t>Existen principalmente tres campos principales donde se usan scripts de PHP.</w:t>
      </w:r>
    </w:p>
    <w:p w:rsidR="00C566BB" w:rsidRPr="00C2181A" w:rsidRDefault="001D3C37" w:rsidP="00280EA6">
      <w:pPr>
        <w:numPr>
          <w:ilvl w:val="0"/>
          <w:numId w:val="25"/>
        </w:numPr>
      </w:pPr>
      <w:r w:rsidRPr="00C2181A">
        <w:rPr>
          <w:b/>
          <w:bCs/>
        </w:rPr>
        <w:t xml:space="preserve">Scripts del lado del servidor: </w:t>
      </w:r>
    </w:p>
    <w:p w:rsidR="001D3C37" w:rsidRPr="00C2181A" w:rsidRDefault="00C566BB" w:rsidP="00C566BB">
      <w:pPr>
        <w:ind w:left="360"/>
      </w:pPr>
      <w:r w:rsidRPr="00C2181A">
        <w:lastRenderedPageBreak/>
        <w:t>E</w:t>
      </w:r>
      <w:r w:rsidR="001D3C37" w:rsidRPr="00C2181A">
        <w:t xml:space="preserve">ste es el campo más tradicional y el foco principal. Se necesitan tres cosas para que esto funcione. El analizador de PHP (módulo CGI o servidor), un servidor web y un navegador web. Es necesario ejecutar el servidor, con una instalación de PHP conectada. Se puede acceder al resultado del programa PHP con un navegador, viendo la página de PHP a través del servidor. Todo esto se puede ejecutar en su máquina si está experimentado con la programación de PHP. </w:t>
      </w:r>
    </w:p>
    <w:p w:rsidR="00C566BB" w:rsidRPr="00C2181A" w:rsidRDefault="001D3C37" w:rsidP="00280EA6">
      <w:pPr>
        <w:numPr>
          <w:ilvl w:val="0"/>
          <w:numId w:val="25"/>
        </w:numPr>
      </w:pPr>
      <w:r w:rsidRPr="00C2181A">
        <w:rPr>
          <w:b/>
          <w:bCs/>
        </w:rPr>
        <w:t>Scripts desde la línea de comando:</w:t>
      </w:r>
      <w:r w:rsidRPr="00C2181A">
        <w:t xml:space="preserve"> </w:t>
      </w:r>
    </w:p>
    <w:p w:rsidR="001D3C37" w:rsidRPr="00C2181A" w:rsidRDefault="00C566BB" w:rsidP="00C566BB">
      <w:r w:rsidRPr="00C2181A">
        <w:t>S</w:t>
      </w:r>
      <w:r w:rsidR="001D3C37" w:rsidRPr="00C2181A">
        <w:t xml:space="preserve">e puede crear un script de PHP y ejecutarlo sin necesidad de un servidor o navegador. Solamente es necesario el analizador de PHP para utilizarlo de esta manera. Este tipo de uso es ideal para scripts ejecutados regularmente usando cron (en Unix o Linux) o el Planificador de tareas (en Windows). Estos scripts también pueden usarse para tareas simples de procesamiento de texto. </w:t>
      </w:r>
    </w:p>
    <w:p w:rsidR="001D3C37" w:rsidRPr="00C2181A" w:rsidRDefault="001D3C37" w:rsidP="00C566BB">
      <w:r w:rsidRPr="00C2181A">
        <w:t>Características</w:t>
      </w:r>
    </w:p>
    <w:p w:rsidR="001D3C37" w:rsidRPr="00C2181A" w:rsidRDefault="001D3C37" w:rsidP="00C566BB">
      <w:r w:rsidRPr="00C2181A">
        <w:t>Probablemente PHP no sea el lenguaje más apropiado para crear aplicaciones de escritorio con una interfaz gráfica de usuario, pero si se conoce bien PHP, y se quisiera utilizar algunas características avanzadas de PHP en aplicaciones del lado del cliente, se puede utilizar PHP-GTK para escribir dichos programas. También es posible de esta manera escribir aplicaciones independientes de una plataforma. PHP-GTK es una extensión de PHP, no disponible en la distribución principal. Si está interesado en PHP-GTK, puede visitar su » propio sitio web.</w:t>
      </w:r>
    </w:p>
    <w:p w:rsidR="001D3C37" w:rsidRPr="00C2181A" w:rsidRDefault="001D3C37" w:rsidP="00C566BB">
      <w:r w:rsidRPr="00C2181A">
        <w:t xml:space="preserve">PHP puede usarse en todos los principales sistemas operativos, incluyendo Linux, muchas variantes de Unix (incluyendo HP-UX, Solaris y </w:t>
      </w:r>
      <w:proofErr w:type="spellStart"/>
      <w:r w:rsidRPr="00C2181A">
        <w:t>OpenBSD</w:t>
      </w:r>
      <w:proofErr w:type="spellEnd"/>
      <w:r w:rsidRPr="00C2181A">
        <w:t xml:space="preserve">), Microsoft Windows, Mac OS X, RISC OS y probablemente otros más. PHP admite la mayoría de servidores web de hoy en día, incluyendo Apache, IIS, y muchos otros. Esto incluye cualquier servidor web que pueda utilizar el binario de PHP </w:t>
      </w:r>
      <w:proofErr w:type="spellStart"/>
      <w:r w:rsidRPr="00C2181A">
        <w:t>FastCGI</w:t>
      </w:r>
      <w:proofErr w:type="spellEnd"/>
      <w:r w:rsidRPr="00C2181A">
        <w:t xml:space="preserve">, como </w:t>
      </w:r>
      <w:proofErr w:type="spellStart"/>
      <w:r w:rsidRPr="00C2181A">
        <w:t>lighttpd</w:t>
      </w:r>
      <w:proofErr w:type="spellEnd"/>
      <w:r w:rsidRPr="00C2181A">
        <w:t xml:space="preserve"> y </w:t>
      </w:r>
      <w:proofErr w:type="spellStart"/>
      <w:r w:rsidRPr="00C2181A">
        <w:t>nginx</w:t>
      </w:r>
      <w:proofErr w:type="spellEnd"/>
      <w:r w:rsidRPr="00C2181A">
        <w:t>. PHP funciona tanto como módulo como procesador de CGI.</w:t>
      </w:r>
    </w:p>
    <w:p w:rsidR="001D3C37" w:rsidRPr="00C2181A" w:rsidRDefault="001D3C37" w:rsidP="00C566BB">
      <w:r w:rsidRPr="00C2181A">
        <w:lastRenderedPageBreak/>
        <w:t>De modo que con PHP se tiene la libertad de elegir el sistema operativo y el servidor web. Además, se tiene la posibilidad de utilizar programación por procedimientos o programación orientada a objetos (POO), o una mezcla de ambas.</w:t>
      </w:r>
    </w:p>
    <w:p w:rsidR="001D3C37" w:rsidRPr="00C2181A" w:rsidRDefault="001D3C37" w:rsidP="00C566BB">
      <w:r w:rsidRPr="00C2181A">
        <w:t xml:space="preserve">Con PHP no se está limitado a generar HTML. Entre las capacidades de PHP se incluyen la creación de imágenes, ficheros PDF e incluso películas Flash (usando </w:t>
      </w:r>
      <w:proofErr w:type="spellStart"/>
      <w:r w:rsidRPr="00C2181A">
        <w:t>libswf</w:t>
      </w:r>
      <w:proofErr w:type="spellEnd"/>
      <w:r w:rsidRPr="00C2181A">
        <w:t xml:space="preserve"> y Ming) generadas sobre la marcha. También se puede generar fácilmente cualquier tipo de texto, como XHTML y cualquier otro tipo de fichero XML. PHP puede autogenerar estos ficheros y guardarlos en el sistema de ficheros en vez de imprimirlos en pantalla, creando una caché en el lado del servidor para contenido dinámico.</w:t>
      </w:r>
    </w:p>
    <w:p w:rsidR="001D3C37" w:rsidRPr="00C2181A" w:rsidRDefault="001D3C37" w:rsidP="00C566BB">
      <w:r w:rsidRPr="00C2181A">
        <w:t xml:space="preserve">Una de las características más potentes y destacables de PHP es su soporte para un amplio abanico de bases de datos. Escribir una página web con acceso a una base de datos es increíblemente simple utilizando una de las extensiones específicas de bases de datos (por ejemplo para </w:t>
      </w:r>
      <w:proofErr w:type="spellStart"/>
      <w:r w:rsidRPr="00C2181A">
        <w:t>mysql</w:t>
      </w:r>
      <w:proofErr w:type="spellEnd"/>
      <w:r w:rsidRPr="00C2181A">
        <w:t xml:space="preserve">), o utilizar una capa de abstracción como PDO, o conectarse a cualquier base de datos que admita el estándar de Conexión Abierta a Bases de Datos por medio de la extensión ODBC. Otras bases de datos podrían utilizar </w:t>
      </w:r>
      <w:proofErr w:type="spellStart"/>
      <w:r w:rsidRPr="00C2181A">
        <w:t>cURL</w:t>
      </w:r>
      <w:proofErr w:type="spellEnd"/>
      <w:r w:rsidRPr="00C2181A">
        <w:t xml:space="preserve"> o sockets, como lo hace </w:t>
      </w:r>
      <w:proofErr w:type="spellStart"/>
      <w:r w:rsidRPr="00C2181A">
        <w:t>CouchDB</w:t>
      </w:r>
      <w:proofErr w:type="spellEnd"/>
      <w:r w:rsidRPr="00C2181A">
        <w:t>.</w:t>
      </w:r>
    </w:p>
    <w:p w:rsidR="001D3C37" w:rsidRPr="00C2181A" w:rsidRDefault="001D3C37" w:rsidP="00C566BB">
      <w:r w:rsidRPr="00C2181A">
        <w:t xml:space="preserve">PHP también cuenta con soporte para comunicarse con otros servicios usando protocolos tales como LDAP, IMAP, SNMP, NNTP, POP3, HTTP, COM (en Windows) y muchos otros. También se pueden crear sockets de red puros e interactuar usando cualquier otro protocolo. </w:t>
      </w:r>
    </w:p>
    <w:p w:rsidR="001D3C37" w:rsidRPr="00C2181A" w:rsidRDefault="001D3C37" w:rsidP="00C566BB">
      <w:r w:rsidRPr="00C2181A">
        <w:t>PHP tiene soporte para el intercambio de datos complejos de WDDX entre virtualmente todos los lenguajes de programación web. Y hablando de interconexión, PHP posee soporte para la instalación de objetos Java y usarlos de forma transparente como objetos de PHP.</w:t>
      </w:r>
    </w:p>
    <w:p w:rsidR="001D3C37" w:rsidRPr="00C2181A" w:rsidRDefault="001D3C37" w:rsidP="004958E3">
      <w:pPr>
        <w:pStyle w:val="Ttulo3"/>
      </w:pPr>
      <w:r w:rsidRPr="00C2181A">
        <w:br w:type="page"/>
      </w:r>
      <w:bookmarkStart w:id="56" w:name="_Toc371087584"/>
      <w:bookmarkStart w:id="57" w:name="_Toc374567330"/>
      <w:bookmarkStart w:id="58" w:name="_Toc379923952"/>
      <w:r w:rsidRPr="00C2181A">
        <w:lastRenderedPageBreak/>
        <w:t>Java</w:t>
      </w:r>
      <w:bookmarkEnd w:id="56"/>
      <w:bookmarkEnd w:id="57"/>
      <w:bookmarkEnd w:id="58"/>
    </w:p>
    <w:p w:rsidR="001D3C37" w:rsidRPr="00C2181A" w:rsidRDefault="001D3C37" w:rsidP="00F914D8">
      <w:r w:rsidRPr="00C2181A">
        <w:t xml:space="preserve">Lenguaje de programación de alto nivel con el que se pueden escribir tanto programas convencionales para PC y dispositivos </w:t>
      </w:r>
      <w:r w:rsidR="00F914D8" w:rsidRPr="00C2181A">
        <w:t>móviles</w:t>
      </w:r>
      <w:r w:rsidRPr="00C2181A">
        <w:t xml:space="preserve"> como para Internet.</w:t>
      </w:r>
    </w:p>
    <w:p w:rsidR="001D3C37" w:rsidRPr="00C2181A" w:rsidRDefault="001D3C37" w:rsidP="00F914D8">
      <w:r w:rsidRPr="00C2181A">
        <w:t xml:space="preserve">Una de las ventajas significativas de Java sobre otros lenguajes de programación es que es independiente de la plataforma, tanto en código fuente como en binario. Esto quiere decir que el código producido por el compilador Java puede transportarse a cualquier plataforma que tenga instalada una máquina virtual Java y ejecutarse. </w:t>
      </w:r>
    </w:p>
    <w:p w:rsidR="001D3C37" w:rsidRPr="00C2181A" w:rsidRDefault="001D3C37" w:rsidP="00F914D8">
      <w:r w:rsidRPr="00C2181A">
        <w:t>Java incluye un compilador y un intérprete. El compilador produce un código de bytes que se almacena en un fichero para ser ejecutado por el intérprete Java denominado máquina virtual de Java</w:t>
      </w:r>
      <w:proofErr w:type="gramStart"/>
      <w:r w:rsidRPr="00C2181A">
        <w:t>.[</w:t>
      </w:r>
      <w:proofErr w:type="gramEnd"/>
      <w:r w:rsidRPr="00C2181A">
        <w:t>10]</w:t>
      </w:r>
    </w:p>
    <w:p w:rsidR="001D3C37" w:rsidRPr="00C2181A" w:rsidRDefault="00EA0594">
      <w:pPr>
        <w:keepNext/>
        <w:jc w:val="center"/>
      </w:pPr>
      <w:r>
        <w:rPr>
          <w:noProof/>
          <w:lang w:eastAsia="es-MX"/>
        </w:rPr>
        <w:drawing>
          <wp:inline distT="0" distB="0" distL="0" distR="0">
            <wp:extent cx="3562985" cy="457200"/>
            <wp:effectExtent l="0" t="0" r="0" b="0"/>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2985" cy="457200"/>
                    </a:xfrm>
                    <a:prstGeom prst="rect">
                      <a:avLst/>
                    </a:prstGeom>
                    <a:noFill/>
                    <a:ln>
                      <a:noFill/>
                    </a:ln>
                  </pic:spPr>
                </pic:pic>
              </a:graphicData>
            </a:graphic>
          </wp:inline>
        </w:drawing>
      </w:r>
    </w:p>
    <w:p w:rsidR="001D3C37" w:rsidRPr="00C2181A" w:rsidRDefault="001D3C37">
      <w:pPr>
        <w:pStyle w:val="Epgrafe"/>
        <w:jc w:val="center"/>
        <w:rPr>
          <w:rFonts w:ascii="Arial" w:hAnsi="Arial" w:cs="Arial"/>
        </w:rPr>
      </w:pPr>
      <w:r w:rsidRPr="00C2181A">
        <w:rPr>
          <w:rFonts w:ascii="Arial" w:hAnsi="Arial" w:cs="Arial"/>
        </w:rPr>
        <w:t xml:space="preserve">Figura </w:t>
      </w:r>
      <w:r w:rsidR="00050570" w:rsidRPr="00C2181A">
        <w:rPr>
          <w:rFonts w:ascii="Arial" w:hAnsi="Arial" w:cs="Arial"/>
        </w:rPr>
        <w:fldChar w:fldCharType="begin"/>
      </w:r>
      <w:r w:rsidR="00D37675" w:rsidRPr="00C2181A">
        <w:rPr>
          <w:rFonts w:ascii="Arial" w:hAnsi="Arial" w:cs="Arial"/>
        </w:rPr>
        <w:instrText xml:space="preserve"> SEQ Figura \* ARABIC </w:instrText>
      </w:r>
      <w:r w:rsidR="00050570" w:rsidRPr="00C2181A">
        <w:rPr>
          <w:rFonts w:ascii="Arial" w:hAnsi="Arial" w:cs="Arial"/>
        </w:rPr>
        <w:fldChar w:fldCharType="separate"/>
      </w:r>
      <w:r w:rsidR="006342DE">
        <w:rPr>
          <w:rFonts w:ascii="Arial" w:hAnsi="Arial" w:cs="Arial"/>
          <w:noProof/>
        </w:rPr>
        <w:t>4</w:t>
      </w:r>
      <w:r w:rsidR="00050570" w:rsidRPr="00C2181A">
        <w:rPr>
          <w:rFonts w:ascii="Arial" w:hAnsi="Arial" w:cs="Arial"/>
        </w:rPr>
        <w:fldChar w:fldCharType="end"/>
      </w:r>
      <w:r w:rsidRPr="00C2181A">
        <w:rPr>
          <w:rFonts w:ascii="Arial" w:hAnsi="Arial" w:cs="Arial"/>
        </w:rPr>
        <w:t xml:space="preserve"> Proceso de ejecución de un programa en Java</w:t>
      </w:r>
    </w:p>
    <w:p w:rsidR="001D3C37" w:rsidRPr="00C2181A" w:rsidRDefault="001D3C37"/>
    <w:p w:rsidR="001D3C37" w:rsidRPr="00C2181A" w:rsidRDefault="001D3C37" w:rsidP="00F914D8">
      <w:pPr>
        <w:pStyle w:val="Ttulo2"/>
      </w:pPr>
      <w:r w:rsidRPr="00C2181A">
        <w:br w:type="page"/>
      </w:r>
      <w:bookmarkStart w:id="59" w:name="_Toc371087585"/>
      <w:bookmarkStart w:id="60" w:name="_Toc374567331"/>
      <w:bookmarkStart w:id="61" w:name="_Toc379923953"/>
      <w:r w:rsidRPr="00C2181A">
        <w:lastRenderedPageBreak/>
        <w:t>Internet</w:t>
      </w:r>
      <w:bookmarkEnd w:id="59"/>
      <w:bookmarkEnd w:id="60"/>
      <w:bookmarkEnd w:id="61"/>
    </w:p>
    <w:p w:rsidR="001D3C37" w:rsidRPr="00C2181A" w:rsidRDefault="001D3C37">
      <w:pPr>
        <w:pStyle w:val="Ttulo3"/>
      </w:pPr>
      <w:bookmarkStart w:id="62" w:name="_Toc371087586"/>
      <w:bookmarkStart w:id="63" w:name="_Toc374567332"/>
      <w:bookmarkStart w:id="64" w:name="_Toc379923954"/>
      <w:r w:rsidRPr="00C2181A">
        <w:t>¿Qué es Internet?</w:t>
      </w:r>
      <w:bookmarkEnd w:id="62"/>
      <w:bookmarkEnd w:id="63"/>
      <w:bookmarkEnd w:id="64"/>
    </w:p>
    <w:p w:rsidR="001D3C37" w:rsidRPr="00C2181A" w:rsidRDefault="001D3C37" w:rsidP="00F914D8">
      <w:r w:rsidRPr="00C2181A">
        <w:t>Internet es un conjunto descentralizado de redes de comunicación interconectadas que utilizan la familia de protocolos TCP/IP, garantizando que las redes físicas heterogéneas que la componen funcionen como una red lógica única, de alcance mundial. Sus orígenes se remontan a 1969, cuando se estableció la primera conexión de computadoras, conocida como ARPANET, entre tres universidades en California y una en Utah, Estados Unidos.</w:t>
      </w:r>
    </w:p>
    <w:p w:rsidR="001D3C37" w:rsidRPr="00C2181A" w:rsidRDefault="001D3C37" w:rsidP="00F914D8">
      <w:r w:rsidRPr="00C2181A">
        <w:t xml:space="preserve">Uno de los servicios que más éxito ha tenido en Internet ha sido la </w:t>
      </w:r>
      <w:proofErr w:type="spellStart"/>
      <w:r w:rsidRPr="00C2181A">
        <w:t>World</w:t>
      </w:r>
      <w:proofErr w:type="spellEnd"/>
      <w:r w:rsidRPr="00C2181A">
        <w:t xml:space="preserve"> Wide Web (WWW, o “la Web”), a tal grado que es habitual la confusión entre ambos términos. La WWW es un conjunto de protocolos que permite, de forma sencilla, la consulta remota de </w:t>
      </w:r>
      <w:r w:rsidR="000D2DE7" w:rsidRPr="00C2181A">
        <w:t>ficheros</w:t>
      </w:r>
      <w:r w:rsidRPr="00C2181A">
        <w:t xml:space="preserve"> de hipertexto. Ésta fue desarrollo posterior (1990) y utiliza Internet como medio de transmisión.</w:t>
      </w:r>
    </w:p>
    <w:p w:rsidR="001D3C37" w:rsidRPr="00C2181A" w:rsidRDefault="001D3C37" w:rsidP="00F914D8">
      <w:r w:rsidRPr="00C2181A">
        <w:t xml:space="preserve">Existen, por tanto, muchos otros servicios y protocolos en Internet, parte de la Web: el envío de correo electrónico (SMTP), la transmisión de </w:t>
      </w:r>
      <w:r w:rsidR="000D2DE7" w:rsidRPr="00C2181A">
        <w:t>ficheros</w:t>
      </w:r>
      <w:r w:rsidRPr="00C2181A">
        <w:t xml:space="preserve"> (FTP y P2P), las conversaciones en línea (IRC), la mensajería instantánea y presencia, la transmisión de contenido y comunicación multimedia-telefonía (</w:t>
      </w:r>
      <w:proofErr w:type="spellStart"/>
      <w:r w:rsidRPr="00C2181A">
        <w:t>VoIP</w:t>
      </w:r>
      <w:proofErr w:type="spellEnd"/>
      <w:r w:rsidRPr="00C2181A">
        <w:t>), la televisión (IPTV), los boletines electrónicos (NNTP), el acceso remoto a otros dispositivos (SSH y Telnet) o los juegos en línea.</w:t>
      </w:r>
    </w:p>
    <w:p w:rsidR="001D3C37" w:rsidRPr="00C2181A" w:rsidRDefault="001D3C37">
      <w:pPr>
        <w:pStyle w:val="Ttulo3"/>
      </w:pPr>
      <w:bookmarkStart w:id="65" w:name="_Toc371087587"/>
      <w:bookmarkStart w:id="66" w:name="_Toc374567333"/>
      <w:bookmarkStart w:id="67" w:name="_Toc379923955"/>
      <w:r w:rsidRPr="00C2181A">
        <w:t>Acceso a Internet</w:t>
      </w:r>
      <w:bookmarkEnd w:id="65"/>
      <w:bookmarkEnd w:id="66"/>
      <w:bookmarkEnd w:id="67"/>
    </w:p>
    <w:p w:rsidR="001D3C37" w:rsidRPr="00C2181A" w:rsidRDefault="001D3C37" w:rsidP="00F914D8">
      <w:r w:rsidRPr="00C2181A">
        <w:t xml:space="preserve">Internet incluye más de 100 protocolos distintos basados en TCP/IP, que se configuran como el protocolo de la red. Los servicios disponibles en la red mundial de PC, han avanzado mucho gracias a las nuevas tecnologías de transmisión de alta velocidad, como ADSL y </w:t>
      </w:r>
      <w:proofErr w:type="spellStart"/>
      <w:r w:rsidRPr="00C2181A">
        <w:t>Wireless</w:t>
      </w:r>
      <w:proofErr w:type="spellEnd"/>
      <w:r w:rsidRPr="00C2181A">
        <w:t xml:space="preserve">, se ha logrado unir a las personas con videoconferencia, llamadas telefónicas gratuitas, ver imágenes por satélite, o </w:t>
      </w:r>
      <w:r w:rsidRPr="00C2181A">
        <w:lastRenderedPageBreak/>
        <w:t xml:space="preserve">disfrutar de un juego </w:t>
      </w:r>
      <w:proofErr w:type="spellStart"/>
      <w:r w:rsidRPr="00C2181A">
        <w:t>multijugador</w:t>
      </w:r>
      <w:proofErr w:type="spellEnd"/>
      <w:r w:rsidRPr="00C2181A">
        <w:t xml:space="preserve"> en 3D, un buen libro PDF o </w:t>
      </w:r>
      <w:proofErr w:type="spellStart"/>
      <w:r w:rsidRPr="00C2181A">
        <w:t>eBook</w:t>
      </w:r>
      <w:proofErr w:type="spellEnd"/>
      <w:r w:rsidRPr="00C2181A">
        <w:t>, o álbumes y películas para ver online o descargar.</w:t>
      </w:r>
    </w:p>
    <w:p w:rsidR="001D3C37" w:rsidRPr="00C2181A" w:rsidRDefault="001D3C37" w:rsidP="00F914D8">
      <w:r w:rsidRPr="00C2181A">
        <w:t>El método de acceso a Internet vigente hace algunos años, la red telefónica básica (RTB), ha venido siendo sustituido gradualmente por conexiones más veloces y estables, entre ellas el ADSL, el RDSL, o conexión por cable de fibra óptica. También han aparecido formas de acceso a través de la red eléctrica, e incluso por satélite.</w:t>
      </w:r>
    </w:p>
    <w:p w:rsidR="001D3C37" w:rsidRPr="00C2181A" w:rsidRDefault="001D3C37" w:rsidP="00F914D8">
      <w:r w:rsidRPr="00C2181A">
        <w:t xml:space="preserve">Y por otro lado se encuentran las conexiones para teléfonos móviles en las que el móvil actúa como módem y se puede elegir la manera de conexión, como podría ser usando el sistema GSM (Global </w:t>
      </w:r>
      <w:proofErr w:type="spellStart"/>
      <w:r w:rsidRPr="00C2181A">
        <w:t>System</w:t>
      </w:r>
      <w:proofErr w:type="spellEnd"/>
      <w:r w:rsidRPr="00C2181A">
        <w:t xml:space="preserve"> Mobile) que emplea ondas de radio como medio de transmisión y cuando establece una conexión reserva la línea, ocupando parte del ancho de banda del operador de 9.6 Kbps. El sistema GPRS (General </w:t>
      </w:r>
      <w:proofErr w:type="spellStart"/>
      <w:r w:rsidRPr="00C2181A">
        <w:t>Packet</w:t>
      </w:r>
      <w:proofErr w:type="spellEnd"/>
      <w:r w:rsidRPr="00C2181A">
        <w:t xml:space="preserve"> Radio </w:t>
      </w:r>
      <w:proofErr w:type="spellStart"/>
      <w:r w:rsidRPr="00C2181A">
        <w:t>Service</w:t>
      </w:r>
      <w:proofErr w:type="spellEnd"/>
      <w:r w:rsidRPr="00C2181A">
        <w:t>) que es la evolución del GSM, el cual ocupa una conexión por paquetes similar al usado en Internet. Este sistema está más orientado y mejor adaptado al tráfico de datos que el sistema GSM y es facturado por cantidad de datos enviados y recibidos y no por el tiempo de conexión a comparación de GSM.</w:t>
      </w:r>
    </w:p>
    <w:p w:rsidR="001D3C37" w:rsidRPr="00C2181A" w:rsidRDefault="001D3C37" w:rsidP="00F914D8">
      <w:r w:rsidRPr="00C2181A">
        <w:t>Los sistemas GSM y GPRS se consideran de segunda generación (2G).</w:t>
      </w:r>
    </w:p>
    <w:p w:rsidR="001D3C37" w:rsidRPr="00C2181A" w:rsidRDefault="001D3C37" w:rsidP="00F914D8">
      <w:r w:rsidRPr="00C2181A">
        <w:t xml:space="preserve">El UMTS (Universal Mobile </w:t>
      </w:r>
      <w:proofErr w:type="spellStart"/>
      <w:r w:rsidRPr="00C2181A">
        <w:t>Telecommunications</w:t>
      </w:r>
      <w:proofErr w:type="spellEnd"/>
      <w:r w:rsidRPr="00C2181A">
        <w:t xml:space="preserve"> </w:t>
      </w:r>
      <w:proofErr w:type="spellStart"/>
      <w:r w:rsidRPr="00C2181A">
        <w:t>System</w:t>
      </w:r>
      <w:proofErr w:type="spellEnd"/>
      <w:r w:rsidRPr="00C2181A">
        <w:t>) inaugura la tercera generación de tecnología para móviles (3G). Permite velocidades de transferencia mucho mayores que GSM y GPRS, llegando hasta los 2 Mbps, permitiendo así el uso de aplicaciones que hasta ahora parecían imposibles en un móvil.</w:t>
      </w:r>
    </w:p>
    <w:p w:rsidR="001D3C37" w:rsidRPr="00C2181A" w:rsidRDefault="001D3C37" w:rsidP="00F914D8">
      <w:r w:rsidRPr="00C2181A">
        <w:t xml:space="preserve">Una mejora del UMTS es el HSDPA (High </w:t>
      </w:r>
      <w:proofErr w:type="spellStart"/>
      <w:r w:rsidRPr="00C2181A">
        <w:t>Speed</w:t>
      </w:r>
      <w:proofErr w:type="spellEnd"/>
      <w:r w:rsidRPr="00C2181A">
        <w:t xml:space="preserve"> </w:t>
      </w:r>
      <w:proofErr w:type="spellStart"/>
      <w:r w:rsidRPr="00C2181A">
        <w:t>Downlink</w:t>
      </w:r>
      <w:proofErr w:type="spellEnd"/>
      <w:r w:rsidRPr="00C2181A">
        <w:t xml:space="preserve"> </w:t>
      </w:r>
      <w:proofErr w:type="spellStart"/>
      <w:r w:rsidRPr="00C2181A">
        <w:t>Packet</w:t>
      </w:r>
      <w:proofErr w:type="spellEnd"/>
      <w:r w:rsidRPr="00C2181A">
        <w:t xml:space="preserve"> Access), que llega a alcanzar los 14 Mbps de velocidad de transferencia. Existe ya una mejora comercializada de este sistema, HSDPA+, que permite (teóricamente) llegar a los 80 Mbps de transferencia.</w:t>
      </w:r>
    </w:p>
    <w:p w:rsidR="001D3C37" w:rsidRPr="00C2181A" w:rsidRDefault="001D3C37" w:rsidP="00F914D8">
      <w:pPr>
        <w:pStyle w:val="Ttulo3"/>
      </w:pPr>
      <w:r w:rsidRPr="00C2181A">
        <w:br w:type="page"/>
      </w:r>
      <w:bookmarkStart w:id="68" w:name="_Toc371087588"/>
      <w:bookmarkStart w:id="69" w:name="_Toc374567334"/>
      <w:bookmarkStart w:id="70" w:name="_Toc379923956"/>
      <w:r w:rsidRPr="00C2181A">
        <w:lastRenderedPageBreak/>
        <w:t>El flujo de Información en Internet</w:t>
      </w:r>
      <w:bookmarkEnd w:id="68"/>
      <w:bookmarkEnd w:id="69"/>
      <w:bookmarkEnd w:id="70"/>
    </w:p>
    <w:p w:rsidR="001D3C37" w:rsidRPr="00C2181A" w:rsidRDefault="001D3C37" w:rsidP="00544F60">
      <w:pPr>
        <w:pStyle w:val="Ttulo4"/>
      </w:pPr>
      <w:r w:rsidRPr="00C2181A">
        <w:t>Los paquetes de información</w:t>
      </w:r>
    </w:p>
    <w:p w:rsidR="001D3C37" w:rsidRPr="00C2181A" w:rsidRDefault="001D3C37" w:rsidP="00F914D8">
      <w:r w:rsidRPr="00C2181A">
        <w:t>En Internet la información se transmite en pequeños trozos llamados “paquetes”. Lo importante es la reconstrucción en el destino del mensaje emitido, no el camino seguido por los paquetes que lo componen.</w:t>
      </w:r>
    </w:p>
    <w:p w:rsidR="001D3C37" w:rsidRPr="00C2181A" w:rsidRDefault="001D3C37" w:rsidP="00F914D8">
      <w:r w:rsidRPr="00C2181A">
        <w:t>Si se destruye un nodo de la red, los paquetes encontrarán caminos alternativos. Este procedimiento no es el más eficiente, pero resiste las averías de una parte de la red.</w:t>
      </w:r>
    </w:p>
    <w:p w:rsidR="001D3C37" w:rsidRPr="00C2181A" w:rsidRDefault="001D3C37" w:rsidP="00544F60">
      <w:pPr>
        <w:pStyle w:val="Ttulo4"/>
      </w:pPr>
      <w:r w:rsidRPr="00C2181A">
        <w:t>Protocolo TCP/IP</w:t>
      </w:r>
    </w:p>
    <w:p w:rsidR="001D3C37" w:rsidRPr="00C2181A" w:rsidRDefault="001D3C37" w:rsidP="00F914D8">
      <w:r w:rsidRPr="00C2181A">
        <w:t>Para intercambiar información entre computadoras es necesario desarrollar técnicas que regulen la transmisión de paquetes.</w:t>
      </w:r>
    </w:p>
    <w:p w:rsidR="001D3C37" w:rsidRPr="00C2181A" w:rsidRDefault="001D3C37" w:rsidP="00F914D8">
      <w:r w:rsidRPr="00C2181A">
        <w:t>Dicho conjunto de normas se denomina protocolo. Hacia 1973 aparecieron los protocolos TCP e IP, utilizados ahora para controlar el flujo de datos en Internet.</w:t>
      </w:r>
    </w:p>
    <w:p w:rsidR="001D3C37" w:rsidRPr="00C2181A" w:rsidRDefault="001D3C37" w:rsidP="00F914D8">
      <w:r w:rsidRPr="00C2181A">
        <w:t>El protocolo TCP, se encarga de fragmentar el mensaje emitido en paquetes. En el destino, se encarga de reorganizar los paquetes para formar de nuevo el mensaje, y entregarlo a la aplicación correspondiente.</w:t>
      </w:r>
    </w:p>
    <w:p w:rsidR="001D3C37" w:rsidRPr="00C2181A" w:rsidRDefault="001D3C37" w:rsidP="00F914D8">
      <w:r w:rsidRPr="00C2181A">
        <w:t xml:space="preserve">El protocolo IP </w:t>
      </w:r>
      <w:proofErr w:type="spellStart"/>
      <w:r w:rsidRPr="00C2181A">
        <w:t>en</w:t>
      </w:r>
      <w:r w:rsidR="00FE1B1D">
        <w:t>r</w:t>
      </w:r>
      <w:r w:rsidRPr="00C2181A">
        <w:t>ruta</w:t>
      </w:r>
      <w:proofErr w:type="spellEnd"/>
      <w:r w:rsidRPr="00C2181A">
        <w:t xml:space="preserve"> los paquetes. Esto hace que los distintos paquetes que forman un mensaje pueden viajar por caminos diferentes hasta llegar al destino.</w:t>
      </w:r>
    </w:p>
    <w:p w:rsidR="001D3C37" w:rsidRPr="00C2181A" w:rsidRDefault="001D3C37">
      <w:pPr>
        <w:pStyle w:val="Ttulo3"/>
      </w:pPr>
      <w:bookmarkStart w:id="71" w:name="_Toc371087589"/>
      <w:bookmarkStart w:id="72" w:name="_Toc374567335"/>
      <w:bookmarkStart w:id="73" w:name="_Toc379923957"/>
      <w:r w:rsidRPr="00C2181A">
        <w:t>Servicio de Nombres</w:t>
      </w:r>
      <w:bookmarkEnd w:id="71"/>
      <w:bookmarkEnd w:id="72"/>
      <w:bookmarkEnd w:id="73"/>
    </w:p>
    <w:p w:rsidR="001D3C37" w:rsidRPr="00C2181A" w:rsidRDefault="001D3C37" w:rsidP="00F914D8">
      <w:r w:rsidRPr="00C2181A">
        <w:t>Existe un servicio que se encarga de proporcionar la correspondencia entre una dirección IP y su nombre de dominio, y viceversa. Este servicio es el DNS (</w:t>
      </w:r>
      <w:proofErr w:type="spellStart"/>
      <w:r w:rsidRPr="00C2181A">
        <w:t>Domain</w:t>
      </w:r>
      <w:proofErr w:type="spellEnd"/>
      <w:r w:rsidRPr="00C2181A">
        <w:t xml:space="preserve"> </w:t>
      </w:r>
      <w:proofErr w:type="spellStart"/>
      <w:r w:rsidRPr="00C2181A">
        <w:t>Name</w:t>
      </w:r>
      <w:proofErr w:type="spellEnd"/>
      <w:r w:rsidRPr="00C2181A">
        <w:t xml:space="preserve"> </w:t>
      </w:r>
      <w:proofErr w:type="spellStart"/>
      <w:r w:rsidRPr="00C2181A">
        <w:t>System</w:t>
      </w:r>
      <w:proofErr w:type="spellEnd"/>
      <w:r w:rsidRPr="00C2181A">
        <w:t>, Sistema de Nombres de Dominio).</w:t>
      </w:r>
    </w:p>
    <w:p w:rsidR="001D3C37" w:rsidRPr="00C2181A" w:rsidRDefault="001D3C37" w:rsidP="00F914D8">
      <w:r w:rsidRPr="00C2181A">
        <w:lastRenderedPageBreak/>
        <w:t>Cada vez que se inicia una comunicación con un nombre de dominio, la computadora realiza una petición a su servidor DNS para que le proporcione la IP asociada a ese nombre.</w:t>
      </w:r>
    </w:p>
    <w:p w:rsidR="001D3C37" w:rsidRPr="00C2181A" w:rsidRDefault="001D3C37" w:rsidP="00F914D8">
      <w:r w:rsidRPr="00C2181A">
        <w:t>El sistema DNS es jerárquico. Cada subdominio de Internet suele tener su propio servidor DNS, responsable de los nombres bajo su dominio, A su vez, hay un servidor encargado de cada dominio (por ejemplo un nivel nacional (.mx)), y hay una serie de servidores raíz, que conocen toda la estructura DNS superior.</w:t>
      </w:r>
    </w:p>
    <w:p w:rsidR="001D3C37" w:rsidRPr="00C2181A" w:rsidRDefault="001D3C37" w:rsidP="004958E3">
      <w:pPr>
        <w:pStyle w:val="Ttulo2"/>
      </w:pPr>
      <w:r w:rsidRPr="00C2181A">
        <w:br w:type="page"/>
      </w:r>
      <w:bookmarkStart w:id="74" w:name="_Toc371087590"/>
      <w:bookmarkStart w:id="75" w:name="_Toc374567336"/>
      <w:bookmarkStart w:id="76" w:name="_Toc379923958"/>
      <w:r w:rsidRPr="00C2181A">
        <w:lastRenderedPageBreak/>
        <w:t>La arquitectura Cliente/Servidor</w:t>
      </w:r>
      <w:bookmarkEnd w:id="74"/>
      <w:bookmarkEnd w:id="75"/>
      <w:bookmarkEnd w:id="76"/>
    </w:p>
    <w:p w:rsidR="001D3C37" w:rsidRPr="00C2181A" w:rsidRDefault="001D3C37" w:rsidP="00F914D8">
      <w:r w:rsidRPr="00C2181A">
        <w:t xml:space="preserve">En el ámbito de TCP/IP las comunicaciones entre computadoras se rigen básicamente por lo que se llama modelo Cliente-Servidor, éste es un modelo que intenta proveer usabilidad, flexibilidad, interoperabilidad y escalabilidad en las comunicaciones. El término Cliente/Servidor fue usado por primera vez en 1980 para referirse a </w:t>
      </w:r>
      <w:proofErr w:type="spellStart"/>
      <w:r w:rsidRPr="00C2181A">
        <w:t>PC’s</w:t>
      </w:r>
      <w:proofErr w:type="spellEnd"/>
      <w:r w:rsidRPr="00C2181A">
        <w:t xml:space="preserve"> en red.</w:t>
      </w:r>
    </w:p>
    <w:p w:rsidR="001D3C37" w:rsidRPr="00C2181A" w:rsidRDefault="001D3C37" w:rsidP="00F914D8">
      <w:r w:rsidRPr="00C2181A">
        <w:t>Este modelo Cliente/Servidor empezó a ser aceptado a finales de los 80’s</w:t>
      </w:r>
      <w:proofErr w:type="gramStart"/>
      <w:r w:rsidRPr="00C2181A">
        <w:t>.[</w:t>
      </w:r>
      <w:proofErr w:type="gramEnd"/>
      <w:r w:rsidRPr="00C2181A">
        <w:t>2]. Su funcionamiento es sencillo: se tiene una máquina cliente, que requiere un servicio de una máquina servidor, y éste realiza la función para la que está programado.</w:t>
      </w:r>
    </w:p>
    <w:p w:rsidR="001D3C37" w:rsidRPr="00C2181A" w:rsidRDefault="001D3C37" w:rsidP="00F914D8">
      <w:r w:rsidRPr="00C2181A">
        <w:t>Desde el punto de vista funcional, se puede definir el modelo Cliente/Servidor como una arquitectura distribuida que permite a los usuarios finales obtener acceso a la información en forma transparente [2].</w:t>
      </w:r>
    </w:p>
    <w:p w:rsidR="001D3C37" w:rsidRPr="00C2181A" w:rsidRDefault="001D3C37" w:rsidP="00F914D8">
      <w:r w:rsidRPr="00C2181A">
        <w:t xml:space="preserve">En el modelo cliente servidor, el cliente envía un mensaje solicitando un determinado servicio a un servidor (hace una petición), y este envía uno o varios mensajes con la respuesta (provee el servicio) (Ver </w:t>
      </w:r>
      <w:r w:rsidR="00780CD9">
        <w:fldChar w:fldCharType="begin"/>
      </w:r>
      <w:r w:rsidR="00780CD9">
        <w:instrText xml:space="preserve"> REF _Ref370901054 \h  \* MERGEFORMAT </w:instrText>
      </w:r>
      <w:r w:rsidR="00780CD9">
        <w:fldChar w:fldCharType="separate"/>
      </w:r>
      <w:r w:rsidR="006342DE" w:rsidRPr="00C2181A">
        <w:t xml:space="preserve">Figura </w:t>
      </w:r>
      <w:r w:rsidR="006342DE">
        <w:t>5</w:t>
      </w:r>
      <w:r w:rsidR="00780CD9">
        <w:fldChar w:fldCharType="end"/>
      </w:r>
      <w:r w:rsidRPr="00C2181A">
        <w:t>). En un sistema distribuido cada máquina puede cumplir el rol de servidor para algunas tareas y el rol de cliente para otras.</w:t>
      </w:r>
    </w:p>
    <w:p w:rsidR="001D3C37" w:rsidRPr="00C2181A" w:rsidRDefault="00EA0594">
      <w:pPr>
        <w:keepNext/>
        <w:tabs>
          <w:tab w:val="left" w:pos="6555"/>
        </w:tabs>
        <w:spacing w:before="0" w:after="0"/>
        <w:jc w:val="center"/>
      </w:pPr>
      <w:r>
        <w:rPr>
          <w:noProof/>
          <w:lang w:eastAsia="es-MX"/>
        </w:rPr>
        <w:drawing>
          <wp:inline distT="0" distB="0" distL="0" distR="0">
            <wp:extent cx="4666615" cy="2569845"/>
            <wp:effectExtent l="0" t="0" r="635" b="1905"/>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6615" cy="2569845"/>
                    </a:xfrm>
                    <a:prstGeom prst="rect">
                      <a:avLst/>
                    </a:prstGeom>
                    <a:noFill/>
                    <a:ln>
                      <a:noFill/>
                    </a:ln>
                  </pic:spPr>
                </pic:pic>
              </a:graphicData>
            </a:graphic>
          </wp:inline>
        </w:drawing>
      </w:r>
    </w:p>
    <w:p w:rsidR="001D3C37" w:rsidRPr="00C2181A" w:rsidRDefault="001D3C37">
      <w:pPr>
        <w:pStyle w:val="Epgrafe"/>
        <w:jc w:val="center"/>
        <w:rPr>
          <w:rFonts w:ascii="Arial" w:hAnsi="Arial" w:cs="Arial"/>
        </w:rPr>
      </w:pPr>
      <w:bookmarkStart w:id="77" w:name="_Ref370901054"/>
      <w:bookmarkStart w:id="78" w:name="_Ref370900994"/>
      <w:r w:rsidRPr="00C2181A">
        <w:rPr>
          <w:rFonts w:ascii="Arial" w:hAnsi="Arial" w:cs="Arial"/>
        </w:rPr>
        <w:t xml:space="preserve">Figura </w:t>
      </w:r>
      <w:r w:rsidR="00050570" w:rsidRPr="00C2181A">
        <w:rPr>
          <w:rFonts w:ascii="Arial" w:hAnsi="Arial" w:cs="Arial"/>
        </w:rPr>
        <w:fldChar w:fldCharType="begin"/>
      </w:r>
      <w:r w:rsidR="00D37675" w:rsidRPr="00C2181A">
        <w:rPr>
          <w:rFonts w:ascii="Arial" w:hAnsi="Arial" w:cs="Arial"/>
        </w:rPr>
        <w:instrText xml:space="preserve"> SEQ Figura \* ARABIC </w:instrText>
      </w:r>
      <w:r w:rsidR="00050570" w:rsidRPr="00C2181A">
        <w:rPr>
          <w:rFonts w:ascii="Arial" w:hAnsi="Arial" w:cs="Arial"/>
        </w:rPr>
        <w:fldChar w:fldCharType="separate"/>
      </w:r>
      <w:r w:rsidR="006342DE">
        <w:rPr>
          <w:rFonts w:ascii="Arial" w:hAnsi="Arial" w:cs="Arial"/>
          <w:noProof/>
        </w:rPr>
        <w:t>5</w:t>
      </w:r>
      <w:r w:rsidR="00050570" w:rsidRPr="00C2181A">
        <w:rPr>
          <w:rFonts w:ascii="Arial" w:hAnsi="Arial" w:cs="Arial"/>
        </w:rPr>
        <w:fldChar w:fldCharType="end"/>
      </w:r>
      <w:bookmarkEnd w:id="77"/>
      <w:r w:rsidRPr="00C2181A">
        <w:rPr>
          <w:rFonts w:ascii="Arial" w:hAnsi="Arial" w:cs="Arial"/>
        </w:rPr>
        <w:t xml:space="preserve"> Modelo Cliente/Servidor</w:t>
      </w:r>
      <w:bookmarkEnd w:id="78"/>
    </w:p>
    <w:p w:rsidR="001D3C37" w:rsidRPr="00C2181A" w:rsidRDefault="001D3C37" w:rsidP="00F914D8">
      <w:r w:rsidRPr="00C2181A">
        <w:lastRenderedPageBreak/>
        <w:t xml:space="preserve">De esta manera lo que plantea es que una computadora pueda realizar múltiples tareas por si sola. </w:t>
      </w:r>
    </w:p>
    <w:p w:rsidR="001D3C37" w:rsidRPr="00C2181A" w:rsidRDefault="001D3C37">
      <w:pPr>
        <w:pStyle w:val="Ttulo3"/>
      </w:pPr>
      <w:bookmarkStart w:id="79" w:name="_Toc371087591"/>
      <w:bookmarkStart w:id="80" w:name="_Toc374567337"/>
      <w:bookmarkStart w:id="81" w:name="_Toc379923959"/>
      <w:r w:rsidRPr="00C2181A">
        <w:t>Cliente</w:t>
      </w:r>
      <w:bookmarkEnd w:id="79"/>
      <w:bookmarkEnd w:id="80"/>
      <w:bookmarkEnd w:id="81"/>
    </w:p>
    <w:p w:rsidR="001D3C37" w:rsidRPr="00C2181A" w:rsidRDefault="001D3C37" w:rsidP="00F914D8">
      <w:r w:rsidRPr="00C2181A">
        <w:t xml:space="preserve">El cliente es el proceso que permite al usuario formular las solicitudes y pasarlos al servidor, se le conoce con el término </w:t>
      </w:r>
      <w:proofErr w:type="spellStart"/>
      <w:r w:rsidRPr="00C2181A">
        <w:rPr>
          <w:i/>
          <w:iCs/>
        </w:rPr>
        <w:t>front-end</w:t>
      </w:r>
      <w:proofErr w:type="spellEnd"/>
      <w:r w:rsidRPr="00C2181A">
        <w:rPr>
          <w:i/>
          <w:iCs/>
        </w:rPr>
        <w:t xml:space="preserve"> [2].</w:t>
      </w:r>
    </w:p>
    <w:p w:rsidR="001D3C37" w:rsidRPr="00C2181A" w:rsidRDefault="001D3C37" w:rsidP="00F914D8">
      <w:r w:rsidRPr="00C2181A">
        <w:t>El cliente normalmente maneja todas las funciones relacionadas con la manipulación y despliegue de datos, por lo que están desarrollados sobre plataformas que permiten construir interfaces gráficas de usuario (GUI), además de acceder a los servicios distribuidos en cualquier parte de una red.</w:t>
      </w:r>
    </w:p>
    <w:p w:rsidR="001D3C37" w:rsidRPr="00C2181A" w:rsidRDefault="001D3C37" w:rsidP="00F914D8"/>
    <w:p w:rsidR="001D3C37" w:rsidRPr="00C2181A" w:rsidRDefault="001D3C37" w:rsidP="00F914D8">
      <w:r w:rsidRPr="00C2181A">
        <w:t>Las funciones que lleva a cabo el proceso cliente se resumen en los siguientes puntos:</w:t>
      </w:r>
    </w:p>
    <w:p w:rsidR="001D3C37" w:rsidRPr="00C2181A" w:rsidRDefault="001D3C37" w:rsidP="00280EA6">
      <w:pPr>
        <w:numPr>
          <w:ilvl w:val="0"/>
          <w:numId w:val="25"/>
        </w:numPr>
      </w:pPr>
      <w:r w:rsidRPr="00C2181A">
        <w:t>Administrar la interfaz de usuario</w:t>
      </w:r>
    </w:p>
    <w:p w:rsidR="001D3C37" w:rsidRPr="00C2181A" w:rsidRDefault="001D3C37" w:rsidP="00280EA6">
      <w:pPr>
        <w:numPr>
          <w:ilvl w:val="0"/>
          <w:numId w:val="25"/>
        </w:numPr>
      </w:pPr>
      <w:r w:rsidRPr="00C2181A">
        <w:t>Interactuar con el usuario</w:t>
      </w:r>
    </w:p>
    <w:p w:rsidR="001D3C37" w:rsidRPr="00C2181A" w:rsidRDefault="001D3C37" w:rsidP="00280EA6">
      <w:pPr>
        <w:numPr>
          <w:ilvl w:val="0"/>
          <w:numId w:val="25"/>
        </w:numPr>
      </w:pPr>
      <w:r w:rsidRPr="00C2181A">
        <w:t>Procesar la lógica de la aplicación y hacer validaciones locales</w:t>
      </w:r>
    </w:p>
    <w:p w:rsidR="001D3C37" w:rsidRPr="00C2181A" w:rsidRDefault="001D3C37" w:rsidP="00280EA6">
      <w:pPr>
        <w:numPr>
          <w:ilvl w:val="0"/>
          <w:numId w:val="25"/>
        </w:numPr>
      </w:pPr>
      <w:r w:rsidRPr="00C2181A">
        <w:t>Generar requerimientos de bases de datos</w:t>
      </w:r>
    </w:p>
    <w:p w:rsidR="001D3C37" w:rsidRPr="00C2181A" w:rsidRDefault="001D3C37" w:rsidP="00280EA6">
      <w:pPr>
        <w:numPr>
          <w:ilvl w:val="0"/>
          <w:numId w:val="25"/>
        </w:numPr>
      </w:pPr>
      <w:r w:rsidRPr="00C2181A">
        <w:t>Recibir resultados del servidor</w:t>
      </w:r>
    </w:p>
    <w:p w:rsidR="001D3C37" w:rsidRPr="00C2181A" w:rsidRDefault="001D3C37" w:rsidP="00280EA6">
      <w:pPr>
        <w:numPr>
          <w:ilvl w:val="0"/>
          <w:numId w:val="25"/>
        </w:numPr>
      </w:pPr>
      <w:r w:rsidRPr="00C2181A">
        <w:t>Formatear resultados</w:t>
      </w:r>
    </w:p>
    <w:p w:rsidR="001D3C37" w:rsidRPr="00C2181A" w:rsidRDefault="001D3C37">
      <w:pPr>
        <w:pStyle w:val="Ttulo3"/>
      </w:pPr>
      <w:bookmarkStart w:id="82" w:name="_Toc371087592"/>
      <w:bookmarkStart w:id="83" w:name="_Toc374567338"/>
      <w:bookmarkStart w:id="84" w:name="_Toc379923960"/>
      <w:r w:rsidRPr="00C2181A">
        <w:t>Servidor</w:t>
      </w:r>
      <w:bookmarkEnd w:id="82"/>
      <w:bookmarkEnd w:id="83"/>
      <w:bookmarkEnd w:id="84"/>
    </w:p>
    <w:p w:rsidR="001D3C37" w:rsidRPr="00C2181A" w:rsidRDefault="001D3C37" w:rsidP="00F914D8">
      <w:r w:rsidRPr="00C2181A">
        <w:t xml:space="preserve">Es el proceso encargado de atender múltiples clientes que hacen peticiones de algún recurso administrado por él. Al proceso servidor se le conoce con el término </w:t>
      </w:r>
      <w:r w:rsidRPr="00C2181A">
        <w:rPr>
          <w:i/>
          <w:iCs/>
        </w:rPr>
        <w:t>back-</w:t>
      </w:r>
      <w:proofErr w:type="spellStart"/>
      <w:proofErr w:type="gramStart"/>
      <w:r w:rsidRPr="00C2181A">
        <w:rPr>
          <w:i/>
          <w:iCs/>
        </w:rPr>
        <w:t>end</w:t>
      </w:r>
      <w:proofErr w:type="spellEnd"/>
      <w:r w:rsidRPr="00C2181A">
        <w:t>[</w:t>
      </w:r>
      <w:proofErr w:type="gramEnd"/>
      <w:r w:rsidRPr="00C2181A">
        <w:t>2].</w:t>
      </w:r>
    </w:p>
    <w:p w:rsidR="001D3C37" w:rsidRPr="00C2181A" w:rsidRDefault="001D3C37" w:rsidP="00F914D8">
      <w:r w:rsidRPr="00C2181A">
        <w:t>El servidor normalmente maneja todas las funciones relacionadas con la mayoría de las reglas del negocio y los recursos de datos.</w:t>
      </w:r>
    </w:p>
    <w:p w:rsidR="001D3C37" w:rsidRPr="00C2181A" w:rsidRDefault="001D3C37" w:rsidP="00F914D8">
      <w:r w:rsidRPr="00C2181A">
        <w:lastRenderedPageBreak/>
        <w:t>Las funciones que lleva a cabo el proceso servidor se resumen en los siguientes puntos:</w:t>
      </w:r>
    </w:p>
    <w:p w:rsidR="001D3C37" w:rsidRPr="00C2181A" w:rsidRDefault="001D3C37" w:rsidP="00280EA6">
      <w:pPr>
        <w:numPr>
          <w:ilvl w:val="0"/>
          <w:numId w:val="26"/>
        </w:numPr>
      </w:pPr>
      <w:r w:rsidRPr="00C2181A">
        <w:t>Aceptar los requerimientos de bases de datos que hacen los clientes.</w:t>
      </w:r>
    </w:p>
    <w:p w:rsidR="001D3C37" w:rsidRPr="00C2181A" w:rsidRDefault="001D3C37" w:rsidP="00280EA6">
      <w:pPr>
        <w:numPr>
          <w:ilvl w:val="0"/>
          <w:numId w:val="26"/>
        </w:numPr>
      </w:pPr>
      <w:r w:rsidRPr="00C2181A">
        <w:t>Procesar requerimientos de bases de datos.</w:t>
      </w:r>
    </w:p>
    <w:p w:rsidR="001D3C37" w:rsidRPr="00C2181A" w:rsidRDefault="001D3C37" w:rsidP="00280EA6">
      <w:pPr>
        <w:numPr>
          <w:ilvl w:val="0"/>
          <w:numId w:val="26"/>
        </w:numPr>
      </w:pPr>
      <w:r w:rsidRPr="00C2181A">
        <w:t>Formatear datos para transmitirlos a los clientes.</w:t>
      </w:r>
    </w:p>
    <w:p w:rsidR="001D3C37" w:rsidRPr="00C2181A" w:rsidRDefault="001D3C37" w:rsidP="00280EA6">
      <w:pPr>
        <w:numPr>
          <w:ilvl w:val="0"/>
          <w:numId w:val="26"/>
        </w:numPr>
      </w:pPr>
      <w:r w:rsidRPr="00C2181A">
        <w:t>Procesar la lógica de la aplicación y realizar validaciones a nivel de bases de datos.</w:t>
      </w:r>
    </w:p>
    <w:p w:rsidR="001D3C37" w:rsidRPr="00C2181A" w:rsidRDefault="001D3C37" w:rsidP="00544F60">
      <w:pPr>
        <w:pStyle w:val="Ttulo4"/>
      </w:pPr>
      <w:r w:rsidRPr="00C2181A">
        <w:t>Tipos de servidores</w:t>
      </w:r>
    </w:p>
    <w:p w:rsidR="001D3C37" w:rsidRPr="00C2181A" w:rsidRDefault="001D3C37" w:rsidP="00C365A4">
      <w:r w:rsidRPr="00C2181A">
        <w:rPr>
          <w:b/>
          <w:bCs/>
        </w:rPr>
        <w:t xml:space="preserve">Servidores de </w:t>
      </w:r>
      <w:r w:rsidR="000D2DE7" w:rsidRPr="00C2181A">
        <w:rPr>
          <w:b/>
          <w:bCs/>
        </w:rPr>
        <w:t>ficheros</w:t>
      </w:r>
      <w:r w:rsidRPr="00C2181A">
        <w:rPr>
          <w:b/>
          <w:bCs/>
        </w:rPr>
        <w:t>:</w:t>
      </w:r>
      <w:r w:rsidRPr="00C2181A">
        <w:t xml:space="preserve"> Permiten el almacenamiento de diversas clases de </w:t>
      </w:r>
      <w:r w:rsidR="000D2DE7" w:rsidRPr="00C2181A">
        <w:t>ficheros</w:t>
      </w:r>
      <w:r w:rsidRPr="00C2181A">
        <w:t xml:space="preserve"> para posteriormente enviárselas a otros clientes en la red.</w:t>
      </w:r>
    </w:p>
    <w:p w:rsidR="001D3C37" w:rsidRPr="00C2181A" w:rsidRDefault="001D3C37" w:rsidP="00C365A4">
      <w:r w:rsidRPr="00C2181A">
        <w:rPr>
          <w:b/>
          <w:bCs/>
        </w:rPr>
        <w:t>Servidores de impresión:</w:t>
      </w:r>
      <w:r w:rsidRPr="00C2181A">
        <w:t xml:space="preserve"> En un grupo de trabajo, llevan el control de una o varias impresoras, poniendo en cola de impresión aquello que solicitan los clientes de la red. Este servidor hace parecer que la impresora se encuentra conectada directamente a la computadora.</w:t>
      </w:r>
    </w:p>
    <w:p w:rsidR="001D3C37" w:rsidRPr="00C2181A" w:rsidRDefault="001D3C37" w:rsidP="00C365A4">
      <w:r w:rsidRPr="00C2181A">
        <w:rPr>
          <w:b/>
          <w:bCs/>
        </w:rPr>
        <w:t>Servidor de acceso a base datos:</w:t>
      </w:r>
      <w:r w:rsidRPr="00C2181A">
        <w:t xml:space="preserve"> En un ambiente cliente/servidor, el proceso de aplicación se divide entre los sistemas cliente y servidor. Los servidores pueden ejecutar una parte de la lógica de negocio (Business </w:t>
      </w:r>
      <w:proofErr w:type="spellStart"/>
      <w:r w:rsidRPr="00C2181A">
        <w:t>logic</w:t>
      </w:r>
      <w:proofErr w:type="spellEnd"/>
      <w:r w:rsidRPr="00C2181A">
        <w:t xml:space="preserve">) y la lógica de base de datos. Al igual que en los servidores de </w:t>
      </w:r>
      <w:r w:rsidR="000D2DE7" w:rsidRPr="00C2181A">
        <w:t>ficheros</w:t>
      </w:r>
      <w:r w:rsidRPr="00C2181A">
        <w:t xml:space="preserve">, los servidores de bases de datos ofrecen a los clientes el acceso a los datos que residen en el servidor. Sin embargo, los sistemas de gestión de bases de datos son más sofisticados que los métodos de acceso de E / S del </w:t>
      </w:r>
      <w:r w:rsidR="000D2DE7" w:rsidRPr="00C2181A">
        <w:t>fichero</w:t>
      </w:r>
      <w:r w:rsidRPr="00C2181A">
        <w:t xml:space="preserve"> de básico.</w:t>
      </w:r>
    </w:p>
    <w:p w:rsidR="001D3C37" w:rsidRPr="00C2181A" w:rsidRDefault="001D3C37" w:rsidP="00C365A4">
      <w:proofErr w:type="spellStart"/>
      <w:r w:rsidRPr="00C2181A">
        <w:t>DBMSs</w:t>
      </w:r>
      <w:proofErr w:type="spellEnd"/>
      <w:r w:rsidRPr="00C2181A">
        <w:t xml:space="preserve"> proporcionan acceso concurrente a los datos con varios niveles de granularidad de bloqueo y la integridad de los datos. </w:t>
      </w:r>
      <w:proofErr w:type="spellStart"/>
      <w:r w:rsidRPr="00C2181A">
        <w:t>DBMSs</w:t>
      </w:r>
      <w:proofErr w:type="spellEnd"/>
      <w:r w:rsidRPr="00C2181A">
        <w:t xml:space="preserve"> elimina la redundancia de datos, permitiendo la transparente distribución de datos de usuario, e incluso permite que las partes de sí mismo. Los clientes solicitan acceso a los datos deseados (contra el acceso de un servidor de </w:t>
      </w:r>
      <w:r w:rsidR="000D2DE7" w:rsidRPr="00C2181A">
        <w:t>ficheros</w:t>
      </w:r>
      <w:r w:rsidRPr="00C2181A">
        <w:t xml:space="preserve"> para el </w:t>
      </w:r>
      <w:r w:rsidR="000D2DE7" w:rsidRPr="00C2181A">
        <w:t>fichero</w:t>
      </w:r>
      <w:r w:rsidRPr="00C2181A">
        <w:t xml:space="preserve"> completo), y las manipulaciones necesarias sobre los datos requeridos se realizan en el servidor de </w:t>
      </w:r>
      <w:r w:rsidRPr="00C2181A">
        <w:lastRenderedPageBreak/>
        <w:t>base de datos. Esto, permite que varios clientes puedan tener acceso a una base de datos al mismo tiempo.</w:t>
      </w:r>
    </w:p>
    <w:p w:rsidR="001D3C37" w:rsidRPr="00C2181A" w:rsidRDefault="001D3C37" w:rsidP="00C365A4">
      <w:r w:rsidRPr="00C2181A">
        <w:rPr>
          <w:b/>
          <w:bCs/>
        </w:rPr>
        <w:t>Servidores de comunicación:</w:t>
      </w:r>
      <w:r w:rsidRPr="00C2181A">
        <w:t xml:space="preserve"> En un entorno de grupo de trabajo que está conectado a un procesador host remoto, todo el software y hardware de comunicaciones pueden ser concentrados en un servidor de comunicación especial, al que los clientes pueden presentar sus peticiones de comunicación para el procesamiento.</w:t>
      </w:r>
    </w:p>
    <w:p w:rsidR="001D3C37" w:rsidRPr="00C2181A" w:rsidRDefault="001D3C37" w:rsidP="00C365A4">
      <w:r w:rsidRPr="00C2181A">
        <w:rPr>
          <w:b/>
          <w:bCs/>
        </w:rPr>
        <w:t>Servidor web:</w:t>
      </w:r>
      <w:r w:rsidRPr="00C2181A">
        <w:t xml:space="preserve"> Provee de contenidos estáticos a los navegadores. Este le envía los </w:t>
      </w:r>
      <w:r w:rsidR="000D2DE7" w:rsidRPr="00C2181A">
        <w:t>ficheros</w:t>
      </w:r>
      <w:r w:rsidRPr="00C2181A">
        <w:t xml:space="preserve"> que carga por medio de la red al navegador del usuario. Los </w:t>
      </w:r>
      <w:r w:rsidR="000D2DE7" w:rsidRPr="00C2181A">
        <w:t>ficheros</w:t>
      </w:r>
      <w:r w:rsidRPr="00C2181A">
        <w:t xml:space="preserve"> pueden ser imágenes, escrituras, documentos HTML y cualquier otro material web.</w:t>
      </w:r>
    </w:p>
    <w:p w:rsidR="001D3C37" w:rsidRDefault="001D3C37" w:rsidP="00C365A4">
      <w:r w:rsidRPr="00C2181A">
        <w:rPr>
          <w:b/>
          <w:bCs/>
        </w:rPr>
        <w:t>Servidor del acceso remoto:</w:t>
      </w:r>
      <w:r w:rsidRPr="00C2181A">
        <w:t xml:space="preserve"> Permiten la administración del acceso a internet en una determinada red. De esta forma, se puede negar el acceso a ciertos sitios web. Por otro lado, ofrece servicios de seguridad y controla las líneas de módem de los canales de comunicación de las redes para que las peticiones sean conectadas con las redes cuya posición es remota.</w:t>
      </w:r>
    </w:p>
    <w:p w:rsidR="001F17F1" w:rsidRPr="00C2181A" w:rsidRDefault="001F17F1" w:rsidP="00C365A4">
      <w:r>
        <w:t xml:space="preserve">Arquitectura de </w:t>
      </w:r>
      <w:proofErr w:type="gramStart"/>
      <w:r>
        <w:t>un</w:t>
      </w:r>
      <w:proofErr w:type="gramEnd"/>
      <w:r>
        <w:t xml:space="preserve"> aplicación web</w:t>
      </w:r>
    </w:p>
    <w:p w:rsidR="001D3C37" w:rsidRPr="00C2181A" w:rsidRDefault="001D3C37" w:rsidP="00C365A4">
      <w:pPr>
        <w:pStyle w:val="Ttulo2"/>
      </w:pPr>
      <w:r w:rsidRPr="00C2181A">
        <w:br w:type="page"/>
      </w:r>
      <w:bookmarkStart w:id="85" w:name="_Toc371087593"/>
      <w:bookmarkStart w:id="86" w:name="_Toc374567339"/>
      <w:bookmarkStart w:id="87" w:name="_Toc379923961"/>
      <w:r w:rsidRPr="00C2181A">
        <w:lastRenderedPageBreak/>
        <w:t>Servicios WEB</w:t>
      </w:r>
      <w:bookmarkEnd w:id="85"/>
      <w:bookmarkEnd w:id="86"/>
      <w:bookmarkEnd w:id="87"/>
    </w:p>
    <w:p w:rsidR="001D3C37" w:rsidRPr="00C2181A" w:rsidRDefault="001D3C37" w:rsidP="00C365A4">
      <w:r w:rsidRPr="00C2181A">
        <w:t>Un servicio web es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computadoras como la Internet.</w:t>
      </w:r>
    </w:p>
    <w:p w:rsidR="001D3C37" w:rsidRPr="00C2181A" w:rsidRDefault="001D3C37" w:rsidP="00C365A4">
      <w:r w:rsidRPr="00C2181A">
        <w:t>La interoperabilidad se consigue mediante adaptación de estándares abiertos. Las organizaciones OASIS y W3C son los comités responsables de la arquitectura y reglamentación de los servicios Web. Para mejorar la interoperabilidad entre distintas implementaciones de servicios Web se ha creado el organismo WS-I, encargado de desarrollar diversos perfiles para definir de manera más exhaustiva estos estándares.</w:t>
      </w:r>
    </w:p>
    <w:p w:rsidR="001D3C37" w:rsidRPr="00C2181A" w:rsidRDefault="001D3C37">
      <w:pPr>
        <w:pStyle w:val="Ttulo3"/>
      </w:pPr>
      <w:bookmarkStart w:id="88" w:name="_Toc371087594"/>
      <w:bookmarkStart w:id="89" w:name="_Toc374567340"/>
      <w:bookmarkStart w:id="90" w:name="_Toc379923962"/>
      <w:r w:rsidRPr="00C2181A">
        <w:t>HTTP</w:t>
      </w:r>
      <w:bookmarkEnd w:id="88"/>
      <w:bookmarkEnd w:id="89"/>
      <w:bookmarkEnd w:id="90"/>
    </w:p>
    <w:p w:rsidR="001D3C37" w:rsidRPr="00C2181A" w:rsidRDefault="001D3C37" w:rsidP="00C365A4">
      <w:r w:rsidRPr="00C2181A">
        <w:t>Desde 1990, el protocolo HTTP (Protocolo de transferencia de hipertexto) es el protocolo más utilizado en Internet. Permite la transferencia de mensajes con encabezados que describen el contenido de los mensajes mediante la codificación MIME -extensiones multipropósito de correo en Internet.</w:t>
      </w:r>
    </w:p>
    <w:p w:rsidR="001D3C37" w:rsidRPr="00C2181A" w:rsidRDefault="001D3C37" w:rsidP="00C365A4">
      <w:r w:rsidRPr="00C2181A">
        <w:t xml:space="preserve">Se utiliza en las transferencias de información de páginas en Internet, de tal forma que puedan ser visualizadas en un navegador o explorador; habitualmente comprenderá, entre otros elementos, textos en lenguaje HTML, imágenes, </w:t>
      </w:r>
      <w:proofErr w:type="spellStart"/>
      <w:r w:rsidRPr="00C2181A">
        <w:t>Applets</w:t>
      </w:r>
      <w:proofErr w:type="spellEnd"/>
      <w:r w:rsidRPr="00C2181A">
        <w:t xml:space="preserve"> de Java, datos, documentos de diversos tipos, animaciones y elementos multimedia.</w:t>
      </w:r>
    </w:p>
    <w:p w:rsidR="001D3C37" w:rsidRPr="00C2181A" w:rsidRDefault="001D3C37" w:rsidP="00C365A4">
      <w:r w:rsidRPr="00C2181A">
        <w:t xml:space="preserve">HTTP es el protocolo de transferencia de información que forma la base de la colección de información distribuida denominada </w:t>
      </w:r>
      <w:proofErr w:type="spellStart"/>
      <w:r w:rsidRPr="00C2181A">
        <w:t>World</w:t>
      </w:r>
      <w:proofErr w:type="spellEnd"/>
      <w:r w:rsidRPr="00C2181A">
        <w:t xml:space="preserve"> Wide Web. El protocolo HTTP no fija exactamente lo que se envía o cómo está programado, sólo se refiere al mecanismo empleado para hacer llegar y recibir dicha información entre los servidores y el usuario final. Por tanto, controlará el mecanismo de comunicación entre los servidores. Debido a la gran evolución de Internet, se están estudiando </w:t>
      </w:r>
      <w:r w:rsidRPr="00C2181A">
        <w:lastRenderedPageBreak/>
        <w:t>alternativas más ágiles al HTTP original, como pueden ser el HTTP-NG (</w:t>
      </w:r>
      <w:proofErr w:type="spellStart"/>
      <w:r w:rsidRPr="00C2181A">
        <w:t>HyperText</w:t>
      </w:r>
      <w:proofErr w:type="spellEnd"/>
      <w:r w:rsidRPr="00C2181A">
        <w:t xml:space="preserve"> </w:t>
      </w:r>
      <w:proofErr w:type="spellStart"/>
      <w:r w:rsidRPr="00C2181A">
        <w:t>Transport</w:t>
      </w:r>
      <w:proofErr w:type="spellEnd"/>
      <w:r w:rsidRPr="00C2181A">
        <w:t xml:space="preserve"> </w:t>
      </w:r>
      <w:proofErr w:type="spellStart"/>
      <w:r w:rsidRPr="00C2181A">
        <w:t>Protocol-Next</w:t>
      </w:r>
      <w:proofErr w:type="spellEnd"/>
      <w:r w:rsidRPr="00C2181A">
        <w:t xml:space="preserve"> </w:t>
      </w:r>
      <w:proofErr w:type="spellStart"/>
      <w:r w:rsidRPr="00C2181A">
        <w:t>Generation</w:t>
      </w:r>
      <w:proofErr w:type="spellEnd"/>
      <w:r w:rsidRPr="00C2181A">
        <w:t>).</w:t>
      </w:r>
    </w:p>
    <w:p w:rsidR="001D3C37" w:rsidRPr="00C2181A" w:rsidRDefault="001D3C37" w:rsidP="00544F60">
      <w:pPr>
        <w:pStyle w:val="Ttulo4"/>
      </w:pPr>
      <w:r w:rsidRPr="00C2181A">
        <w:t>Métodos de Petición HTTP</w:t>
      </w:r>
    </w:p>
    <w:p w:rsidR="001D3C37" w:rsidRPr="00C2181A" w:rsidRDefault="001D3C37" w:rsidP="00C365A4">
      <w:r w:rsidRPr="00C2181A">
        <w:t xml:space="preserve">Tanto GET como POST, justamente por ser métodos ambos de HTTP, ejecutan un </w:t>
      </w:r>
      <w:proofErr w:type="spellStart"/>
      <w:r w:rsidRPr="00C2181A">
        <w:t>request</w:t>
      </w:r>
      <w:proofErr w:type="spellEnd"/>
      <w:r w:rsidRPr="00C2181A">
        <w:t xml:space="preserve"> y response.</w:t>
      </w:r>
    </w:p>
    <w:p w:rsidR="001D3C37" w:rsidRPr="00C2181A" w:rsidRDefault="001D3C37" w:rsidP="00280EA6">
      <w:pPr>
        <w:numPr>
          <w:ilvl w:val="0"/>
          <w:numId w:val="27"/>
        </w:numPr>
        <w:rPr>
          <w:b/>
          <w:bCs/>
        </w:rPr>
      </w:pPr>
      <w:r w:rsidRPr="00C2181A">
        <w:rPr>
          <w:b/>
          <w:bCs/>
        </w:rPr>
        <w:t xml:space="preserve">El Método GET: </w:t>
      </w:r>
      <w:r w:rsidRPr="00C2181A">
        <w:t xml:space="preserve">es obtener información del servidor. Traer datos  que están en el servidor, ya sea en un </w:t>
      </w:r>
      <w:r w:rsidR="000D2DE7" w:rsidRPr="00C2181A">
        <w:t>fichero</w:t>
      </w:r>
      <w:r w:rsidRPr="00C2181A">
        <w:t xml:space="preserve"> o base de datos, al cliente. Independientemente de que para eso tengamos que enviar (</w:t>
      </w:r>
      <w:proofErr w:type="spellStart"/>
      <w:r w:rsidRPr="00C2181A">
        <w:t>request</w:t>
      </w:r>
      <w:proofErr w:type="spellEnd"/>
      <w:r w:rsidRPr="00C2181A">
        <w:t>) algún dato que será procesado para luego devolver la respuesta (response) que esperamos, como por ejemplo un identificador para obtener una noticia de la base de datos.</w:t>
      </w:r>
    </w:p>
    <w:p w:rsidR="001D3C37" w:rsidRPr="00C2181A" w:rsidRDefault="001D3C37" w:rsidP="00C365A4">
      <w:pPr>
        <w:rPr>
          <w:b/>
          <w:bCs/>
        </w:rPr>
      </w:pPr>
      <w:r w:rsidRPr="00C2181A">
        <w:rPr>
          <w:b/>
          <w:bCs/>
        </w:rPr>
        <w:t>Algunas otras notas sobre las peticiones GET:</w:t>
      </w:r>
    </w:p>
    <w:p w:rsidR="001D3C37" w:rsidRPr="00C2181A" w:rsidRDefault="001D3C37" w:rsidP="00C365A4">
      <w:pPr>
        <w:rPr>
          <w:b/>
          <w:bCs/>
        </w:rPr>
      </w:pPr>
      <w:r w:rsidRPr="00C2181A">
        <w:t>Pueden almacenar en caché.</w:t>
      </w:r>
    </w:p>
    <w:p w:rsidR="001D3C37" w:rsidRPr="00C2181A" w:rsidRDefault="001D3C37" w:rsidP="00C365A4">
      <w:pPr>
        <w:rPr>
          <w:b/>
          <w:bCs/>
        </w:rPr>
      </w:pPr>
      <w:r w:rsidRPr="00C2181A">
        <w:t>Permanecen en el historial del navegador.</w:t>
      </w:r>
    </w:p>
    <w:p w:rsidR="001D3C37" w:rsidRPr="00C2181A" w:rsidRDefault="001D3C37" w:rsidP="00C365A4">
      <w:pPr>
        <w:rPr>
          <w:b/>
          <w:bCs/>
        </w:rPr>
      </w:pPr>
      <w:r w:rsidRPr="00C2181A">
        <w:t>Se pueden marcar.</w:t>
      </w:r>
    </w:p>
    <w:p w:rsidR="001D3C37" w:rsidRPr="00C2181A" w:rsidRDefault="001D3C37" w:rsidP="00C365A4">
      <w:pPr>
        <w:rPr>
          <w:b/>
          <w:bCs/>
        </w:rPr>
      </w:pPr>
      <w:r w:rsidRPr="00C2181A">
        <w:t>Nunca deben ser utilizados cuando se trata de datos sensibles.</w:t>
      </w:r>
    </w:p>
    <w:p w:rsidR="001D3C37" w:rsidRPr="00C2181A" w:rsidRDefault="001D3C37" w:rsidP="00C365A4">
      <w:pPr>
        <w:rPr>
          <w:b/>
          <w:bCs/>
        </w:rPr>
      </w:pPr>
      <w:r w:rsidRPr="00C2181A">
        <w:t>Recibimos solicitudes tienen restricciones de longitud.</w:t>
      </w:r>
    </w:p>
    <w:p w:rsidR="001D3C37" w:rsidRPr="00C2181A" w:rsidRDefault="001D3C37" w:rsidP="00C365A4">
      <w:pPr>
        <w:rPr>
          <w:b/>
          <w:bCs/>
        </w:rPr>
      </w:pPr>
      <w:r w:rsidRPr="00C2181A">
        <w:t>Solo deben utilizarse para recuperar datos.</w:t>
      </w:r>
    </w:p>
    <w:p w:rsidR="001D3C37" w:rsidRPr="00C2181A" w:rsidRDefault="001D3C37" w:rsidP="00C365A4">
      <w:pPr>
        <w:numPr>
          <w:ilvl w:val="0"/>
          <w:numId w:val="27"/>
        </w:numPr>
      </w:pPr>
      <w:r w:rsidRPr="00C2181A">
        <w:rPr>
          <w:b/>
          <w:bCs/>
        </w:rPr>
        <w:t xml:space="preserve">El Método POST: </w:t>
      </w:r>
      <w:r w:rsidRPr="00C2181A">
        <w:t>es enviar información desde el cliente para que sea procesada y actualice o agregue información en el servidor, como sería la carga o actualización en sí de una noticia. Cuando enviamos (</w:t>
      </w:r>
      <w:proofErr w:type="spellStart"/>
      <w:r w:rsidRPr="00C2181A">
        <w:t>request</w:t>
      </w:r>
      <w:proofErr w:type="spellEnd"/>
      <w:r w:rsidRPr="00C2181A">
        <w:t>) datos a través de un formulario, estos son procesados y luego a través de una redirección por ejemplo devolvemos (response) alguna página con información.</w:t>
      </w:r>
    </w:p>
    <w:p w:rsidR="001D3C37" w:rsidRPr="00C2181A" w:rsidRDefault="00773000" w:rsidP="00C365A4">
      <w:pPr>
        <w:rPr>
          <w:b/>
          <w:bCs/>
        </w:rPr>
      </w:pPr>
      <w:r>
        <w:rPr>
          <w:b/>
          <w:bCs/>
        </w:rPr>
        <w:br w:type="page"/>
      </w:r>
      <w:r w:rsidR="001D3C37" w:rsidRPr="00C2181A">
        <w:rPr>
          <w:b/>
          <w:bCs/>
        </w:rPr>
        <w:lastRenderedPageBreak/>
        <w:t>Algunas otras notas sobre las peticiones POST:</w:t>
      </w:r>
    </w:p>
    <w:p w:rsidR="001D3C37" w:rsidRPr="00C2181A" w:rsidRDefault="001D3C37" w:rsidP="00280EA6">
      <w:pPr>
        <w:numPr>
          <w:ilvl w:val="0"/>
          <w:numId w:val="28"/>
        </w:numPr>
      </w:pPr>
      <w:r w:rsidRPr="00C2181A">
        <w:t>Nunca están en caché.</w:t>
      </w:r>
    </w:p>
    <w:p w:rsidR="001D3C37" w:rsidRPr="00C2181A" w:rsidRDefault="001D3C37" w:rsidP="00280EA6">
      <w:pPr>
        <w:numPr>
          <w:ilvl w:val="0"/>
          <w:numId w:val="28"/>
        </w:numPr>
      </w:pPr>
      <w:r w:rsidRPr="00C2181A">
        <w:t>Permanecen en el historial del navegador.</w:t>
      </w:r>
    </w:p>
    <w:p w:rsidR="001D3C37" w:rsidRPr="00C2181A" w:rsidRDefault="001D3C37" w:rsidP="00280EA6">
      <w:pPr>
        <w:numPr>
          <w:ilvl w:val="0"/>
          <w:numId w:val="28"/>
        </w:numPr>
      </w:pPr>
      <w:r w:rsidRPr="00C2181A">
        <w:t>No se pueden marcar.</w:t>
      </w:r>
    </w:p>
    <w:p w:rsidR="00773000" w:rsidRDefault="001D3C37" w:rsidP="00280EA6">
      <w:pPr>
        <w:numPr>
          <w:ilvl w:val="0"/>
          <w:numId w:val="28"/>
        </w:numPr>
      </w:pPr>
      <w:r w:rsidRPr="00C2181A">
        <w:t>No tienen restricciones en la longitud de datos.</w:t>
      </w:r>
    </w:p>
    <w:p w:rsidR="001D3C37" w:rsidRPr="00C2181A" w:rsidRDefault="001D3C37" w:rsidP="00773000"/>
    <w:tbl>
      <w:tblPr>
        <w:tblW w:w="0" w:type="auto"/>
        <w:tblInd w:w="2" w:type="dxa"/>
        <w:tblBorders>
          <w:top w:val="single" w:sz="8" w:space="0" w:color="9BBB59"/>
          <w:left w:val="single" w:sz="8" w:space="0" w:color="9BBB59"/>
          <w:bottom w:val="single" w:sz="8" w:space="0" w:color="9BBB59"/>
          <w:right w:val="single" w:sz="8" w:space="0" w:color="9BBB59"/>
        </w:tblBorders>
        <w:tblLook w:val="0000" w:firstRow="0" w:lastRow="0" w:firstColumn="0" w:lastColumn="0" w:noHBand="0" w:noVBand="0"/>
      </w:tblPr>
      <w:tblGrid>
        <w:gridCol w:w="2992"/>
        <w:gridCol w:w="2993"/>
        <w:gridCol w:w="2993"/>
      </w:tblGrid>
      <w:tr w:rsidR="001D3C37" w:rsidRPr="00C2181A">
        <w:tc>
          <w:tcPr>
            <w:tcW w:w="2992" w:type="dxa"/>
            <w:tcBorders>
              <w:top w:val="nil"/>
              <w:left w:val="nil"/>
              <w:bottom w:val="single" w:sz="24" w:space="0" w:color="9BBB59"/>
              <w:right w:val="nil"/>
            </w:tcBorders>
            <w:shd w:val="clear" w:color="auto" w:fill="FFFFFF"/>
          </w:tcPr>
          <w:p w:rsidR="001D3C37" w:rsidRPr="00C2181A" w:rsidRDefault="001D3C37">
            <w:pPr>
              <w:rPr>
                <w:color w:val="000000"/>
                <w:lang w:val="es-ES"/>
              </w:rPr>
            </w:pPr>
          </w:p>
        </w:tc>
        <w:tc>
          <w:tcPr>
            <w:tcW w:w="2993" w:type="dxa"/>
            <w:tcBorders>
              <w:top w:val="nil"/>
              <w:left w:val="nil"/>
              <w:bottom w:val="single" w:sz="24" w:space="0" w:color="9BBB59"/>
              <w:right w:val="nil"/>
            </w:tcBorders>
            <w:shd w:val="clear" w:color="auto" w:fill="FFFFFF"/>
          </w:tcPr>
          <w:p w:rsidR="001D3C37" w:rsidRPr="00C2181A" w:rsidRDefault="001D3C37">
            <w:pPr>
              <w:jc w:val="center"/>
              <w:rPr>
                <w:b/>
                <w:bCs/>
                <w:color w:val="000000"/>
                <w:lang w:val="en-US"/>
              </w:rPr>
            </w:pPr>
            <w:r w:rsidRPr="00C2181A">
              <w:rPr>
                <w:b/>
                <w:bCs/>
                <w:color w:val="000000"/>
                <w:lang w:val="en-US"/>
              </w:rPr>
              <w:t>GET</w:t>
            </w:r>
          </w:p>
        </w:tc>
        <w:tc>
          <w:tcPr>
            <w:tcW w:w="2993" w:type="dxa"/>
            <w:tcBorders>
              <w:top w:val="nil"/>
              <w:left w:val="nil"/>
              <w:bottom w:val="single" w:sz="24" w:space="0" w:color="9BBB59"/>
              <w:right w:val="nil"/>
            </w:tcBorders>
            <w:shd w:val="clear" w:color="auto" w:fill="FFFFFF"/>
          </w:tcPr>
          <w:p w:rsidR="001D3C37" w:rsidRPr="00C2181A" w:rsidRDefault="001D3C37">
            <w:pPr>
              <w:jc w:val="center"/>
              <w:rPr>
                <w:b/>
                <w:bCs/>
                <w:color w:val="000000"/>
                <w:lang w:val="en-US"/>
              </w:rPr>
            </w:pPr>
            <w:r w:rsidRPr="00C2181A">
              <w:rPr>
                <w:b/>
                <w:bCs/>
                <w:color w:val="000000"/>
                <w:lang w:val="en-US"/>
              </w:rPr>
              <w:t>POST</w:t>
            </w:r>
          </w:p>
        </w:tc>
      </w:tr>
      <w:tr w:rsidR="001D3C37" w:rsidRPr="00C2181A">
        <w:tc>
          <w:tcPr>
            <w:tcW w:w="2992" w:type="dxa"/>
            <w:tcBorders>
              <w:top w:val="nil"/>
              <w:left w:val="nil"/>
              <w:bottom w:val="nil"/>
              <w:right w:val="single" w:sz="8" w:space="0" w:color="9BBB59"/>
            </w:tcBorders>
            <w:shd w:val="clear" w:color="auto" w:fill="FFFFFF"/>
            <w:vAlign w:val="center"/>
          </w:tcPr>
          <w:p w:rsidR="001D3C37" w:rsidRPr="00C2181A" w:rsidRDefault="001D3C37">
            <w:pPr>
              <w:jc w:val="center"/>
              <w:rPr>
                <w:b/>
                <w:bCs/>
                <w:color w:val="000000"/>
                <w:lang w:val="en-US"/>
              </w:rPr>
            </w:pPr>
            <w:r w:rsidRPr="00C2181A">
              <w:rPr>
                <w:b/>
                <w:bCs/>
                <w:color w:val="000000"/>
                <w:sz w:val="22"/>
                <w:szCs w:val="22"/>
                <w:lang w:val="en-US"/>
              </w:rPr>
              <w:t>En cache</w:t>
            </w:r>
          </w:p>
        </w:tc>
        <w:tc>
          <w:tcPr>
            <w:tcW w:w="2993" w:type="dxa"/>
            <w:tcBorders>
              <w:top w:val="nil"/>
              <w:left w:val="nil"/>
              <w:bottom w:val="nil"/>
              <w:right w:val="nil"/>
            </w:tcBorders>
          </w:tcPr>
          <w:p w:rsidR="001D3C37" w:rsidRPr="00C2181A" w:rsidRDefault="001D3C37">
            <w:pPr>
              <w:rPr>
                <w:color w:val="000000"/>
              </w:rPr>
            </w:pPr>
            <w:r w:rsidRPr="00C2181A">
              <w:rPr>
                <w:color w:val="000000"/>
                <w:sz w:val="22"/>
                <w:szCs w:val="22"/>
              </w:rPr>
              <w:t>Guardada en Caché</w:t>
            </w:r>
          </w:p>
        </w:tc>
        <w:tc>
          <w:tcPr>
            <w:tcW w:w="2993" w:type="dxa"/>
            <w:tcBorders>
              <w:top w:val="nil"/>
              <w:left w:val="nil"/>
              <w:bottom w:val="nil"/>
            </w:tcBorders>
          </w:tcPr>
          <w:p w:rsidR="001D3C37" w:rsidRPr="00C2181A" w:rsidRDefault="001D3C37">
            <w:pPr>
              <w:rPr>
                <w:color w:val="000000"/>
              </w:rPr>
            </w:pPr>
            <w:r w:rsidRPr="00C2181A">
              <w:rPr>
                <w:color w:val="000000"/>
                <w:sz w:val="22"/>
                <w:szCs w:val="22"/>
              </w:rPr>
              <w:t>No guardada en Caché</w:t>
            </w:r>
          </w:p>
        </w:tc>
      </w:tr>
      <w:tr w:rsidR="001D3C37" w:rsidRPr="00C2181A">
        <w:tc>
          <w:tcPr>
            <w:tcW w:w="2992" w:type="dxa"/>
            <w:tcBorders>
              <w:top w:val="nil"/>
              <w:left w:val="nil"/>
              <w:bottom w:val="nil"/>
              <w:right w:val="single" w:sz="8" w:space="0" w:color="9BBB59"/>
            </w:tcBorders>
            <w:shd w:val="clear" w:color="auto" w:fill="FFFFFF"/>
            <w:vAlign w:val="center"/>
          </w:tcPr>
          <w:p w:rsidR="001D3C37" w:rsidRPr="00C2181A" w:rsidRDefault="001D3C37">
            <w:pPr>
              <w:jc w:val="center"/>
              <w:rPr>
                <w:b/>
                <w:bCs/>
                <w:color w:val="000000"/>
              </w:rPr>
            </w:pPr>
            <w:r w:rsidRPr="00C2181A">
              <w:rPr>
                <w:b/>
                <w:bCs/>
                <w:color w:val="000000"/>
                <w:sz w:val="22"/>
                <w:szCs w:val="22"/>
              </w:rPr>
              <w:t>Tipo de codificación</w:t>
            </w:r>
          </w:p>
        </w:tc>
        <w:tc>
          <w:tcPr>
            <w:tcW w:w="2993" w:type="dxa"/>
            <w:tcBorders>
              <w:top w:val="nil"/>
              <w:left w:val="nil"/>
              <w:bottom w:val="nil"/>
              <w:right w:val="nil"/>
            </w:tcBorders>
          </w:tcPr>
          <w:p w:rsidR="001D3C37" w:rsidRPr="00C2181A" w:rsidRDefault="001D3C37">
            <w:pPr>
              <w:rPr>
                <w:color w:val="000000"/>
              </w:rPr>
            </w:pPr>
            <w:proofErr w:type="spellStart"/>
            <w:r w:rsidRPr="00C2181A">
              <w:rPr>
                <w:color w:val="000000"/>
                <w:sz w:val="22"/>
                <w:szCs w:val="22"/>
              </w:rPr>
              <w:t>application</w:t>
            </w:r>
            <w:proofErr w:type="spellEnd"/>
            <w:r w:rsidRPr="00C2181A">
              <w:rPr>
                <w:color w:val="000000"/>
                <w:sz w:val="22"/>
                <w:szCs w:val="22"/>
              </w:rPr>
              <w:t>/x-</w:t>
            </w:r>
            <w:proofErr w:type="spellStart"/>
            <w:r w:rsidRPr="00C2181A">
              <w:rPr>
                <w:color w:val="000000"/>
                <w:sz w:val="22"/>
                <w:szCs w:val="22"/>
              </w:rPr>
              <w:t>www</w:t>
            </w:r>
            <w:proofErr w:type="spellEnd"/>
            <w:r w:rsidRPr="00C2181A">
              <w:rPr>
                <w:color w:val="000000"/>
                <w:sz w:val="22"/>
                <w:szCs w:val="22"/>
              </w:rPr>
              <w:t>-</w:t>
            </w:r>
            <w:proofErr w:type="spellStart"/>
            <w:r w:rsidRPr="00C2181A">
              <w:rPr>
                <w:color w:val="000000"/>
                <w:sz w:val="22"/>
                <w:szCs w:val="22"/>
              </w:rPr>
              <w:t>form-urlcodificada</w:t>
            </w:r>
            <w:proofErr w:type="spellEnd"/>
          </w:p>
        </w:tc>
        <w:tc>
          <w:tcPr>
            <w:tcW w:w="2993" w:type="dxa"/>
            <w:tcBorders>
              <w:top w:val="nil"/>
              <w:left w:val="nil"/>
              <w:bottom w:val="nil"/>
            </w:tcBorders>
          </w:tcPr>
          <w:p w:rsidR="001D3C37" w:rsidRPr="00C2181A" w:rsidRDefault="001D3C37">
            <w:pPr>
              <w:rPr>
                <w:color w:val="000000"/>
                <w:lang w:val="en-US"/>
              </w:rPr>
            </w:pPr>
            <w:r w:rsidRPr="00C2181A">
              <w:rPr>
                <w:color w:val="000000"/>
                <w:sz w:val="22"/>
                <w:szCs w:val="22"/>
                <w:lang w:val="en-US"/>
              </w:rPr>
              <w:t>application/x-www-form-</w:t>
            </w:r>
            <w:proofErr w:type="spellStart"/>
            <w:r w:rsidRPr="00C2181A">
              <w:rPr>
                <w:color w:val="000000"/>
                <w:sz w:val="22"/>
                <w:szCs w:val="22"/>
                <w:lang w:val="en-US"/>
              </w:rPr>
              <w:t>urlcodificada</w:t>
            </w:r>
            <w:proofErr w:type="spellEnd"/>
            <w:r w:rsidRPr="00C2181A">
              <w:rPr>
                <w:color w:val="000000"/>
                <w:sz w:val="22"/>
                <w:szCs w:val="22"/>
                <w:lang w:val="en-US"/>
              </w:rPr>
              <w:t xml:space="preserve"> or </w:t>
            </w:r>
            <w:proofErr w:type="spellStart"/>
            <w:r w:rsidRPr="00C2181A">
              <w:rPr>
                <w:color w:val="000000"/>
                <w:sz w:val="22"/>
                <w:szCs w:val="22"/>
                <w:lang w:val="en-US"/>
              </w:rPr>
              <w:t>multiparte</w:t>
            </w:r>
            <w:proofErr w:type="spellEnd"/>
            <w:r w:rsidRPr="00C2181A">
              <w:rPr>
                <w:color w:val="000000"/>
                <w:sz w:val="22"/>
                <w:szCs w:val="22"/>
                <w:lang w:val="en-US"/>
              </w:rPr>
              <w:t>/form-data</w:t>
            </w:r>
          </w:p>
          <w:p w:rsidR="001D3C37" w:rsidRPr="00C2181A" w:rsidRDefault="001D3C37">
            <w:pPr>
              <w:rPr>
                <w:color w:val="000000"/>
              </w:rPr>
            </w:pPr>
            <w:r w:rsidRPr="00C2181A">
              <w:rPr>
                <w:color w:val="000000"/>
                <w:sz w:val="22"/>
                <w:szCs w:val="22"/>
              </w:rPr>
              <w:t xml:space="preserve">Utiliza la codificación </w:t>
            </w:r>
            <w:proofErr w:type="spellStart"/>
            <w:r w:rsidRPr="00C2181A">
              <w:rPr>
                <w:color w:val="000000"/>
                <w:sz w:val="22"/>
                <w:szCs w:val="22"/>
              </w:rPr>
              <w:t>multiparte</w:t>
            </w:r>
            <w:proofErr w:type="spellEnd"/>
            <w:r w:rsidRPr="00C2181A">
              <w:rPr>
                <w:color w:val="000000"/>
                <w:sz w:val="22"/>
                <w:szCs w:val="22"/>
              </w:rPr>
              <w:t xml:space="preserve"> para datos binarios</w:t>
            </w:r>
          </w:p>
        </w:tc>
      </w:tr>
      <w:tr w:rsidR="001D3C37" w:rsidRPr="00C2181A">
        <w:trPr>
          <w:trHeight w:val="1997"/>
        </w:trPr>
        <w:tc>
          <w:tcPr>
            <w:tcW w:w="2992" w:type="dxa"/>
            <w:tcBorders>
              <w:top w:val="nil"/>
              <w:left w:val="nil"/>
              <w:bottom w:val="nil"/>
              <w:right w:val="single" w:sz="8" w:space="0" w:color="9BBB59"/>
            </w:tcBorders>
            <w:shd w:val="clear" w:color="auto" w:fill="FFFFFF"/>
            <w:vAlign w:val="center"/>
          </w:tcPr>
          <w:p w:rsidR="001D3C37" w:rsidRPr="00C2181A" w:rsidRDefault="001D3C37">
            <w:pPr>
              <w:jc w:val="center"/>
              <w:rPr>
                <w:b/>
                <w:bCs/>
                <w:color w:val="000000"/>
              </w:rPr>
            </w:pPr>
            <w:r w:rsidRPr="00C2181A">
              <w:rPr>
                <w:b/>
                <w:bCs/>
                <w:color w:val="000000"/>
                <w:sz w:val="22"/>
                <w:szCs w:val="22"/>
              </w:rPr>
              <w:t>Historial del Navegador</w:t>
            </w:r>
          </w:p>
        </w:tc>
        <w:tc>
          <w:tcPr>
            <w:tcW w:w="2993" w:type="dxa"/>
            <w:tcBorders>
              <w:top w:val="nil"/>
              <w:left w:val="nil"/>
              <w:bottom w:val="nil"/>
              <w:right w:val="nil"/>
            </w:tcBorders>
          </w:tcPr>
          <w:p w:rsidR="001D3C37" w:rsidRPr="00C2181A" w:rsidRDefault="001D3C37">
            <w:pPr>
              <w:rPr>
                <w:color w:val="000000"/>
              </w:rPr>
            </w:pPr>
            <w:r w:rsidRPr="00C2181A">
              <w:rPr>
                <w:color w:val="000000"/>
                <w:sz w:val="22"/>
                <w:szCs w:val="22"/>
              </w:rPr>
              <w:t>Los parámetros se guardan en el historial del navegador</w:t>
            </w:r>
          </w:p>
        </w:tc>
        <w:tc>
          <w:tcPr>
            <w:tcW w:w="2993" w:type="dxa"/>
            <w:tcBorders>
              <w:top w:val="nil"/>
              <w:left w:val="nil"/>
              <w:bottom w:val="nil"/>
            </w:tcBorders>
          </w:tcPr>
          <w:p w:rsidR="001D3C37" w:rsidRPr="00C2181A" w:rsidRDefault="001D3C37">
            <w:pPr>
              <w:rPr>
                <w:color w:val="000000"/>
              </w:rPr>
            </w:pPr>
            <w:r w:rsidRPr="00C2181A">
              <w:rPr>
                <w:color w:val="000000"/>
                <w:sz w:val="22"/>
                <w:szCs w:val="22"/>
              </w:rPr>
              <w:t>Los parámetros no son guardados en el historial del navegador</w:t>
            </w:r>
          </w:p>
        </w:tc>
      </w:tr>
      <w:tr w:rsidR="001D3C37" w:rsidRPr="00C2181A">
        <w:trPr>
          <w:trHeight w:val="3067"/>
        </w:trPr>
        <w:tc>
          <w:tcPr>
            <w:tcW w:w="2992" w:type="dxa"/>
            <w:tcBorders>
              <w:top w:val="nil"/>
              <w:left w:val="nil"/>
              <w:bottom w:val="nil"/>
              <w:right w:val="single" w:sz="8" w:space="0" w:color="9BBB59"/>
            </w:tcBorders>
            <w:shd w:val="clear" w:color="auto" w:fill="FFFFFF"/>
            <w:vAlign w:val="center"/>
          </w:tcPr>
          <w:p w:rsidR="001D3C37" w:rsidRPr="00C2181A" w:rsidRDefault="001D3C37">
            <w:pPr>
              <w:jc w:val="center"/>
              <w:rPr>
                <w:b/>
                <w:bCs/>
                <w:color w:val="000000"/>
              </w:rPr>
            </w:pPr>
            <w:r w:rsidRPr="00C2181A">
              <w:rPr>
                <w:b/>
                <w:bCs/>
                <w:color w:val="000000"/>
                <w:sz w:val="22"/>
                <w:szCs w:val="22"/>
              </w:rPr>
              <w:t>Restricciones a la longitud de los datos</w:t>
            </w:r>
          </w:p>
        </w:tc>
        <w:tc>
          <w:tcPr>
            <w:tcW w:w="2993" w:type="dxa"/>
            <w:tcBorders>
              <w:top w:val="nil"/>
              <w:left w:val="nil"/>
              <w:bottom w:val="nil"/>
              <w:right w:val="nil"/>
            </w:tcBorders>
          </w:tcPr>
          <w:p w:rsidR="001D3C37" w:rsidRPr="00C2181A" w:rsidRDefault="001D3C37">
            <w:pPr>
              <w:rPr>
                <w:color w:val="000000"/>
              </w:rPr>
            </w:pPr>
            <w:r w:rsidRPr="00C2181A">
              <w:rPr>
                <w:color w:val="000000"/>
                <w:sz w:val="22"/>
                <w:szCs w:val="22"/>
              </w:rPr>
              <w:t>Sí, cuando el envío de datos, el método GET añade los datos a la dirección URL, y la longitud de una URL es limitada (longitud máxima de la URL es de 2048 caracteres)</w:t>
            </w:r>
          </w:p>
        </w:tc>
        <w:tc>
          <w:tcPr>
            <w:tcW w:w="2993" w:type="dxa"/>
            <w:tcBorders>
              <w:top w:val="nil"/>
              <w:left w:val="nil"/>
              <w:bottom w:val="nil"/>
            </w:tcBorders>
          </w:tcPr>
          <w:p w:rsidR="001D3C37" w:rsidRPr="00C2181A" w:rsidRDefault="001D3C37">
            <w:pPr>
              <w:rPr>
                <w:color w:val="000000"/>
              </w:rPr>
            </w:pPr>
            <w:r w:rsidRPr="00C2181A">
              <w:rPr>
                <w:color w:val="000000"/>
                <w:sz w:val="22"/>
                <w:szCs w:val="22"/>
              </w:rPr>
              <w:t>Sin restricciones</w:t>
            </w:r>
          </w:p>
        </w:tc>
      </w:tr>
      <w:tr w:rsidR="001D3C37" w:rsidRPr="00C2181A">
        <w:tc>
          <w:tcPr>
            <w:tcW w:w="2992" w:type="dxa"/>
            <w:tcBorders>
              <w:top w:val="nil"/>
              <w:left w:val="nil"/>
              <w:bottom w:val="nil"/>
              <w:right w:val="single" w:sz="8" w:space="0" w:color="9BBB59"/>
            </w:tcBorders>
            <w:shd w:val="clear" w:color="auto" w:fill="FFFFFF"/>
            <w:vAlign w:val="center"/>
          </w:tcPr>
          <w:p w:rsidR="001D3C37" w:rsidRPr="00C2181A" w:rsidRDefault="001D3C37">
            <w:pPr>
              <w:jc w:val="center"/>
              <w:rPr>
                <w:b/>
                <w:bCs/>
                <w:color w:val="000000"/>
              </w:rPr>
            </w:pPr>
            <w:r w:rsidRPr="00C2181A">
              <w:rPr>
                <w:b/>
                <w:bCs/>
                <w:color w:val="000000"/>
                <w:sz w:val="22"/>
                <w:szCs w:val="22"/>
              </w:rPr>
              <w:lastRenderedPageBreak/>
              <w:t>Restricciones al tipo de Datos</w:t>
            </w:r>
          </w:p>
        </w:tc>
        <w:tc>
          <w:tcPr>
            <w:tcW w:w="2993" w:type="dxa"/>
            <w:tcBorders>
              <w:top w:val="nil"/>
              <w:left w:val="nil"/>
              <w:bottom w:val="nil"/>
              <w:right w:val="nil"/>
            </w:tcBorders>
          </w:tcPr>
          <w:p w:rsidR="001D3C37" w:rsidRPr="00C2181A" w:rsidRDefault="001D3C37">
            <w:pPr>
              <w:rPr>
                <w:color w:val="000000"/>
              </w:rPr>
            </w:pPr>
            <w:r w:rsidRPr="00C2181A">
              <w:rPr>
                <w:color w:val="000000"/>
                <w:sz w:val="22"/>
                <w:szCs w:val="22"/>
              </w:rPr>
              <w:t>Solo son permitidos caracteres ASCII</w:t>
            </w:r>
          </w:p>
        </w:tc>
        <w:tc>
          <w:tcPr>
            <w:tcW w:w="2993" w:type="dxa"/>
            <w:tcBorders>
              <w:top w:val="nil"/>
              <w:left w:val="nil"/>
              <w:bottom w:val="nil"/>
            </w:tcBorders>
          </w:tcPr>
          <w:p w:rsidR="001D3C37" w:rsidRPr="00C2181A" w:rsidRDefault="001D3C37">
            <w:pPr>
              <w:rPr>
                <w:color w:val="000000"/>
              </w:rPr>
            </w:pPr>
            <w:r w:rsidRPr="00C2181A">
              <w:rPr>
                <w:color w:val="000000"/>
                <w:sz w:val="22"/>
                <w:szCs w:val="22"/>
              </w:rPr>
              <w:t>Sin restricciones. Datos binarios son también permitidos</w:t>
            </w:r>
          </w:p>
        </w:tc>
      </w:tr>
      <w:tr w:rsidR="001D3C37" w:rsidRPr="00C2181A">
        <w:tc>
          <w:tcPr>
            <w:tcW w:w="2992" w:type="dxa"/>
            <w:tcBorders>
              <w:top w:val="nil"/>
              <w:left w:val="nil"/>
              <w:bottom w:val="nil"/>
              <w:right w:val="single" w:sz="8" w:space="0" w:color="9BBB59"/>
            </w:tcBorders>
            <w:shd w:val="clear" w:color="auto" w:fill="FFFFFF"/>
            <w:vAlign w:val="center"/>
          </w:tcPr>
          <w:p w:rsidR="001D3C37" w:rsidRPr="00C2181A" w:rsidRDefault="001D3C37">
            <w:pPr>
              <w:jc w:val="center"/>
              <w:rPr>
                <w:b/>
                <w:bCs/>
                <w:color w:val="000000"/>
              </w:rPr>
            </w:pPr>
            <w:r w:rsidRPr="00C2181A">
              <w:rPr>
                <w:b/>
                <w:bCs/>
                <w:color w:val="000000"/>
                <w:sz w:val="22"/>
                <w:szCs w:val="22"/>
              </w:rPr>
              <w:t>Seguridad</w:t>
            </w:r>
          </w:p>
        </w:tc>
        <w:tc>
          <w:tcPr>
            <w:tcW w:w="2993" w:type="dxa"/>
            <w:tcBorders>
              <w:top w:val="nil"/>
              <w:left w:val="nil"/>
              <w:bottom w:val="nil"/>
              <w:right w:val="nil"/>
            </w:tcBorders>
          </w:tcPr>
          <w:p w:rsidR="001D3C37" w:rsidRPr="00C2181A" w:rsidRDefault="001D3C37">
            <w:pPr>
              <w:rPr>
                <w:color w:val="000000"/>
              </w:rPr>
            </w:pPr>
            <w:r w:rsidRPr="00C2181A">
              <w:rPr>
                <w:color w:val="000000"/>
                <w:sz w:val="22"/>
                <w:szCs w:val="22"/>
              </w:rPr>
              <w:t>Consigo es menos seguro en comparación a POST ya que los datos enviados son parte de la URL. Nunca utilice GET al enviar contraseñas u otra información sensible</w:t>
            </w:r>
          </w:p>
        </w:tc>
        <w:tc>
          <w:tcPr>
            <w:tcW w:w="2993" w:type="dxa"/>
            <w:tcBorders>
              <w:top w:val="nil"/>
              <w:left w:val="nil"/>
              <w:bottom w:val="nil"/>
            </w:tcBorders>
          </w:tcPr>
          <w:p w:rsidR="001D3C37" w:rsidRPr="00C2181A" w:rsidRDefault="001D3C37">
            <w:pPr>
              <w:rPr>
                <w:color w:val="000000"/>
              </w:rPr>
            </w:pPr>
            <w:r w:rsidRPr="00C2181A">
              <w:rPr>
                <w:color w:val="000000"/>
                <w:sz w:val="22"/>
                <w:szCs w:val="22"/>
              </w:rPr>
              <w:t>POST es un poco más seguro de conseguir porque los parámetros no se almacenan en el historial del navegador o en los registros del servidor web</w:t>
            </w:r>
          </w:p>
        </w:tc>
      </w:tr>
      <w:tr w:rsidR="001D3C37" w:rsidRPr="00C2181A">
        <w:tc>
          <w:tcPr>
            <w:tcW w:w="2992" w:type="dxa"/>
            <w:tcBorders>
              <w:top w:val="nil"/>
              <w:left w:val="nil"/>
              <w:bottom w:val="nil"/>
              <w:right w:val="single" w:sz="8" w:space="0" w:color="9BBB59"/>
            </w:tcBorders>
            <w:shd w:val="clear" w:color="auto" w:fill="FFFFFF"/>
            <w:vAlign w:val="center"/>
          </w:tcPr>
          <w:p w:rsidR="001D3C37" w:rsidRPr="00C2181A" w:rsidRDefault="001D3C37">
            <w:pPr>
              <w:jc w:val="center"/>
              <w:rPr>
                <w:b/>
                <w:bCs/>
                <w:color w:val="000000"/>
              </w:rPr>
            </w:pPr>
            <w:r w:rsidRPr="00C2181A">
              <w:rPr>
                <w:b/>
                <w:bCs/>
                <w:color w:val="000000"/>
                <w:sz w:val="22"/>
                <w:szCs w:val="22"/>
              </w:rPr>
              <w:t>Visibilidad de los datos</w:t>
            </w:r>
          </w:p>
        </w:tc>
        <w:tc>
          <w:tcPr>
            <w:tcW w:w="2993" w:type="dxa"/>
            <w:tcBorders>
              <w:top w:val="nil"/>
              <w:left w:val="nil"/>
              <w:bottom w:val="single" w:sz="8" w:space="0" w:color="9BBB59"/>
              <w:right w:val="nil"/>
            </w:tcBorders>
          </w:tcPr>
          <w:p w:rsidR="001D3C37" w:rsidRPr="00C2181A" w:rsidRDefault="001D3C37">
            <w:pPr>
              <w:rPr>
                <w:color w:val="000000"/>
              </w:rPr>
            </w:pPr>
            <w:r w:rsidRPr="00C2181A">
              <w:rPr>
                <w:color w:val="000000"/>
                <w:sz w:val="22"/>
                <w:szCs w:val="22"/>
              </w:rPr>
              <w:t>Los datos son vistos desde la URL</w:t>
            </w:r>
          </w:p>
        </w:tc>
        <w:tc>
          <w:tcPr>
            <w:tcW w:w="2993" w:type="dxa"/>
            <w:tcBorders>
              <w:top w:val="nil"/>
              <w:left w:val="nil"/>
              <w:bottom w:val="single" w:sz="8" w:space="0" w:color="9BBB59"/>
            </w:tcBorders>
          </w:tcPr>
          <w:p w:rsidR="001D3C37" w:rsidRPr="00C2181A" w:rsidRDefault="001D3C37">
            <w:pPr>
              <w:keepNext/>
              <w:rPr>
                <w:color w:val="000000"/>
              </w:rPr>
            </w:pPr>
            <w:r w:rsidRPr="00C2181A">
              <w:rPr>
                <w:color w:val="000000"/>
                <w:sz w:val="22"/>
                <w:szCs w:val="22"/>
              </w:rPr>
              <w:t>Los datos no son mostrados en la URL</w:t>
            </w:r>
          </w:p>
        </w:tc>
      </w:tr>
    </w:tbl>
    <w:p w:rsidR="001D3C37" w:rsidRPr="00C2181A" w:rsidRDefault="001D3C37">
      <w:pPr>
        <w:pStyle w:val="Epgrafe"/>
        <w:jc w:val="center"/>
        <w:rPr>
          <w:rFonts w:ascii="Arial" w:hAnsi="Arial" w:cs="Arial"/>
        </w:rPr>
      </w:pPr>
      <w:r w:rsidRPr="00C2181A">
        <w:rPr>
          <w:rFonts w:ascii="Arial" w:hAnsi="Arial" w:cs="Arial"/>
        </w:rPr>
        <w:t xml:space="preserve">Tabla </w:t>
      </w:r>
      <w:r w:rsidR="00050570" w:rsidRPr="00C2181A">
        <w:rPr>
          <w:rFonts w:ascii="Arial" w:hAnsi="Arial" w:cs="Arial"/>
        </w:rPr>
        <w:fldChar w:fldCharType="begin"/>
      </w:r>
      <w:r w:rsidR="00D37675" w:rsidRPr="00C2181A">
        <w:rPr>
          <w:rFonts w:ascii="Arial" w:hAnsi="Arial" w:cs="Arial"/>
        </w:rPr>
        <w:instrText xml:space="preserve"> SEQ Tabla \* ARABIC </w:instrText>
      </w:r>
      <w:r w:rsidR="00050570" w:rsidRPr="00C2181A">
        <w:rPr>
          <w:rFonts w:ascii="Arial" w:hAnsi="Arial" w:cs="Arial"/>
        </w:rPr>
        <w:fldChar w:fldCharType="separate"/>
      </w:r>
      <w:r w:rsidR="006342DE">
        <w:rPr>
          <w:rFonts w:ascii="Arial" w:hAnsi="Arial" w:cs="Arial"/>
          <w:noProof/>
        </w:rPr>
        <w:t>3</w:t>
      </w:r>
      <w:r w:rsidR="00050570" w:rsidRPr="00C2181A">
        <w:rPr>
          <w:rFonts w:ascii="Arial" w:hAnsi="Arial" w:cs="Arial"/>
        </w:rPr>
        <w:fldChar w:fldCharType="end"/>
      </w:r>
      <w:r w:rsidRPr="00C2181A">
        <w:rPr>
          <w:rFonts w:ascii="Arial" w:hAnsi="Arial" w:cs="Arial"/>
        </w:rPr>
        <w:t xml:space="preserve"> Comparativa GET vs POST</w:t>
      </w:r>
    </w:p>
    <w:p w:rsidR="001D3C37" w:rsidRPr="00C2181A" w:rsidRDefault="001D3C37">
      <w:r w:rsidRPr="00C2181A">
        <w:t>Ambos métodos solicitan una respuesta del servidor y ahí es donde parece que los conceptos son iguales ya que con ambos se podría lograr los mismos objetivos.</w:t>
      </w:r>
    </w:p>
    <w:p w:rsidR="001D3C37" w:rsidRPr="00C2181A" w:rsidRDefault="001D3C37"/>
    <w:p w:rsidR="001D3C37" w:rsidRPr="00C2181A" w:rsidRDefault="001D3C37">
      <w:pPr>
        <w:pStyle w:val="Ttulo3"/>
      </w:pPr>
      <w:bookmarkStart w:id="91" w:name="_Toc371087595"/>
      <w:bookmarkStart w:id="92" w:name="_Toc374567341"/>
      <w:bookmarkStart w:id="93" w:name="_Toc379923963"/>
      <w:r w:rsidRPr="00C2181A">
        <w:t>Tipos de notificaciones</w:t>
      </w:r>
      <w:bookmarkEnd w:id="91"/>
      <w:bookmarkEnd w:id="92"/>
      <w:bookmarkEnd w:id="93"/>
    </w:p>
    <w:p w:rsidR="001D3C37" w:rsidRPr="00C2181A" w:rsidRDefault="001D3C37" w:rsidP="00544F60">
      <w:pPr>
        <w:pStyle w:val="Ttulo4"/>
      </w:pPr>
      <w:proofErr w:type="spellStart"/>
      <w:r w:rsidRPr="00C2181A">
        <w:t>Push</w:t>
      </w:r>
      <w:proofErr w:type="spellEnd"/>
    </w:p>
    <w:p w:rsidR="001D3C37" w:rsidRPr="00C2181A" w:rsidRDefault="001D3C37" w:rsidP="00C365A4">
      <w:r w:rsidRPr="00C2181A">
        <w:t xml:space="preserve">Una notificación </w:t>
      </w:r>
      <w:proofErr w:type="spellStart"/>
      <w:r w:rsidRPr="00C2181A">
        <w:t>push</w:t>
      </w:r>
      <w:proofErr w:type="spellEnd"/>
      <w:r w:rsidRPr="00C2181A">
        <w:t xml:space="preserve"> es, básicamente, un mensaje enviado por un servidor a un cliente que está “suscrito” a sus notificaciones.</w:t>
      </w:r>
    </w:p>
    <w:p w:rsidR="001D3C37" w:rsidRPr="00C2181A" w:rsidRDefault="001D3C37" w:rsidP="00C365A4">
      <w:r w:rsidRPr="00C2181A">
        <w:t xml:space="preserve">La tecnología </w:t>
      </w:r>
      <w:proofErr w:type="spellStart"/>
      <w:r w:rsidRPr="00C2181A">
        <w:t>push</w:t>
      </w:r>
      <w:proofErr w:type="spellEnd"/>
      <w:r w:rsidRPr="00C2181A">
        <w:t>, a nivel de infraestructura, puede implementarse en prácticamente todos los servidores. ¿Cómo funcionan este tipo de mensajes? Hay varias opciones.</w:t>
      </w:r>
    </w:p>
    <w:p w:rsidR="001D3C37" w:rsidRPr="00C2181A" w:rsidRDefault="001D3C37" w:rsidP="00C365A4">
      <w:r w:rsidRPr="00C2181A">
        <w:t xml:space="preserve">Por una parte, el servidor mantiene la conexión abierta, de manera que tan pronto el servidor reciba un determinado evento, puede enviar la información correspondiente </w:t>
      </w:r>
      <w:r w:rsidRPr="00C2181A">
        <w:lastRenderedPageBreak/>
        <w:t>al cliente. De haberse cerrado la conexión, el servidor necesitaría mantener una cola para enviar la información tan pronto el cliente vuelva a conectarse.</w:t>
      </w:r>
    </w:p>
    <w:p w:rsidR="001D3C37" w:rsidRPr="00C2181A" w:rsidRDefault="001D3C37" w:rsidP="00C365A4">
      <w:r w:rsidRPr="00C2181A">
        <w:t>Debemos darnos cuenta de que estamos hablando siempre a un nivel muy alto: realmente, en este contexto, nos da igual qué tipo de paquetes se envíen, qué tipo de protocolo se use para realizar la comunicación y qué tipo de red haya por debajo. Únicamente importa que se envíe el mensaje, y que el mensaje se reciba correctamente.</w:t>
      </w:r>
    </w:p>
    <w:p w:rsidR="001D3C37" w:rsidRPr="00C2181A" w:rsidRDefault="001D3C37" w:rsidP="00544F60">
      <w:pPr>
        <w:pStyle w:val="Ttulo4"/>
      </w:pPr>
      <w:proofErr w:type="spellStart"/>
      <w:r w:rsidRPr="00C2181A">
        <w:t>Pull</w:t>
      </w:r>
      <w:proofErr w:type="spellEnd"/>
    </w:p>
    <w:p w:rsidR="001D3C37" w:rsidRPr="00C2181A" w:rsidRDefault="001D3C37" w:rsidP="00C365A4">
      <w:r w:rsidRPr="00C2181A">
        <w:t xml:space="preserve">El servidor envía información bajo demanda. Es el </w:t>
      </w:r>
      <w:r w:rsidR="00C365A4" w:rsidRPr="00C2181A">
        <w:t>cliente el que inicia la acción.</w:t>
      </w:r>
    </w:p>
    <w:p w:rsidR="001D3C37" w:rsidRPr="00C2181A" w:rsidRDefault="001D3C37" w:rsidP="00C365A4">
      <w:r w:rsidRPr="00C2181A">
        <w:t xml:space="preserve">Se utiliza la tecnología </w:t>
      </w:r>
      <w:proofErr w:type="spellStart"/>
      <w:r w:rsidRPr="00C2181A">
        <w:t>pull</w:t>
      </w:r>
      <w:proofErr w:type="spellEnd"/>
      <w:r w:rsidRPr="00C2181A">
        <w:t xml:space="preserve"> (tirar) cuando se navega por el </w:t>
      </w:r>
      <w:proofErr w:type="spellStart"/>
      <w:r w:rsidRPr="00C2181A">
        <w:t>World</w:t>
      </w:r>
      <w:proofErr w:type="spellEnd"/>
      <w:r w:rsidRPr="00C2181A">
        <w:t xml:space="preserve"> Wide Web para buscar y descargar información en el ordenador. Esto contrasta con la tecnología </w:t>
      </w:r>
      <w:proofErr w:type="spellStart"/>
      <w:r w:rsidRPr="00C2181A">
        <w:t>push</w:t>
      </w:r>
      <w:proofErr w:type="spellEnd"/>
      <w:r w:rsidRPr="00C2181A">
        <w:t xml:space="preserve"> (empujar), cuando los datos son entregados directamente al ordenador del usuario.</w:t>
      </w:r>
    </w:p>
    <w:p w:rsidR="001D3C37" w:rsidRPr="00C2181A" w:rsidRDefault="001D3C37" w:rsidP="00C365A4">
      <w:pPr>
        <w:pStyle w:val="Ttulo2"/>
      </w:pPr>
      <w:r w:rsidRPr="00C2181A">
        <w:br w:type="page"/>
      </w:r>
      <w:bookmarkStart w:id="94" w:name="_Toc371087596"/>
      <w:bookmarkStart w:id="95" w:name="_Toc374567342"/>
      <w:bookmarkStart w:id="96" w:name="_Toc379923964"/>
      <w:r w:rsidRPr="00C2181A">
        <w:lastRenderedPageBreak/>
        <w:t>Sistema de Posicionamiento Global</w:t>
      </w:r>
      <w:bookmarkEnd w:id="94"/>
      <w:bookmarkEnd w:id="95"/>
      <w:bookmarkEnd w:id="96"/>
    </w:p>
    <w:p w:rsidR="001D3C37" w:rsidRPr="00C2181A" w:rsidRDefault="001D3C37" w:rsidP="00C365A4">
      <w:r w:rsidRPr="00C2181A">
        <w:t xml:space="preserve">El Sistema de Posicionamiento Global (de sus siglas en Inglés GPS Global </w:t>
      </w:r>
      <w:proofErr w:type="spellStart"/>
      <w:r w:rsidRPr="00C2181A">
        <w:t>Positioning</w:t>
      </w:r>
      <w:proofErr w:type="spellEnd"/>
      <w:r w:rsidRPr="00C2181A">
        <w:t xml:space="preserve"> </w:t>
      </w:r>
      <w:proofErr w:type="spellStart"/>
      <w:r w:rsidRPr="00C2181A">
        <w:t>System</w:t>
      </w:r>
      <w:proofErr w:type="spellEnd"/>
      <w:r w:rsidRPr="00C2181A">
        <w:t>), es un sistema de navegación basado en satélites de comunicación que fue desarrollado por el Departamento de Defensa Americano (</w:t>
      </w:r>
      <w:proofErr w:type="spellStart"/>
      <w:r w:rsidRPr="00C2181A">
        <w:t>DoD</w:t>
      </w:r>
      <w:proofErr w:type="spellEnd"/>
      <w:r w:rsidRPr="00C2181A">
        <w:t>) a principios de los 70’s. Inicialmente fue desarrollado para cumplir las necesidades de la Milicia de los Estados Unidos.</w:t>
      </w:r>
    </w:p>
    <w:p w:rsidR="001D3C37" w:rsidRPr="00C2181A" w:rsidRDefault="001D3C37" w:rsidP="00C365A4">
      <w:r w:rsidRPr="00C2181A">
        <w:t xml:space="preserve">Sin embargo, más tarde fue permitido su uso a personas civiles, y es ahora un sistema de uso dual que puede ser utilizado tanto por militares como civiles. El GPS continuamente envía información de posición y tiempo en cualquier parte del mundo bajo cualquier condición climática. </w:t>
      </w:r>
    </w:p>
    <w:p w:rsidR="001D3C37" w:rsidRPr="00C2181A" w:rsidRDefault="001D3C37" w:rsidP="00C365A4">
      <w:r w:rsidRPr="00C2181A">
        <w:t xml:space="preserve">El GPS es un sistema basado en satélites artificiales activos, formando una constelación con un mínimo de 24 satélites operacionales. La primera constelación inició operaciones en 1990. </w:t>
      </w:r>
    </w:p>
    <w:p w:rsidR="001D3C37" w:rsidRPr="00C2181A" w:rsidRDefault="001D3C37" w:rsidP="00C365A4">
      <w:r w:rsidRPr="00C2181A">
        <w:t xml:space="preserve">Para llevar </w:t>
      </w:r>
      <w:r w:rsidR="00C365A4" w:rsidRPr="00C2181A">
        <w:t>a cabo</w:t>
      </w:r>
      <w:r w:rsidRPr="00C2181A">
        <w:t xml:space="preserve"> la cobertura continua mundial, los satélites del sistema GPS son agrupados en órbitas de 4 satélites, así forman un total de 6 órbitas.</w:t>
      </w:r>
    </w:p>
    <w:p w:rsidR="001D3C37" w:rsidRPr="00C2181A" w:rsidRDefault="00EA0594">
      <w:pPr>
        <w:keepNext/>
        <w:jc w:val="center"/>
      </w:pPr>
      <w:r>
        <w:rPr>
          <w:noProof/>
          <w:lang w:eastAsia="es-MX"/>
        </w:rPr>
        <w:drawing>
          <wp:inline distT="0" distB="0" distL="0" distR="0">
            <wp:extent cx="3578860" cy="1276985"/>
            <wp:effectExtent l="0" t="0" r="0" b="0"/>
            <wp:docPr id="1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8860" cy="1276985"/>
                    </a:xfrm>
                    <a:prstGeom prst="rect">
                      <a:avLst/>
                    </a:prstGeom>
                    <a:noFill/>
                    <a:ln>
                      <a:noFill/>
                    </a:ln>
                  </pic:spPr>
                </pic:pic>
              </a:graphicData>
            </a:graphic>
          </wp:inline>
        </w:drawing>
      </w:r>
    </w:p>
    <w:p w:rsidR="001D3C37" w:rsidRPr="00C2181A" w:rsidRDefault="001D3C37">
      <w:pPr>
        <w:pStyle w:val="Epgrafe"/>
        <w:jc w:val="center"/>
        <w:rPr>
          <w:rFonts w:ascii="Arial" w:hAnsi="Arial" w:cs="Arial"/>
        </w:rPr>
      </w:pPr>
      <w:r w:rsidRPr="00C2181A">
        <w:rPr>
          <w:rFonts w:ascii="Arial" w:hAnsi="Arial" w:cs="Arial"/>
        </w:rPr>
        <w:t xml:space="preserve">Figura </w:t>
      </w:r>
      <w:r w:rsidR="00050570" w:rsidRPr="00C2181A">
        <w:rPr>
          <w:rFonts w:ascii="Arial" w:hAnsi="Arial" w:cs="Arial"/>
        </w:rPr>
        <w:fldChar w:fldCharType="begin"/>
      </w:r>
      <w:r w:rsidR="00D37675" w:rsidRPr="00C2181A">
        <w:rPr>
          <w:rFonts w:ascii="Arial" w:hAnsi="Arial" w:cs="Arial"/>
        </w:rPr>
        <w:instrText xml:space="preserve"> SEQ Figura \* ARABIC </w:instrText>
      </w:r>
      <w:r w:rsidR="00050570" w:rsidRPr="00C2181A">
        <w:rPr>
          <w:rFonts w:ascii="Arial" w:hAnsi="Arial" w:cs="Arial"/>
        </w:rPr>
        <w:fldChar w:fldCharType="separate"/>
      </w:r>
      <w:r w:rsidR="006342DE">
        <w:rPr>
          <w:rFonts w:ascii="Arial" w:hAnsi="Arial" w:cs="Arial"/>
          <w:noProof/>
        </w:rPr>
        <w:t>6</w:t>
      </w:r>
      <w:r w:rsidR="00050570" w:rsidRPr="00C2181A">
        <w:rPr>
          <w:rFonts w:ascii="Arial" w:hAnsi="Arial" w:cs="Arial"/>
        </w:rPr>
        <w:fldChar w:fldCharType="end"/>
      </w:r>
      <w:r w:rsidRPr="00C2181A">
        <w:rPr>
          <w:rFonts w:ascii="Arial" w:hAnsi="Arial" w:cs="Arial"/>
        </w:rPr>
        <w:t xml:space="preserve"> Constelaciones GPS</w:t>
      </w:r>
    </w:p>
    <w:p w:rsidR="001D3C37" w:rsidRPr="00C2181A" w:rsidRDefault="001D3C37" w:rsidP="00C365A4">
      <w:r w:rsidRPr="00C2181A">
        <w:t>Con esta configuración, de 4 a 10 satélites serán visibles en cualquier parte del mundo, pero sólo 4 satélites son necesarios para determinar la información de la localización. Las órbitas de los satélites del GPS se asemejan a una forma circular (una forma elíptica con un máximo de excentricidad de 0.01) con una inclinación de 55° del ecuador. El semieje mayor de una órbita GPS es alrededor de 26,560 Km (por ejemplo la altura del satélite es de 23,000 Km. sobre la superficie terrestre).</w:t>
      </w:r>
    </w:p>
    <w:p w:rsidR="001D3C37" w:rsidRPr="00C2181A" w:rsidRDefault="001D3C37" w:rsidP="00C365A4">
      <w:r w:rsidRPr="00C2181A">
        <w:lastRenderedPageBreak/>
        <w:t>El período correspondiente de la órbita GPS es de 12 horas, siderales aproximadamente (11 horas 58 minutos y 2 segundos).</w:t>
      </w:r>
    </w:p>
    <w:p w:rsidR="001D3C37" w:rsidRPr="00C2181A" w:rsidRDefault="001D3C37">
      <w:pPr>
        <w:pStyle w:val="Ttulo3"/>
      </w:pPr>
      <w:bookmarkStart w:id="97" w:name="_Toc371087597"/>
      <w:bookmarkStart w:id="98" w:name="_Toc374567343"/>
      <w:bookmarkStart w:id="99" w:name="_Toc379923965"/>
      <w:r w:rsidRPr="00C2181A">
        <w:t>Segmentos del GPS</w:t>
      </w:r>
      <w:bookmarkEnd w:id="97"/>
      <w:bookmarkEnd w:id="98"/>
      <w:bookmarkEnd w:id="99"/>
    </w:p>
    <w:p w:rsidR="001D3C37" w:rsidRPr="00C2181A" w:rsidRDefault="001D3C37" w:rsidP="00C365A4">
      <w:r w:rsidRPr="00C2181A">
        <w:t xml:space="preserve">El sistema GPS lo integran 3 segmentos: el segmento del espacio, el segmento del control y el segmento del usuario. Ver </w:t>
      </w:r>
      <w:r w:rsidR="00780CD9">
        <w:fldChar w:fldCharType="begin"/>
      </w:r>
      <w:r w:rsidR="00780CD9">
        <w:instrText xml:space="preserve"> REF _Ref371070808 \h  \* MERGEFORMAT </w:instrText>
      </w:r>
      <w:r w:rsidR="00780CD9">
        <w:fldChar w:fldCharType="separate"/>
      </w:r>
      <w:r w:rsidR="006342DE" w:rsidRPr="00C2181A">
        <w:t xml:space="preserve">Figura </w:t>
      </w:r>
      <w:r w:rsidR="006342DE">
        <w:t>7</w:t>
      </w:r>
      <w:r w:rsidR="00780CD9">
        <w:fldChar w:fldCharType="end"/>
      </w:r>
      <w:r w:rsidRPr="00C2181A">
        <w:t>, al segmento del espacio lo integra la constelación de 24 satélites.</w:t>
      </w:r>
    </w:p>
    <w:p w:rsidR="001D3C37" w:rsidRPr="00C2181A" w:rsidRDefault="001D3C37" w:rsidP="00C365A4">
      <w:r w:rsidRPr="00C2181A">
        <w:t>El satélite GPS transmite señales de radio de microondas compuestas de 2 frecuencias portadoras (u ondas sinusoidales) moduladas por 2 códigos digitales y un mensaje de navegación. Las 2 frecuencias portadoras son generadas en 1,575.42 MHz (referidas como a la portadora L1) y 1,227.60 MHz (referidas como a la portadora L2). Las portadoras y los códigos son usados principalmente para determinar la distancia del usuario receptor a los satélites.</w:t>
      </w:r>
    </w:p>
    <w:p w:rsidR="001D3C37" w:rsidRPr="00C2181A" w:rsidRDefault="001D3C37" w:rsidP="00C365A4">
      <w:r w:rsidRPr="00C2181A">
        <w:t>La disponibilidad de las frecuencias portadoras permite corregir un error GPS mayor, conocido como el retraso de ionosfera. Todos los satélites GPS transmiten en la misma frecuencia portadora L1 y L2. El código de modulación, sin embargo, es diferente para cada satélite, lo cual significa minimizar la señal de interferencia.</w:t>
      </w:r>
    </w:p>
    <w:p w:rsidR="001D3C37" w:rsidRPr="00C2181A" w:rsidRDefault="001D3C37" w:rsidP="00C365A4">
      <w:r w:rsidRPr="00C2181A">
        <w:t xml:space="preserve">Los 2 códigos GPS son llamados (C/A- </w:t>
      </w:r>
      <w:proofErr w:type="spellStart"/>
      <w:r w:rsidRPr="00C2181A">
        <w:t>code</w:t>
      </w:r>
      <w:proofErr w:type="spellEnd"/>
      <w:r w:rsidRPr="00C2181A">
        <w:t xml:space="preserve">) “Vasta Adquisición” (del Inglés </w:t>
      </w:r>
      <w:proofErr w:type="spellStart"/>
      <w:r w:rsidRPr="00C2181A">
        <w:t>Coarse</w:t>
      </w:r>
      <w:proofErr w:type="spellEnd"/>
      <w:r w:rsidRPr="00C2181A">
        <w:t xml:space="preserve"> </w:t>
      </w:r>
      <w:proofErr w:type="spellStart"/>
      <w:r w:rsidRPr="00C2181A">
        <w:t>Acquisition</w:t>
      </w:r>
      <w:proofErr w:type="spellEnd"/>
      <w:r w:rsidRPr="00C2181A">
        <w:t>) y Precisión (o Código P). El código consiste en una ráfaga de datos b</w:t>
      </w:r>
      <w:r w:rsidR="00773000">
        <w:t>inarios. Los códigos son comúnm</w:t>
      </w:r>
      <w:r w:rsidR="00773000" w:rsidRPr="00C2181A">
        <w:t>e</w:t>
      </w:r>
      <w:r w:rsidR="00773000">
        <w:t>n</w:t>
      </w:r>
      <w:r w:rsidR="00773000" w:rsidRPr="00C2181A">
        <w:t>te</w:t>
      </w:r>
      <w:r w:rsidRPr="00C2181A">
        <w:t xml:space="preserve"> conocidos como códigos PRN porque parecen señales aleatorias (por ejemplo las señales de ruido), pero en realidad los códigos son generados usando un algoritmo matemático. Se tiene que el código C/A es modulado en la portadora L1 solamente, mientras que el código P es modulado en ambos portadoras L1 y L2.</w:t>
      </w:r>
    </w:p>
    <w:p w:rsidR="001D3C37" w:rsidRPr="00C2181A" w:rsidRDefault="001D3C37" w:rsidP="00C365A4">
      <w:r w:rsidRPr="00C2181A">
        <w:t>El mensaje de navegación contiene además la información de las coordenadas aproximadas de los satélites como una función de tiempo. Las señales transmitidas son controladas con alta precisión por relojes atómicos situados en los satélites [7].</w:t>
      </w:r>
    </w:p>
    <w:p w:rsidR="001D3C37" w:rsidRPr="00C2181A" w:rsidRDefault="001D3C37"/>
    <w:p w:rsidR="001D3C37" w:rsidRPr="00C2181A" w:rsidRDefault="00EA0594" w:rsidP="00337C4A">
      <w:pPr>
        <w:keepNext/>
        <w:jc w:val="center"/>
      </w:pPr>
      <w:r>
        <w:rPr>
          <w:noProof/>
          <w:lang w:eastAsia="es-MX"/>
        </w:rPr>
        <w:lastRenderedPageBreak/>
        <w:drawing>
          <wp:inline distT="0" distB="0" distL="0" distR="0">
            <wp:extent cx="3578860" cy="19234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8860" cy="1923415"/>
                    </a:xfrm>
                    <a:prstGeom prst="rect">
                      <a:avLst/>
                    </a:prstGeom>
                    <a:noFill/>
                    <a:ln>
                      <a:noFill/>
                    </a:ln>
                  </pic:spPr>
                </pic:pic>
              </a:graphicData>
            </a:graphic>
          </wp:inline>
        </w:drawing>
      </w:r>
    </w:p>
    <w:p w:rsidR="001D3C37" w:rsidRPr="00C2181A" w:rsidRDefault="001D3C37">
      <w:pPr>
        <w:pStyle w:val="Epgrafe"/>
        <w:jc w:val="center"/>
        <w:rPr>
          <w:rFonts w:ascii="Arial" w:hAnsi="Arial" w:cs="Arial"/>
        </w:rPr>
      </w:pPr>
      <w:bookmarkStart w:id="100" w:name="_Ref371070808"/>
      <w:r w:rsidRPr="00C2181A">
        <w:rPr>
          <w:rFonts w:ascii="Arial" w:hAnsi="Arial" w:cs="Arial"/>
        </w:rPr>
        <w:t xml:space="preserve">Figura </w:t>
      </w:r>
      <w:r w:rsidR="00050570" w:rsidRPr="00C2181A">
        <w:rPr>
          <w:rFonts w:ascii="Arial" w:hAnsi="Arial" w:cs="Arial"/>
        </w:rPr>
        <w:fldChar w:fldCharType="begin"/>
      </w:r>
      <w:r w:rsidR="00D37675" w:rsidRPr="00C2181A">
        <w:rPr>
          <w:rFonts w:ascii="Arial" w:hAnsi="Arial" w:cs="Arial"/>
        </w:rPr>
        <w:instrText xml:space="preserve"> SEQ Figura \* ARABIC </w:instrText>
      </w:r>
      <w:r w:rsidR="00050570" w:rsidRPr="00C2181A">
        <w:rPr>
          <w:rFonts w:ascii="Arial" w:hAnsi="Arial" w:cs="Arial"/>
        </w:rPr>
        <w:fldChar w:fldCharType="separate"/>
      </w:r>
      <w:r w:rsidR="006342DE">
        <w:rPr>
          <w:rFonts w:ascii="Arial" w:hAnsi="Arial" w:cs="Arial"/>
          <w:noProof/>
        </w:rPr>
        <w:t>7</w:t>
      </w:r>
      <w:r w:rsidR="00050570" w:rsidRPr="00C2181A">
        <w:rPr>
          <w:rFonts w:ascii="Arial" w:hAnsi="Arial" w:cs="Arial"/>
        </w:rPr>
        <w:fldChar w:fldCharType="end"/>
      </w:r>
      <w:bookmarkEnd w:id="100"/>
      <w:r w:rsidRPr="00C2181A">
        <w:rPr>
          <w:rFonts w:ascii="Arial" w:hAnsi="Arial" w:cs="Arial"/>
        </w:rPr>
        <w:t xml:space="preserve"> Segmento del GPS</w:t>
      </w:r>
    </w:p>
    <w:p w:rsidR="001D3C37" w:rsidRPr="00C2181A" w:rsidRDefault="001D3C37" w:rsidP="00C365A4">
      <w:r w:rsidRPr="00C2181A">
        <w:t xml:space="preserve">El segmento de control del sistema GPS consiste en una red mundial de estaciones de rastreo, con una Estación Maestra de control (MCS de sus siglas en Ingles Master Control </w:t>
      </w:r>
      <w:proofErr w:type="spellStart"/>
      <w:r w:rsidRPr="00C2181A">
        <w:t>System</w:t>
      </w:r>
      <w:proofErr w:type="spellEnd"/>
      <w:r w:rsidRPr="00C2181A">
        <w:t>) localizada en los Estados Unidos de América en Colorado Spring.</w:t>
      </w:r>
    </w:p>
    <w:p w:rsidR="001D3C37" w:rsidRPr="00C2181A" w:rsidRDefault="001D3C37" w:rsidP="00C365A4">
      <w:r w:rsidRPr="00C2181A">
        <w:t>Su tarea principal de operación es el rastreo de satélites para determinar y predecir la localización de estos, la integración del sistema, y el comportamiento de los relojes atómicos de los satélites, datos atmosféricos, el almanaque del satélite y otras consideraciones, esta información es empaquetada y actualizada en los satélites a través de la banda S.</w:t>
      </w:r>
    </w:p>
    <w:p w:rsidR="001D3C37" w:rsidRPr="00C2181A" w:rsidRDefault="001D3C37" w:rsidP="00C365A4">
      <w:r w:rsidRPr="00C2181A">
        <w:t>El uso del sistema GPS es actualmente permitido a todos los usuarios del mundo sin costo alguno.</w:t>
      </w:r>
    </w:p>
    <w:p w:rsidR="001D3C37" w:rsidRPr="00C2181A" w:rsidRDefault="001D3C37">
      <w:pPr>
        <w:pStyle w:val="Ttulo3"/>
      </w:pPr>
      <w:bookmarkStart w:id="101" w:name="_Toc371087598"/>
      <w:bookmarkStart w:id="102" w:name="_Toc374567344"/>
      <w:bookmarkStart w:id="103" w:name="_Toc379923966"/>
      <w:r w:rsidRPr="00C2181A">
        <w:t>Datos de Almanaque</w:t>
      </w:r>
      <w:bookmarkEnd w:id="101"/>
      <w:bookmarkEnd w:id="102"/>
      <w:bookmarkEnd w:id="103"/>
    </w:p>
    <w:p w:rsidR="001D3C37" w:rsidRPr="00C2181A" w:rsidRDefault="001D3C37" w:rsidP="00C365A4">
      <w:r w:rsidRPr="00C2181A">
        <w:t>Son los datos de la localización de los satélites y se tiene una unidad de almacenamiento en donde se les puede ubicar en cualquier momento. Algunas veces cuando la unidad de GPS esté fría “</w:t>
      </w:r>
      <w:proofErr w:type="spellStart"/>
      <w:r w:rsidRPr="00C2181A">
        <w:t>cold</w:t>
      </w:r>
      <w:proofErr w:type="spellEnd"/>
      <w:r w:rsidRPr="00C2181A">
        <w:t>” (de la palabra en Ingles “</w:t>
      </w:r>
      <w:proofErr w:type="spellStart"/>
      <w:r w:rsidRPr="00C2181A">
        <w:t>cold</w:t>
      </w:r>
      <w:proofErr w:type="spellEnd"/>
      <w:r w:rsidRPr="00C2181A">
        <w:t>”) éste podría apagarse por un largo período de tiempo, el almanaque puede estar fuera de actualización o “</w:t>
      </w:r>
      <w:proofErr w:type="spellStart"/>
      <w:r w:rsidRPr="00C2181A">
        <w:t>cold</w:t>
      </w:r>
      <w:proofErr w:type="spellEnd"/>
      <w:r w:rsidRPr="00C2181A">
        <w:t>” (frío).</w:t>
      </w:r>
    </w:p>
    <w:p w:rsidR="001D3C37" w:rsidRPr="00C2181A" w:rsidRDefault="00773000">
      <w:pPr>
        <w:pStyle w:val="Ttulo3"/>
      </w:pPr>
      <w:bookmarkStart w:id="104" w:name="_Toc371087599"/>
      <w:bookmarkStart w:id="105" w:name="_Toc374567345"/>
      <w:r>
        <w:br w:type="page"/>
      </w:r>
      <w:bookmarkStart w:id="106" w:name="_Toc379923967"/>
      <w:r w:rsidR="001D3C37" w:rsidRPr="00C2181A">
        <w:lastRenderedPageBreak/>
        <w:t>Sitios de Control</w:t>
      </w:r>
      <w:bookmarkEnd w:id="104"/>
      <w:bookmarkEnd w:id="105"/>
      <w:bookmarkEnd w:id="106"/>
    </w:p>
    <w:p w:rsidR="001D3C37" w:rsidRPr="00C2181A" w:rsidRDefault="001D3C37" w:rsidP="00C365A4">
      <w:r w:rsidRPr="00C2181A">
        <w:t>El segmento de control del GPS consiste en una Estación de Control Maestra, una red mundial de estaciones monitoras y estaciones de control terrestre. La Estación de control Maestra está localizada cerca de Colorado Spring, Colorado es el que realiza todo el proceso del segmento de control y es ocupado todo el tiempo.</w:t>
      </w:r>
    </w:p>
    <w:p w:rsidR="001D3C37" w:rsidRPr="00C2181A" w:rsidRDefault="001D3C37" w:rsidP="00C365A4">
      <w:r w:rsidRPr="00C2181A">
        <w:t xml:space="preserve">Hay 5 estaciones monitoras, localizadas en Colorado Spring (con la estación de control maestra), </w:t>
      </w:r>
      <w:proofErr w:type="spellStart"/>
      <w:r w:rsidRPr="00C2181A">
        <w:t>Hawai</w:t>
      </w:r>
      <w:proofErr w:type="spellEnd"/>
      <w:r w:rsidRPr="00C2181A">
        <w:t xml:space="preserve">, </w:t>
      </w:r>
      <w:proofErr w:type="spellStart"/>
      <w:r w:rsidRPr="00C2181A">
        <w:t>Kwajalein</w:t>
      </w:r>
      <w:proofErr w:type="spellEnd"/>
      <w:r w:rsidRPr="00C2181A">
        <w:t>, Diego García y la Isla de Ascensión. Cada estación monitora es equipada con alta calidad de receptores GPS y un oscilador de Cesio para el continuo rastreo de todos los satélites GPS en vista.</w:t>
      </w:r>
    </w:p>
    <w:p w:rsidR="001D3C37" w:rsidRPr="00C2181A" w:rsidRDefault="001D3C37">
      <w:pPr>
        <w:pStyle w:val="Ttulo3"/>
      </w:pPr>
      <w:bookmarkStart w:id="107" w:name="_Toc371087600"/>
      <w:bookmarkStart w:id="108" w:name="_Toc374567346"/>
      <w:bookmarkStart w:id="109" w:name="_Toc379923968"/>
      <w:r w:rsidRPr="00C2181A">
        <w:t>La idea básica del GPS</w:t>
      </w:r>
      <w:bookmarkEnd w:id="107"/>
      <w:bookmarkEnd w:id="108"/>
      <w:bookmarkEnd w:id="109"/>
    </w:p>
    <w:p w:rsidR="001D3C37" w:rsidRPr="00C2181A" w:rsidRDefault="001D3C37" w:rsidP="00C365A4">
      <w:r w:rsidRPr="00C2181A">
        <w:t>La idea básica del GPS es simple, si la distancia de un punto de la Tierra (un recepto GPS) a 3 satélites son conocidas, y se conoce la localización de los satélites, entonces un punto (receptor GPS) puede ser determinado simplemente aplicando conceptos conocidos de intersección de esferas.</w:t>
      </w:r>
    </w:p>
    <w:p w:rsidR="001D3C37" w:rsidRPr="00C2181A" w:rsidRDefault="001D3C37" w:rsidP="00C365A4">
      <w:r w:rsidRPr="00C2181A">
        <w:t>Cada satélite GPS continuamente transmite una señal de radio de microonda compuesta de 2 portadoras, 2 códigos y un mensaje de navegación. Cuando un receptor GPS es encendido, este recogerá la señal del satélite GPS a través de una antena. Una vez que el receptor GPS adquiere la señal, éste la procesará usando el software incluido. El resultado parcial de este procesamiento de la señal consiste en la distancia del satélite a través del mensaje de navegación.</w:t>
      </w:r>
    </w:p>
    <w:p w:rsidR="001D3C37" w:rsidRPr="00C2181A" w:rsidRDefault="001D3C37" w:rsidP="00C365A4">
      <w:r w:rsidRPr="00C2181A">
        <w:t>Teóricamente, solamente 3 distancias para 3 satélites rastreados son necesarias, en este caso el receptor sería localizado en la intersección de las 3 esferas; cada uno tiene un radio de distancia del receptor GPS al satélite y en el centro un satélite en particular (</w:t>
      </w:r>
      <w:r w:rsidR="00780CD9">
        <w:fldChar w:fldCharType="begin"/>
      </w:r>
      <w:r w:rsidR="00780CD9">
        <w:instrText xml:space="preserve"> REF _Ref371071539 \h  \* MERGEFORMAT </w:instrText>
      </w:r>
      <w:r w:rsidR="00780CD9">
        <w:fldChar w:fldCharType="separate"/>
      </w:r>
      <w:r w:rsidR="006342DE" w:rsidRPr="00C2181A">
        <w:t xml:space="preserve">Figura </w:t>
      </w:r>
      <w:r w:rsidR="006342DE">
        <w:t>8</w:t>
      </w:r>
      <w:r w:rsidR="00780CD9">
        <w:fldChar w:fldCharType="end"/>
      </w:r>
      <w:r w:rsidRPr="00C2181A">
        <w:t>).</w:t>
      </w:r>
    </w:p>
    <w:p w:rsidR="001D3C37" w:rsidRPr="00C2181A" w:rsidRDefault="001D3C37" w:rsidP="00C365A4">
      <w:r w:rsidRPr="00C2181A">
        <w:t>Desde un punto de vista práctico, sin embargo, un cuarto satélite es necesario a considerar para compensar errores del reloj del receptor.</w:t>
      </w:r>
    </w:p>
    <w:p w:rsidR="001D3C37" w:rsidRPr="00C2181A" w:rsidRDefault="001D3C37" w:rsidP="00C365A4">
      <w:r w:rsidRPr="00C2181A">
        <w:lastRenderedPageBreak/>
        <w:t>Para mejorar la precisión del posi</w:t>
      </w:r>
      <w:bookmarkStart w:id="110" w:name="_GoBack"/>
      <w:bookmarkEnd w:id="110"/>
      <w:r w:rsidRPr="00C2181A">
        <w:t>cionamiento GPS, se utiliza un método que es llamado el método diferencial, el cual emplea dos receptores simultáneamente rastreando los mismos satélites GPS- En este caso el nivel de precisión es del orden de centímetros a pocos metros.</w:t>
      </w:r>
    </w:p>
    <w:p w:rsidR="001D3C37" w:rsidRPr="00C2181A" w:rsidRDefault="00EA0594">
      <w:pPr>
        <w:keepNext/>
        <w:jc w:val="center"/>
      </w:pPr>
      <w:r>
        <w:rPr>
          <w:noProof/>
          <w:lang w:eastAsia="es-MX"/>
        </w:rPr>
        <w:drawing>
          <wp:inline distT="0" distB="0" distL="0" distR="0">
            <wp:extent cx="5123815" cy="1734185"/>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l="32367" t="41119" r="28926" b="34193"/>
                    <a:stretch>
                      <a:fillRect/>
                    </a:stretch>
                  </pic:blipFill>
                  <pic:spPr bwMode="auto">
                    <a:xfrm>
                      <a:off x="0" y="0"/>
                      <a:ext cx="5123815" cy="1734185"/>
                    </a:xfrm>
                    <a:prstGeom prst="rect">
                      <a:avLst/>
                    </a:prstGeom>
                    <a:noFill/>
                    <a:ln>
                      <a:noFill/>
                    </a:ln>
                  </pic:spPr>
                </pic:pic>
              </a:graphicData>
            </a:graphic>
          </wp:inline>
        </w:drawing>
      </w:r>
    </w:p>
    <w:p w:rsidR="001D3C37" w:rsidRPr="00C2181A" w:rsidRDefault="001D3C37">
      <w:pPr>
        <w:pStyle w:val="Epgrafe"/>
        <w:jc w:val="center"/>
        <w:rPr>
          <w:rFonts w:ascii="Arial" w:hAnsi="Arial" w:cs="Arial"/>
        </w:rPr>
      </w:pPr>
      <w:bookmarkStart w:id="111" w:name="_Ref371071539"/>
      <w:r w:rsidRPr="00C2181A">
        <w:rPr>
          <w:rFonts w:ascii="Arial" w:hAnsi="Arial" w:cs="Arial"/>
        </w:rPr>
        <w:t xml:space="preserve">Figura </w:t>
      </w:r>
      <w:r w:rsidR="00050570" w:rsidRPr="00C2181A">
        <w:rPr>
          <w:rFonts w:ascii="Arial" w:hAnsi="Arial" w:cs="Arial"/>
        </w:rPr>
        <w:fldChar w:fldCharType="begin"/>
      </w:r>
      <w:r w:rsidR="00D37675" w:rsidRPr="00C2181A">
        <w:rPr>
          <w:rFonts w:ascii="Arial" w:hAnsi="Arial" w:cs="Arial"/>
        </w:rPr>
        <w:instrText xml:space="preserve"> SEQ Figura \* ARABIC </w:instrText>
      </w:r>
      <w:r w:rsidR="00050570" w:rsidRPr="00C2181A">
        <w:rPr>
          <w:rFonts w:ascii="Arial" w:hAnsi="Arial" w:cs="Arial"/>
        </w:rPr>
        <w:fldChar w:fldCharType="separate"/>
      </w:r>
      <w:r w:rsidR="006342DE">
        <w:rPr>
          <w:rFonts w:ascii="Arial" w:hAnsi="Arial" w:cs="Arial"/>
          <w:noProof/>
        </w:rPr>
        <w:t>8</w:t>
      </w:r>
      <w:r w:rsidR="00050570" w:rsidRPr="00C2181A">
        <w:rPr>
          <w:rFonts w:ascii="Arial" w:hAnsi="Arial" w:cs="Arial"/>
        </w:rPr>
        <w:fldChar w:fldCharType="end"/>
      </w:r>
      <w:bookmarkEnd w:id="111"/>
      <w:r w:rsidRPr="00C2181A">
        <w:rPr>
          <w:rFonts w:ascii="Arial" w:hAnsi="Arial" w:cs="Arial"/>
        </w:rPr>
        <w:t xml:space="preserve"> Posicionamiento Global idea básica</w:t>
      </w:r>
    </w:p>
    <w:p w:rsidR="001D3C37" w:rsidRPr="00C2181A" w:rsidRDefault="001D3C37">
      <w:pPr>
        <w:pStyle w:val="Ttulo3"/>
      </w:pPr>
      <w:bookmarkStart w:id="112" w:name="_Toc371087601"/>
      <w:bookmarkStart w:id="113" w:name="_Toc374567347"/>
      <w:bookmarkStart w:id="114" w:name="_Toc379923969"/>
      <w:r w:rsidRPr="00C2181A">
        <w:t>Medición del Pseudorango</w:t>
      </w:r>
      <w:bookmarkEnd w:id="112"/>
      <w:bookmarkEnd w:id="113"/>
      <w:bookmarkEnd w:id="114"/>
    </w:p>
    <w:p w:rsidR="001D3C37" w:rsidRPr="00C2181A" w:rsidRDefault="001D3C37" w:rsidP="00C365A4">
      <w:r w:rsidRPr="00C2181A">
        <w:t>El pseudorango es una medida del rango, o distancia entre el receptor y el satélite GPS, los rangos del receptor al satélite que son necesarios para el cálculo de la posición. Tanto el código P o el código C/A puede ser usado para medir el pseudorango. El procedimiento que determina la distancia del GPS o pseudorango puede ser descrito de la siguiente manera: suponer por un momento que ambos relojes del satélite y el receptor, los cuales generan la señal de control estén perfectamente sincronizados uno con otro, cuando el código PRN es transmitido del satélite, el receptor genera una réplica exacta de este código.</w:t>
      </w:r>
    </w:p>
    <w:p w:rsidR="001D3C37" w:rsidRPr="00C2181A" w:rsidRDefault="001D3C37" w:rsidP="00C365A4">
      <w:r w:rsidRPr="00C2181A">
        <w:t>Después de un tiempo equivalente al tiempo de viaje de la señal en el espacio, el código transmitido será captado por el receptor. Comparando el código transmitido y su réplica, el receptor puede calcular el tiempo de viaje de la señal. Multiplicando el tiempo de viaje por la velocidad de la luz (299 729 458 m/</w:t>
      </w:r>
      <w:proofErr w:type="spellStart"/>
      <w:r w:rsidRPr="00C2181A">
        <w:t>seg</w:t>
      </w:r>
      <w:proofErr w:type="spellEnd"/>
      <w:r w:rsidRPr="00C2181A">
        <w:t>.), se obtendrá el rango entre el satélite y el receptor.</w:t>
      </w:r>
    </w:p>
    <w:p w:rsidR="001D3C37" w:rsidRPr="00C2181A" w:rsidRDefault="001D3C37" w:rsidP="00C365A4">
      <w:r w:rsidRPr="00C2181A">
        <w:lastRenderedPageBreak/>
        <w:t>Desafortunadamente, la suposición de que el receptor y el satélite tienen sincronizados los relojes no es verdadero. Realmente el rango de medida es contaminado con otros errores y predisposiciones como el error de sincronización entre el satélite y el reloj del GPS receptor. Por esta razón, la medición es referida al pseudorango. [7]</w:t>
      </w:r>
    </w:p>
    <w:p w:rsidR="001D3C37" w:rsidRPr="00C2181A" w:rsidRDefault="001D3C37">
      <w:pPr>
        <w:pStyle w:val="Ttulo3"/>
      </w:pPr>
      <w:bookmarkStart w:id="115" w:name="_Toc371087602"/>
      <w:bookmarkStart w:id="116" w:name="_Toc374567348"/>
      <w:bookmarkStart w:id="117" w:name="_Toc379923970"/>
      <w:r w:rsidRPr="00C2181A">
        <w:t>Concepto de Localización por medio del GPS</w:t>
      </w:r>
      <w:bookmarkEnd w:id="115"/>
      <w:bookmarkEnd w:id="116"/>
      <w:bookmarkEnd w:id="117"/>
    </w:p>
    <w:p w:rsidR="001D3C37" w:rsidRPr="00C2181A" w:rsidRDefault="001D3C37" w:rsidP="00C365A4">
      <w:r w:rsidRPr="00C2181A">
        <w:t>Cuando se conoce el tiempo que una señal es transmitida y se mide el tiempo que tarda la señal en ser recibida, un tiempo después, este intervalo es conocido como el tiempo de Arribo TDA.</w:t>
      </w:r>
    </w:p>
    <w:p w:rsidR="001D3C37" w:rsidRPr="00C2181A" w:rsidRDefault="001D3C37" w:rsidP="00C365A4">
      <w:r w:rsidRPr="00C2181A">
        <w:t>Las posiciones de los GPS son controladas por el Segmento de Control (como se mencionó anteriormente), y cada satélite envía su posición en sus mensajes. El Segmento de Control mantiene síncronos los tiempos de los satélites. Suponiendo que el receptor con antena tiene un reloj atómico síncrono también, y todos los satélites junto con el receptor están sincronizados. Si se sabe la velocidad de la luz (30 cm/</w:t>
      </w:r>
      <w:proofErr w:type="spellStart"/>
      <w:r w:rsidRPr="00C2181A">
        <w:t>ns</w:t>
      </w:r>
      <w:proofErr w:type="spellEnd"/>
      <w:r w:rsidRPr="00C2181A">
        <w:t xml:space="preserve">); entonces se puede conocer el tiempo que le toma a la señal (línea recta) para llegar al receptor GPS. Si se conoce el tiempo que las señales (líneas rectas) de cada uno de los satélites ocupan para arribar al receptor GPS, entonces se puede calcular la longitud de cada línea recta, la cual es TDA veces la velocidad de la luz. Si las posiciones de los satélites son conocidas a un metro y los 4 relojes están sincronizados mejor que 3 </w:t>
      </w:r>
      <w:proofErr w:type="spellStart"/>
      <w:r w:rsidRPr="00C2181A">
        <w:t>ns</w:t>
      </w:r>
      <w:proofErr w:type="spellEnd"/>
      <w:r w:rsidRPr="00C2181A">
        <w:t>, la posición del receptor GPS puede ser calculada con una precisión menor a un metro.</w:t>
      </w:r>
    </w:p>
    <w:p w:rsidR="001D3C37" w:rsidRPr="00C2181A" w:rsidRDefault="001D3C37" w:rsidP="00C365A4">
      <w:pPr>
        <w:rPr>
          <w:b/>
          <w:bCs/>
        </w:rPr>
      </w:pPr>
      <w:r w:rsidRPr="00C2181A">
        <w:t xml:space="preserve">Sin embargo, el uso de un reloj atómico en el receptor GPS es muy costoso y espacioso. Como solución a este problema se utiliza el 4° satélite para calcular el tiempo, la altitud, latitud y longitud del receptor. Cada línea recta (vector) produce 4 ecuaciones y existen 4 incógnitas: </w:t>
      </w:r>
      <w:r w:rsidRPr="00C2181A">
        <w:rPr>
          <w:b/>
          <w:bCs/>
        </w:rPr>
        <w:t>x</w:t>
      </w:r>
      <w:r w:rsidRPr="00C2181A">
        <w:t xml:space="preserve">, </w:t>
      </w:r>
      <w:r w:rsidRPr="00C2181A">
        <w:rPr>
          <w:b/>
          <w:bCs/>
        </w:rPr>
        <w:t>y</w:t>
      </w:r>
      <w:r w:rsidRPr="00C2181A">
        <w:t xml:space="preserve">, </w:t>
      </w:r>
      <w:r w:rsidRPr="00C2181A">
        <w:rPr>
          <w:b/>
          <w:bCs/>
        </w:rPr>
        <w:t>z</w:t>
      </w:r>
      <w:r w:rsidRPr="00C2181A">
        <w:t xml:space="preserve"> y </w:t>
      </w:r>
      <w:r w:rsidRPr="00C2181A">
        <w:rPr>
          <w:b/>
          <w:bCs/>
        </w:rPr>
        <w:t>t.</w:t>
      </w:r>
    </w:p>
    <w:p w:rsidR="001D3C37" w:rsidRPr="00C2181A" w:rsidRDefault="00EA0594">
      <w:pPr>
        <w:keepNext/>
        <w:jc w:val="center"/>
      </w:pPr>
      <w:r>
        <w:rPr>
          <w:noProof/>
          <w:lang w:eastAsia="es-MX"/>
        </w:rPr>
        <w:lastRenderedPageBreak/>
        <w:drawing>
          <wp:inline distT="0" distB="0" distL="0" distR="0">
            <wp:extent cx="2837815" cy="2837815"/>
            <wp:effectExtent l="0" t="0" r="635" b="635"/>
            <wp:docPr id="11" name="Imagen 11" descr="http://mason.gmu.edu/~hsyed1/math447/p2/images/g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ason.gmu.edu/~hsyed1/math447/p2/images/gp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7815" cy="2837815"/>
                    </a:xfrm>
                    <a:prstGeom prst="rect">
                      <a:avLst/>
                    </a:prstGeom>
                    <a:noFill/>
                    <a:ln>
                      <a:noFill/>
                    </a:ln>
                  </pic:spPr>
                </pic:pic>
              </a:graphicData>
            </a:graphic>
          </wp:inline>
        </w:drawing>
      </w:r>
    </w:p>
    <w:p w:rsidR="001D3C37" w:rsidRPr="00C2181A" w:rsidRDefault="001D3C37">
      <w:pPr>
        <w:pStyle w:val="Epgrafe"/>
        <w:jc w:val="center"/>
        <w:rPr>
          <w:rFonts w:ascii="Arial" w:hAnsi="Arial" w:cs="Arial"/>
        </w:rPr>
      </w:pPr>
      <w:bookmarkStart w:id="118" w:name="_Ref371072406"/>
      <w:r w:rsidRPr="00C2181A">
        <w:rPr>
          <w:rFonts w:ascii="Arial" w:hAnsi="Arial" w:cs="Arial"/>
        </w:rPr>
        <w:t xml:space="preserve">Figura </w:t>
      </w:r>
      <w:r w:rsidR="00050570" w:rsidRPr="00C2181A">
        <w:rPr>
          <w:rFonts w:ascii="Arial" w:hAnsi="Arial" w:cs="Arial"/>
        </w:rPr>
        <w:fldChar w:fldCharType="begin"/>
      </w:r>
      <w:r w:rsidR="00D37675" w:rsidRPr="00C2181A">
        <w:rPr>
          <w:rFonts w:ascii="Arial" w:hAnsi="Arial" w:cs="Arial"/>
        </w:rPr>
        <w:instrText xml:space="preserve"> SEQ Figura \* ARABIC </w:instrText>
      </w:r>
      <w:r w:rsidR="00050570" w:rsidRPr="00C2181A">
        <w:rPr>
          <w:rFonts w:ascii="Arial" w:hAnsi="Arial" w:cs="Arial"/>
        </w:rPr>
        <w:fldChar w:fldCharType="separate"/>
      </w:r>
      <w:r w:rsidR="006342DE">
        <w:rPr>
          <w:rFonts w:ascii="Arial" w:hAnsi="Arial" w:cs="Arial"/>
          <w:noProof/>
        </w:rPr>
        <w:t>9</w:t>
      </w:r>
      <w:r w:rsidR="00050570" w:rsidRPr="00C2181A">
        <w:rPr>
          <w:rFonts w:ascii="Arial" w:hAnsi="Arial" w:cs="Arial"/>
        </w:rPr>
        <w:fldChar w:fldCharType="end"/>
      </w:r>
      <w:bookmarkEnd w:id="118"/>
      <w:r w:rsidRPr="00C2181A">
        <w:rPr>
          <w:rFonts w:ascii="Arial" w:hAnsi="Arial" w:cs="Arial"/>
        </w:rPr>
        <w:t xml:space="preserve"> Localización con 4 satélites</w:t>
      </w:r>
    </w:p>
    <w:p w:rsidR="001D3C37" w:rsidRPr="00C2181A" w:rsidRDefault="001D3C37" w:rsidP="00C365A4">
      <w:r w:rsidRPr="00C2181A">
        <w:t>Con ello el receptor sólo necesita un reloj de cuarzo estable, el cual puede ser fácilmente usado para medir las diferencias en tiempo de los TDA de cada una de las señales recibidas con una precisión de 1ns.</w:t>
      </w:r>
    </w:p>
    <w:p w:rsidR="001D3C37" w:rsidRPr="00C2181A" w:rsidRDefault="001D3C37" w:rsidP="00C365A4">
      <w:r w:rsidRPr="00C2181A">
        <w:t xml:space="preserve">El error de reloj para este receptor no caro puede ser calculado usando los datos de los 4 satélites. En otras palabras, existirán esferas rodeando a los satélites hacia el receptor GPS Ver </w:t>
      </w:r>
      <w:r w:rsidR="00780CD9">
        <w:fldChar w:fldCharType="begin"/>
      </w:r>
      <w:r w:rsidR="00780CD9">
        <w:instrText xml:space="preserve"> REF _Ref371072406 \h  \* MERGEFORMAT </w:instrText>
      </w:r>
      <w:r w:rsidR="00780CD9">
        <w:fldChar w:fldCharType="separate"/>
      </w:r>
      <w:r w:rsidR="006342DE" w:rsidRPr="00C2181A">
        <w:t xml:space="preserve">Figura </w:t>
      </w:r>
      <w:r w:rsidR="006342DE">
        <w:t>9</w:t>
      </w:r>
      <w:r w:rsidR="00780CD9">
        <w:fldChar w:fldCharType="end"/>
      </w:r>
      <w:r w:rsidRPr="00C2181A">
        <w:t>.</w:t>
      </w:r>
    </w:p>
    <w:p w:rsidR="001D3C37" w:rsidRPr="00C2181A" w:rsidRDefault="001D3C37" w:rsidP="00C365A4">
      <w:r w:rsidRPr="00C2181A">
        <w:t>El radio de cada esfera será el de la distancia recorrida calculada. Para que esto suceda, el tiempo usado en el receptor debe ser síncrono al tiempo GPS, y de esta forma las 4 esferas se interceptarán y lograrán indicar la posición exacta.</w:t>
      </w:r>
    </w:p>
    <w:p w:rsidR="001D3C37" w:rsidRPr="00C2181A" w:rsidRDefault="001D3C37" w:rsidP="00653B48">
      <w:pPr>
        <w:pStyle w:val="Ttulo3"/>
      </w:pPr>
      <w:r w:rsidRPr="00C2181A">
        <w:br w:type="page"/>
      </w:r>
      <w:bookmarkStart w:id="119" w:name="_Toc371087603"/>
      <w:bookmarkStart w:id="120" w:name="_Toc374567349"/>
      <w:bookmarkStart w:id="121" w:name="_Toc379923971"/>
      <w:r w:rsidRPr="00C2181A">
        <w:lastRenderedPageBreak/>
        <w:t>Cálculo de Posición y Tiempo</w:t>
      </w:r>
      <w:bookmarkEnd w:id="119"/>
      <w:bookmarkEnd w:id="120"/>
      <w:bookmarkEnd w:id="121"/>
    </w:p>
    <w:p w:rsidR="001D3C37" w:rsidRPr="00C2181A" w:rsidRDefault="001D3C37" w:rsidP="00C365A4">
      <w:r w:rsidRPr="00C2181A">
        <w:t>Una vez que el receptor comienza a localizar a los 4 satélites recibiendo las secuencias PRN de cada uno y generando los valores TDA, el procesador de datos se hace cargo. Este procesador de datos muestrea los valores TDA para cada uno de los 4 satélites y los multiplica por la velocidad de la luz para producir 4 mediciones pseudoaleatorias.</w:t>
      </w:r>
    </w:p>
    <w:p w:rsidR="001D3C37" w:rsidRPr="00C2181A" w:rsidRDefault="001D3C37" w:rsidP="00C365A4">
      <w:r w:rsidRPr="00C2181A">
        <w:t>El procesador compensa las mediciones pseudoaleatorias para los errores  determinísticos, incluyendo las diferencias en tiempo entre los relojes de satélites individuales y el GPS, la distorsión de las señales atmosféricas, efectos de relatividad y ruido del receptor internamente generado. El procesador de datos del receptor obtiene la información necesaria para realizar estas compensaciones del mensaje de datos de navegación.</w:t>
      </w:r>
    </w:p>
    <w:p w:rsidR="001D3C37" w:rsidRDefault="001D3C37" w:rsidP="00C365A4">
      <w:r w:rsidRPr="00C2181A">
        <w:t>Después, el procesador de datos resuelve las siguientes ecuaciones para calcular la posición/tiempo:</w:t>
      </w:r>
    </w:p>
    <w:p w:rsidR="00D14DAC" w:rsidRPr="00C2181A" w:rsidRDefault="00D14DAC" w:rsidP="00C365A4"/>
    <w:p w:rsidR="00D14DAC" w:rsidRPr="002C63B4" w:rsidRDefault="001705E2" w:rsidP="00D14DAC">
      <w:pPr>
        <w:rPr>
          <w:sz w:val="28"/>
          <w:szCs w:val="28"/>
          <w:bdr w:val="none" w:sz="0" w:space="0" w:color="auto" w:frame="1"/>
        </w:rPr>
      </w:pPr>
      <m:oMathPara>
        <m:oMath>
          <m:sSup>
            <m:sSupPr>
              <m:ctrlPr>
                <w:rPr>
                  <w:rFonts w:ascii="Cambria Math" w:hAnsi="Cambria Math"/>
                  <w:i/>
                  <w:sz w:val="28"/>
                  <w:szCs w:val="28"/>
                  <w:bdr w:val="none" w:sz="0" w:space="0" w:color="auto" w:frame="1"/>
                </w:rPr>
              </m:ctrlPr>
            </m:sSupPr>
            <m:e>
              <m:d>
                <m:dPr>
                  <m:ctrlPr>
                    <w:rPr>
                      <w:rFonts w:ascii="Cambria Math" w:hAnsi="Cambria Math"/>
                      <w:i/>
                      <w:sz w:val="28"/>
                      <w:szCs w:val="28"/>
                      <w:bdr w:val="none" w:sz="0" w:space="0" w:color="auto" w:frame="1"/>
                    </w:rPr>
                  </m:ctrlPr>
                </m:dPr>
                <m:e>
                  <m:sSub>
                    <m:sSubPr>
                      <m:ctrlPr>
                        <w:rPr>
                          <w:rFonts w:ascii="Cambria Math" w:hAnsi="Cambria Math"/>
                          <w:i/>
                          <w:sz w:val="28"/>
                          <w:szCs w:val="28"/>
                          <w:bdr w:val="none" w:sz="0" w:space="0" w:color="auto" w:frame="1"/>
                        </w:rPr>
                      </m:ctrlPr>
                    </m:sSubPr>
                    <m:e>
                      <m:r>
                        <w:rPr>
                          <w:rFonts w:ascii="Cambria Math" w:hAnsi="Cambria Math"/>
                          <w:sz w:val="28"/>
                          <w:szCs w:val="28"/>
                          <w:bdr w:val="none" w:sz="0" w:space="0" w:color="auto" w:frame="1"/>
                        </w:rPr>
                        <m:t>X</m:t>
                      </m:r>
                    </m:e>
                    <m:sub>
                      <m:r>
                        <w:rPr>
                          <w:rFonts w:ascii="Cambria Math" w:hAnsi="Cambria Math"/>
                          <w:sz w:val="28"/>
                          <w:szCs w:val="28"/>
                          <w:bdr w:val="none" w:sz="0" w:space="0" w:color="auto" w:frame="1"/>
                        </w:rPr>
                        <m:t>1</m:t>
                      </m:r>
                    </m:sub>
                  </m:sSub>
                  <m:r>
                    <w:rPr>
                      <w:rFonts w:ascii="Cambria Math" w:hAnsi="Cambria Math"/>
                      <w:sz w:val="28"/>
                      <w:szCs w:val="28"/>
                      <w:bdr w:val="none" w:sz="0" w:space="0" w:color="auto" w:frame="1"/>
                    </w:rPr>
                    <m:t>-</m:t>
                  </m:r>
                  <m:sSub>
                    <m:sSubPr>
                      <m:ctrlPr>
                        <w:rPr>
                          <w:rFonts w:ascii="Cambria Math" w:hAnsi="Cambria Math"/>
                          <w:i/>
                          <w:sz w:val="28"/>
                          <w:szCs w:val="28"/>
                          <w:bdr w:val="none" w:sz="0" w:space="0" w:color="auto" w:frame="1"/>
                        </w:rPr>
                      </m:ctrlPr>
                    </m:sSubPr>
                    <m:e>
                      <m:r>
                        <w:rPr>
                          <w:rFonts w:ascii="Cambria Math" w:hAnsi="Cambria Math"/>
                          <w:sz w:val="28"/>
                          <w:szCs w:val="28"/>
                          <w:bdr w:val="none" w:sz="0" w:space="0" w:color="auto" w:frame="1"/>
                        </w:rPr>
                        <m:t>U</m:t>
                      </m:r>
                    </m:e>
                    <m:sub>
                      <m:r>
                        <w:rPr>
                          <w:rFonts w:ascii="Cambria Math" w:hAnsi="Cambria Math"/>
                          <w:sz w:val="28"/>
                          <w:szCs w:val="28"/>
                          <w:bdr w:val="none" w:sz="0" w:space="0" w:color="auto" w:frame="1"/>
                        </w:rPr>
                        <m:t>X</m:t>
                      </m:r>
                    </m:sub>
                  </m:sSub>
                </m:e>
              </m:d>
            </m:e>
            <m:sup>
              <m:r>
                <w:rPr>
                  <w:rFonts w:ascii="Cambria Math" w:hAnsi="Cambria Math"/>
                  <w:sz w:val="28"/>
                  <w:szCs w:val="28"/>
                  <w:bdr w:val="none" w:sz="0" w:space="0" w:color="auto" w:frame="1"/>
                </w:rPr>
                <m:t>2</m:t>
              </m:r>
            </m:sup>
          </m:sSup>
          <m:r>
            <w:rPr>
              <w:rFonts w:ascii="Cambria Math" w:hAnsi="Cambria Math"/>
              <w:sz w:val="28"/>
              <w:szCs w:val="28"/>
              <w:bdr w:val="none" w:sz="0" w:space="0" w:color="auto" w:frame="1"/>
            </w:rPr>
            <m:t>+</m:t>
          </m:r>
          <m:sSup>
            <m:sSupPr>
              <m:ctrlPr>
                <w:rPr>
                  <w:rFonts w:ascii="Cambria Math" w:hAnsi="Cambria Math"/>
                  <w:i/>
                  <w:sz w:val="28"/>
                  <w:szCs w:val="28"/>
                  <w:bdr w:val="none" w:sz="0" w:space="0" w:color="auto" w:frame="1"/>
                </w:rPr>
              </m:ctrlPr>
            </m:sSupPr>
            <m:e>
              <m:d>
                <m:dPr>
                  <m:ctrlPr>
                    <w:rPr>
                      <w:rFonts w:ascii="Cambria Math" w:hAnsi="Cambria Math"/>
                      <w:i/>
                      <w:sz w:val="28"/>
                      <w:szCs w:val="28"/>
                      <w:bdr w:val="none" w:sz="0" w:space="0" w:color="auto" w:frame="1"/>
                    </w:rPr>
                  </m:ctrlPr>
                </m:dPr>
                <m:e>
                  <m:sSub>
                    <m:sSubPr>
                      <m:ctrlPr>
                        <w:rPr>
                          <w:rFonts w:ascii="Cambria Math" w:hAnsi="Cambria Math"/>
                          <w:i/>
                          <w:sz w:val="28"/>
                          <w:szCs w:val="28"/>
                          <w:bdr w:val="none" w:sz="0" w:space="0" w:color="auto" w:frame="1"/>
                        </w:rPr>
                      </m:ctrlPr>
                    </m:sSubPr>
                    <m:e>
                      <m:r>
                        <w:rPr>
                          <w:rFonts w:ascii="Cambria Math" w:hAnsi="Cambria Math"/>
                          <w:sz w:val="28"/>
                          <w:szCs w:val="28"/>
                          <w:bdr w:val="none" w:sz="0" w:space="0" w:color="auto" w:frame="1"/>
                        </w:rPr>
                        <m:t>Y</m:t>
                      </m:r>
                    </m:e>
                    <m:sub>
                      <m:r>
                        <w:rPr>
                          <w:rFonts w:ascii="Cambria Math" w:hAnsi="Cambria Math"/>
                          <w:sz w:val="28"/>
                          <w:szCs w:val="28"/>
                          <w:bdr w:val="none" w:sz="0" w:space="0" w:color="auto" w:frame="1"/>
                        </w:rPr>
                        <m:t>1</m:t>
                      </m:r>
                    </m:sub>
                  </m:sSub>
                  <m:r>
                    <w:rPr>
                      <w:rFonts w:ascii="Cambria Math" w:hAnsi="Cambria Math"/>
                      <w:sz w:val="28"/>
                      <w:szCs w:val="28"/>
                      <w:bdr w:val="none" w:sz="0" w:space="0" w:color="auto" w:frame="1"/>
                    </w:rPr>
                    <m:t>-</m:t>
                  </m:r>
                  <m:sSub>
                    <m:sSubPr>
                      <m:ctrlPr>
                        <w:rPr>
                          <w:rFonts w:ascii="Cambria Math" w:hAnsi="Cambria Math"/>
                          <w:i/>
                          <w:sz w:val="28"/>
                          <w:szCs w:val="28"/>
                          <w:bdr w:val="none" w:sz="0" w:space="0" w:color="auto" w:frame="1"/>
                        </w:rPr>
                      </m:ctrlPr>
                    </m:sSubPr>
                    <m:e>
                      <m:r>
                        <w:rPr>
                          <w:rFonts w:ascii="Cambria Math" w:hAnsi="Cambria Math"/>
                          <w:sz w:val="28"/>
                          <w:szCs w:val="28"/>
                          <w:bdr w:val="none" w:sz="0" w:space="0" w:color="auto" w:frame="1"/>
                        </w:rPr>
                        <m:t>U</m:t>
                      </m:r>
                    </m:e>
                    <m:sub>
                      <m:r>
                        <w:rPr>
                          <w:rFonts w:ascii="Cambria Math" w:hAnsi="Cambria Math"/>
                          <w:sz w:val="28"/>
                          <w:szCs w:val="28"/>
                          <w:bdr w:val="none" w:sz="0" w:space="0" w:color="auto" w:frame="1"/>
                        </w:rPr>
                        <m:t>Y</m:t>
                      </m:r>
                    </m:sub>
                  </m:sSub>
                </m:e>
              </m:d>
            </m:e>
            <m:sup>
              <m:r>
                <w:rPr>
                  <w:rFonts w:ascii="Cambria Math" w:hAnsi="Cambria Math"/>
                  <w:sz w:val="28"/>
                  <w:szCs w:val="28"/>
                  <w:bdr w:val="none" w:sz="0" w:space="0" w:color="auto" w:frame="1"/>
                </w:rPr>
                <m:t>2</m:t>
              </m:r>
            </m:sup>
          </m:sSup>
          <m:r>
            <w:rPr>
              <w:rFonts w:ascii="Cambria Math" w:hAnsi="Cambria Math"/>
              <w:sz w:val="28"/>
              <w:szCs w:val="28"/>
              <w:bdr w:val="none" w:sz="0" w:space="0" w:color="auto" w:frame="1"/>
            </w:rPr>
            <m:t>+</m:t>
          </m:r>
          <m:sSup>
            <m:sSupPr>
              <m:ctrlPr>
                <w:rPr>
                  <w:rFonts w:ascii="Cambria Math" w:hAnsi="Cambria Math"/>
                  <w:i/>
                  <w:sz w:val="28"/>
                  <w:szCs w:val="28"/>
                  <w:bdr w:val="none" w:sz="0" w:space="0" w:color="auto" w:frame="1"/>
                </w:rPr>
              </m:ctrlPr>
            </m:sSupPr>
            <m:e>
              <m:d>
                <m:dPr>
                  <m:ctrlPr>
                    <w:rPr>
                      <w:rFonts w:ascii="Cambria Math" w:hAnsi="Cambria Math"/>
                      <w:i/>
                      <w:sz w:val="28"/>
                      <w:szCs w:val="28"/>
                      <w:bdr w:val="none" w:sz="0" w:space="0" w:color="auto" w:frame="1"/>
                    </w:rPr>
                  </m:ctrlPr>
                </m:dPr>
                <m:e>
                  <m:sSub>
                    <m:sSubPr>
                      <m:ctrlPr>
                        <w:rPr>
                          <w:rFonts w:ascii="Cambria Math" w:hAnsi="Cambria Math"/>
                          <w:i/>
                          <w:sz w:val="28"/>
                          <w:szCs w:val="28"/>
                          <w:bdr w:val="none" w:sz="0" w:space="0" w:color="auto" w:frame="1"/>
                        </w:rPr>
                      </m:ctrlPr>
                    </m:sSubPr>
                    <m:e>
                      <m:r>
                        <w:rPr>
                          <w:rFonts w:ascii="Cambria Math" w:hAnsi="Cambria Math"/>
                          <w:sz w:val="28"/>
                          <w:szCs w:val="28"/>
                          <w:bdr w:val="none" w:sz="0" w:space="0" w:color="auto" w:frame="1"/>
                        </w:rPr>
                        <m:t>Z</m:t>
                      </m:r>
                    </m:e>
                    <m:sub>
                      <m:r>
                        <w:rPr>
                          <w:rFonts w:ascii="Cambria Math" w:hAnsi="Cambria Math"/>
                          <w:sz w:val="28"/>
                          <w:szCs w:val="28"/>
                          <w:bdr w:val="none" w:sz="0" w:space="0" w:color="auto" w:frame="1"/>
                        </w:rPr>
                        <m:t>1</m:t>
                      </m:r>
                    </m:sub>
                  </m:sSub>
                  <m:r>
                    <w:rPr>
                      <w:rFonts w:ascii="Cambria Math" w:hAnsi="Cambria Math"/>
                      <w:sz w:val="28"/>
                      <w:szCs w:val="28"/>
                      <w:bdr w:val="none" w:sz="0" w:space="0" w:color="auto" w:frame="1"/>
                    </w:rPr>
                    <m:t>-</m:t>
                  </m:r>
                  <m:sSub>
                    <m:sSubPr>
                      <m:ctrlPr>
                        <w:rPr>
                          <w:rFonts w:ascii="Cambria Math" w:hAnsi="Cambria Math"/>
                          <w:i/>
                          <w:sz w:val="28"/>
                          <w:szCs w:val="28"/>
                          <w:bdr w:val="none" w:sz="0" w:space="0" w:color="auto" w:frame="1"/>
                        </w:rPr>
                      </m:ctrlPr>
                    </m:sSubPr>
                    <m:e>
                      <m:r>
                        <w:rPr>
                          <w:rFonts w:ascii="Cambria Math" w:hAnsi="Cambria Math"/>
                          <w:sz w:val="28"/>
                          <w:szCs w:val="28"/>
                          <w:bdr w:val="none" w:sz="0" w:space="0" w:color="auto" w:frame="1"/>
                        </w:rPr>
                        <m:t>U</m:t>
                      </m:r>
                    </m:e>
                    <m:sub>
                      <m:r>
                        <w:rPr>
                          <w:rFonts w:ascii="Cambria Math" w:hAnsi="Cambria Math"/>
                          <w:sz w:val="28"/>
                          <w:szCs w:val="28"/>
                          <w:bdr w:val="none" w:sz="0" w:space="0" w:color="auto" w:frame="1"/>
                        </w:rPr>
                        <m:t>Z</m:t>
                      </m:r>
                    </m:sub>
                  </m:sSub>
                </m:e>
              </m:d>
            </m:e>
            <m:sup>
              <m:r>
                <w:rPr>
                  <w:rFonts w:ascii="Cambria Math" w:hAnsi="Cambria Math"/>
                  <w:sz w:val="28"/>
                  <w:szCs w:val="28"/>
                  <w:bdr w:val="none" w:sz="0" w:space="0" w:color="auto" w:frame="1"/>
                </w:rPr>
                <m:t>2</m:t>
              </m:r>
            </m:sup>
          </m:sSup>
          <m:r>
            <w:rPr>
              <w:rFonts w:ascii="Cambria Math" w:hAnsi="Cambria Math"/>
              <w:sz w:val="28"/>
              <w:szCs w:val="28"/>
              <w:bdr w:val="none" w:sz="0" w:space="0" w:color="auto" w:frame="1"/>
            </w:rPr>
            <m:t>=</m:t>
          </m:r>
          <m:sSup>
            <m:sSupPr>
              <m:ctrlPr>
                <w:rPr>
                  <w:rFonts w:ascii="Cambria Math" w:hAnsi="Cambria Math"/>
                  <w:i/>
                  <w:sz w:val="28"/>
                  <w:szCs w:val="28"/>
                  <w:bdr w:val="none" w:sz="0" w:space="0" w:color="auto" w:frame="1"/>
                </w:rPr>
              </m:ctrlPr>
            </m:sSupPr>
            <m:e>
              <m:d>
                <m:dPr>
                  <m:ctrlPr>
                    <w:rPr>
                      <w:rFonts w:ascii="Cambria Math" w:hAnsi="Cambria Math"/>
                      <w:i/>
                      <w:sz w:val="28"/>
                      <w:szCs w:val="28"/>
                      <w:bdr w:val="none" w:sz="0" w:space="0" w:color="auto" w:frame="1"/>
                    </w:rPr>
                  </m:ctrlPr>
                </m:dPr>
                <m:e>
                  <m:sSub>
                    <m:sSubPr>
                      <m:ctrlPr>
                        <w:rPr>
                          <w:rFonts w:ascii="Cambria Math" w:hAnsi="Cambria Math"/>
                          <w:i/>
                          <w:sz w:val="28"/>
                          <w:szCs w:val="28"/>
                          <w:bdr w:val="none" w:sz="0" w:space="0" w:color="auto" w:frame="1"/>
                        </w:rPr>
                      </m:ctrlPr>
                    </m:sSubPr>
                    <m:e>
                      <m:r>
                        <w:rPr>
                          <w:rFonts w:ascii="Cambria Math" w:hAnsi="Cambria Math"/>
                          <w:sz w:val="28"/>
                          <w:szCs w:val="28"/>
                          <w:bdr w:val="none" w:sz="0" w:space="0" w:color="auto" w:frame="1"/>
                        </w:rPr>
                        <m:t>PR</m:t>
                      </m:r>
                    </m:e>
                    <m:sub>
                      <m:r>
                        <w:rPr>
                          <w:rFonts w:ascii="Cambria Math" w:hAnsi="Cambria Math"/>
                          <w:sz w:val="28"/>
                          <w:szCs w:val="28"/>
                          <w:bdr w:val="none" w:sz="0" w:space="0" w:color="auto" w:frame="1"/>
                        </w:rPr>
                        <m:t>1</m:t>
                      </m:r>
                    </m:sub>
                  </m:sSub>
                  <m:r>
                    <w:rPr>
                      <w:rFonts w:ascii="Cambria Math" w:hAnsi="Cambria Math"/>
                      <w:sz w:val="28"/>
                      <w:szCs w:val="28"/>
                      <w:bdr w:val="none" w:sz="0" w:space="0" w:color="auto" w:frame="1"/>
                    </w:rPr>
                    <m:t>-CB*c</m:t>
                  </m:r>
                </m:e>
              </m:d>
            </m:e>
            <m:sup>
              <m:r>
                <w:rPr>
                  <w:rFonts w:ascii="Cambria Math" w:hAnsi="Cambria Math"/>
                  <w:sz w:val="28"/>
                  <w:szCs w:val="28"/>
                  <w:bdr w:val="none" w:sz="0" w:space="0" w:color="auto" w:frame="1"/>
                </w:rPr>
                <m:t>2</m:t>
              </m:r>
            </m:sup>
          </m:sSup>
        </m:oMath>
      </m:oMathPara>
    </w:p>
    <w:p w:rsidR="00D14DAC" w:rsidRPr="002C63B4" w:rsidRDefault="001705E2" w:rsidP="00D14DAC">
      <w:pPr>
        <w:rPr>
          <w:sz w:val="28"/>
          <w:szCs w:val="28"/>
          <w:bdr w:val="none" w:sz="0" w:space="0" w:color="auto" w:frame="1"/>
        </w:rPr>
      </w:pPr>
      <m:oMathPara>
        <m:oMath>
          <m:sSup>
            <m:sSupPr>
              <m:ctrlPr>
                <w:rPr>
                  <w:rFonts w:ascii="Cambria Math" w:hAnsi="Cambria Math"/>
                  <w:i/>
                  <w:sz w:val="28"/>
                  <w:szCs w:val="28"/>
                  <w:bdr w:val="none" w:sz="0" w:space="0" w:color="auto" w:frame="1"/>
                </w:rPr>
              </m:ctrlPr>
            </m:sSupPr>
            <m:e>
              <m:d>
                <m:dPr>
                  <m:ctrlPr>
                    <w:rPr>
                      <w:rFonts w:ascii="Cambria Math" w:hAnsi="Cambria Math"/>
                      <w:i/>
                      <w:sz w:val="28"/>
                      <w:szCs w:val="28"/>
                      <w:bdr w:val="none" w:sz="0" w:space="0" w:color="auto" w:frame="1"/>
                    </w:rPr>
                  </m:ctrlPr>
                </m:dPr>
                <m:e>
                  <m:sSub>
                    <m:sSubPr>
                      <m:ctrlPr>
                        <w:rPr>
                          <w:rFonts w:ascii="Cambria Math" w:hAnsi="Cambria Math"/>
                          <w:i/>
                          <w:sz w:val="28"/>
                          <w:szCs w:val="28"/>
                          <w:bdr w:val="none" w:sz="0" w:space="0" w:color="auto" w:frame="1"/>
                        </w:rPr>
                      </m:ctrlPr>
                    </m:sSubPr>
                    <m:e>
                      <m:r>
                        <w:rPr>
                          <w:rFonts w:ascii="Cambria Math" w:hAnsi="Cambria Math"/>
                          <w:sz w:val="28"/>
                          <w:szCs w:val="28"/>
                          <w:bdr w:val="none" w:sz="0" w:space="0" w:color="auto" w:frame="1"/>
                        </w:rPr>
                        <m:t>X</m:t>
                      </m:r>
                    </m:e>
                    <m:sub>
                      <m:r>
                        <w:rPr>
                          <w:rFonts w:ascii="Cambria Math" w:hAnsi="Cambria Math"/>
                          <w:sz w:val="28"/>
                          <w:szCs w:val="28"/>
                          <w:bdr w:val="none" w:sz="0" w:space="0" w:color="auto" w:frame="1"/>
                        </w:rPr>
                        <m:t>2</m:t>
                      </m:r>
                    </m:sub>
                  </m:sSub>
                  <m:r>
                    <w:rPr>
                      <w:rFonts w:ascii="Cambria Math" w:hAnsi="Cambria Math"/>
                      <w:sz w:val="28"/>
                      <w:szCs w:val="28"/>
                      <w:bdr w:val="none" w:sz="0" w:space="0" w:color="auto" w:frame="1"/>
                    </w:rPr>
                    <m:t>-</m:t>
                  </m:r>
                  <m:sSub>
                    <m:sSubPr>
                      <m:ctrlPr>
                        <w:rPr>
                          <w:rFonts w:ascii="Cambria Math" w:hAnsi="Cambria Math"/>
                          <w:i/>
                          <w:sz w:val="28"/>
                          <w:szCs w:val="28"/>
                          <w:bdr w:val="none" w:sz="0" w:space="0" w:color="auto" w:frame="1"/>
                        </w:rPr>
                      </m:ctrlPr>
                    </m:sSubPr>
                    <m:e>
                      <m:r>
                        <w:rPr>
                          <w:rFonts w:ascii="Cambria Math" w:hAnsi="Cambria Math"/>
                          <w:sz w:val="28"/>
                          <w:szCs w:val="28"/>
                          <w:bdr w:val="none" w:sz="0" w:space="0" w:color="auto" w:frame="1"/>
                        </w:rPr>
                        <m:t>U</m:t>
                      </m:r>
                    </m:e>
                    <m:sub>
                      <m:r>
                        <w:rPr>
                          <w:rFonts w:ascii="Cambria Math" w:hAnsi="Cambria Math"/>
                          <w:sz w:val="28"/>
                          <w:szCs w:val="28"/>
                          <w:bdr w:val="none" w:sz="0" w:space="0" w:color="auto" w:frame="1"/>
                        </w:rPr>
                        <m:t>X</m:t>
                      </m:r>
                    </m:sub>
                  </m:sSub>
                </m:e>
              </m:d>
            </m:e>
            <m:sup>
              <m:r>
                <w:rPr>
                  <w:rFonts w:ascii="Cambria Math" w:hAnsi="Cambria Math"/>
                  <w:sz w:val="28"/>
                  <w:szCs w:val="28"/>
                  <w:bdr w:val="none" w:sz="0" w:space="0" w:color="auto" w:frame="1"/>
                </w:rPr>
                <m:t>2</m:t>
              </m:r>
            </m:sup>
          </m:sSup>
          <m:r>
            <w:rPr>
              <w:rFonts w:ascii="Cambria Math" w:hAnsi="Cambria Math"/>
              <w:sz w:val="28"/>
              <w:szCs w:val="28"/>
              <w:bdr w:val="none" w:sz="0" w:space="0" w:color="auto" w:frame="1"/>
            </w:rPr>
            <m:t>+</m:t>
          </m:r>
          <m:sSup>
            <m:sSupPr>
              <m:ctrlPr>
                <w:rPr>
                  <w:rFonts w:ascii="Cambria Math" w:hAnsi="Cambria Math"/>
                  <w:i/>
                  <w:sz w:val="28"/>
                  <w:szCs w:val="28"/>
                  <w:bdr w:val="none" w:sz="0" w:space="0" w:color="auto" w:frame="1"/>
                </w:rPr>
              </m:ctrlPr>
            </m:sSupPr>
            <m:e>
              <m:d>
                <m:dPr>
                  <m:ctrlPr>
                    <w:rPr>
                      <w:rFonts w:ascii="Cambria Math" w:hAnsi="Cambria Math"/>
                      <w:i/>
                      <w:sz w:val="28"/>
                      <w:szCs w:val="28"/>
                      <w:bdr w:val="none" w:sz="0" w:space="0" w:color="auto" w:frame="1"/>
                    </w:rPr>
                  </m:ctrlPr>
                </m:dPr>
                <m:e>
                  <m:sSub>
                    <m:sSubPr>
                      <m:ctrlPr>
                        <w:rPr>
                          <w:rFonts w:ascii="Cambria Math" w:hAnsi="Cambria Math"/>
                          <w:i/>
                          <w:sz w:val="28"/>
                          <w:szCs w:val="28"/>
                          <w:bdr w:val="none" w:sz="0" w:space="0" w:color="auto" w:frame="1"/>
                        </w:rPr>
                      </m:ctrlPr>
                    </m:sSubPr>
                    <m:e>
                      <m:r>
                        <w:rPr>
                          <w:rFonts w:ascii="Cambria Math" w:hAnsi="Cambria Math"/>
                          <w:sz w:val="28"/>
                          <w:szCs w:val="28"/>
                          <w:bdr w:val="none" w:sz="0" w:space="0" w:color="auto" w:frame="1"/>
                        </w:rPr>
                        <m:t>Y</m:t>
                      </m:r>
                    </m:e>
                    <m:sub>
                      <m:r>
                        <w:rPr>
                          <w:rFonts w:ascii="Cambria Math" w:hAnsi="Cambria Math"/>
                          <w:sz w:val="28"/>
                          <w:szCs w:val="28"/>
                          <w:bdr w:val="none" w:sz="0" w:space="0" w:color="auto" w:frame="1"/>
                        </w:rPr>
                        <m:t>2</m:t>
                      </m:r>
                    </m:sub>
                  </m:sSub>
                  <m:r>
                    <w:rPr>
                      <w:rFonts w:ascii="Cambria Math" w:hAnsi="Cambria Math"/>
                      <w:sz w:val="28"/>
                      <w:szCs w:val="28"/>
                      <w:bdr w:val="none" w:sz="0" w:space="0" w:color="auto" w:frame="1"/>
                    </w:rPr>
                    <m:t>-</m:t>
                  </m:r>
                  <m:sSub>
                    <m:sSubPr>
                      <m:ctrlPr>
                        <w:rPr>
                          <w:rFonts w:ascii="Cambria Math" w:hAnsi="Cambria Math"/>
                          <w:i/>
                          <w:sz w:val="28"/>
                          <w:szCs w:val="28"/>
                          <w:bdr w:val="none" w:sz="0" w:space="0" w:color="auto" w:frame="1"/>
                        </w:rPr>
                      </m:ctrlPr>
                    </m:sSubPr>
                    <m:e>
                      <m:r>
                        <w:rPr>
                          <w:rFonts w:ascii="Cambria Math" w:hAnsi="Cambria Math"/>
                          <w:sz w:val="28"/>
                          <w:szCs w:val="28"/>
                          <w:bdr w:val="none" w:sz="0" w:space="0" w:color="auto" w:frame="1"/>
                        </w:rPr>
                        <m:t>U</m:t>
                      </m:r>
                    </m:e>
                    <m:sub>
                      <m:r>
                        <w:rPr>
                          <w:rFonts w:ascii="Cambria Math" w:hAnsi="Cambria Math"/>
                          <w:sz w:val="28"/>
                          <w:szCs w:val="28"/>
                          <w:bdr w:val="none" w:sz="0" w:space="0" w:color="auto" w:frame="1"/>
                        </w:rPr>
                        <m:t>Y</m:t>
                      </m:r>
                    </m:sub>
                  </m:sSub>
                </m:e>
              </m:d>
            </m:e>
            <m:sup>
              <m:r>
                <w:rPr>
                  <w:rFonts w:ascii="Cambria Math" w:hAnsi="Cambria Math"/>
                  <w:sz w:val="28"/>
                  <w:szCs w:val="28"/>
                  <w:bdr w:val="none" w:sz="0" w:space="0" w:color="auto" w:frame="1"/>
                </w:rPr>
                <m:t>2</m:t>
              </m:r>
            </m:sup>
          </m:sSup>
          <m:r>
            <w:rPr>
              <w:rFonts w:ascii="Cambria Math" w:hAnsi="Cambria Math"/>
              <w:sz w:val="28"/>
              <w:szCs w:val="28"/>
              <w:bdr w:val="none" w:sz="0" w:space="0" w:color="auto" w:frame="1"/>
            </w:rPr>
            <m:t>+</m:t>
          </m:r>
          <m:sSup>
            <m:sSupPr>
              <m:ctrlPr>
                <w:rPr>
                  <w:rFonts w:ascii="Cambria Math" w:hAnsi="Cambria Math"/>
                  <w:i/>
                  <w:sz w:val="28"/>
                  <w:szCs w:val="28"/>
                  <w:bdr w:val="none" w:sz="0" w:space="0" w:color="auto" w:frame="1"/>
                </w:rPr>
              </m:ctrlPr>
            </m:sSupPr>
            <m:e>
              <m:d>
                <m:dPr>
                  <m:ctrlPr>
                    <w:rPr>
                      <w:rFonts w:ascii="Cambria Math" w:hAnsi="Cambria Math"/>
                      <w:i/>
                      <w:sz w:val="28"/>
                      <w:szCs w:val="28"/>
                      <w:bdr w:val="none" w:sz="0" w:space="0" w:color="auto" w:frame="1"/>
                    </w:rPr>
                  </m:ctrlPr>
                </m:dPr>
                <m:e>
                  <m:sSub>
                    <m:sSubPr>
                      <m:ctrlPr>
                        <w:rPr>
                          <w:rFonts w:ascii="Cambria Math" w:hAnsi="Cambria Math"/>
                          <w:i/>
                          <w:sz w:val="28"/>
                          <w:szCs w:val="28"/>
                          <w:bdr w:val="none" w:sz="0" w:space="0" w:color="auto" w:frame="1"/>
                        </w:rPr>
                      </m:ctrlPr>
                    </m:sSubPr>
                    <m:e>
                      <m:r>
                        <w:rPr>
                          <w:rFonts w:ascii="Cambria Math" w:hAnsi="Cambria Math"/>
                          <w:sz w:val="28"/>
                          <w:szCs w:val="28"/>
                          <w:bdr w:val="none" w:sz="0" w:space="0" w:color="auto" w:frame="1"/>
                        </w:rPr>
                        <m:t>Z</m:t>
                      </m:r>
                    </m:e>
                    <m:sub>
                      <m:r>
                        <w:rPr>
                          <w:rFonts w:ascii="Cambria Math" w:hAnsi="Cambria Math"/>
                          <w:sz w:val="28"/>
                          <w:szCs w:val="28"/>
                          <w:bdr w:val="none" w:sz="0" w:space="0" w:color="auto" w:frame="1"/>
                        </w:rPr>
                        <m:t>2</m:t>
                      </m:r>
                    </m:sub>
                  </m:sSub>
                  <m:r>
                    <w:rPr>
                      <w:rFonts w:ascii="Cambria Math" w:hAnsi="Cambria Math"/>
                      <w:sz w:val="28"/>
                      <w:szCs w:val="28"/>
                      <w:bdr w:val="none" w:sz="0" w:space="0" w:color="auto" w:frame="1"/>
                    </w:rPr>
                    <m:t>-</m:t>
                  </m:r>
                  <m:sSub>
                    <m:sSubPr>
                      <m:ctrlPr>
                        <w:rPr>
                          <w:rFonts w:ascii="Cambria Math" w:hAnsi="Cambria Math"/>
                          <w:i/>
                          <w:sz w:val="28"/>
                          <w:szCs w:val="28"/>
                          <w:bdr w:val="none" w:sz="0" w:space="0" w:color="auto" w:frame="1"/>
                        </w:rPr>
                      </m:ctrlPr>
                    </m:sSubPr>
                    <m:e>
                      <m:r>
                        <w:rPr>
                          <w:rFonts w:ascii="Cambria Math" w:hAnsi="Cambria Math"/>
                          <w:sz w:val="28"/>
                          <w:szCs w:val="28"/>
                          <w:bdr w:val="none" w:sz="0" w:space="0" w:color="auto" w:frame="1"/>
                        </w:rPr>
                        <m:t>U</m:t>
                      </m:r>
                    </m:e>
                    <m:sub>
                      <m:r>
                        <w:rPr>
                          <w:rFonts w:ascii="Cambria Math" w:hAnsi="Cambria Math"/>
                          <w:sz w:val="28"/>
                          <w:szCs w:val="28"/>
                          <w:bdr w:val="none" w:sz="0" w:space="0" w:color="auto" w:frame="1"/>
                        </w:rPr>
                        <m:t>Z</m:t>
                      </m:r>
                    </m:sub>
                  </m:sSub>
                </m:e>
              </m:d>
            </m:e>
            <m:sup>
              <m:r>
                <w:rPr>
                  <w:rFonts w:ascii="Cambria Math" w:hAnsi="Cambria Math"/>
                  <w:sz w:val="28"/>
                  <w:szCs w:val="28"/>
                  <w:bdr w:val="none" w:sz="0" w:space="0" w:color="auto" w:frame="1"/>
                </w:rPr>
                <m:t>2</m:t>
              </m:r>
            </m:sup>
          </m:sSup>
          <m:r>
            <w:rPr>
              <w:rFonts w:ascii="Cambria Math" w:hAnsi="Cambria Math"/>
              <w:sz w:val="28"/>
              <w:szCs w:val="28"/>
              <w:bdr w:val="none" w:sz="0" w:space="0" w:color="auto" w:frame="1"/>
            </w:rPr>
            <m:t>=</m:t>
          </m:r>
          <m:sSup>
            <m:sSupPr>
              <m:ctrlPr>
                <w:rPr>
                  <w:rFonts w:ascii="Cambria Math" w:hAnsi="Cambria Math"/>
                  <w:i/>
                  <w:sz w:val="28"/>
                  <w:szCs w:val="28"/>
                  <w:bdr w:val="none" w:sz="0" w:space="0" w:color="auto" w:frame="1"/>
                </w:rPr>
              </m:ctrlPr>
            </m:sSupPr>
            <m:e>
              <m:d>
                <m:dPr>
                  <m:ctrlPr>
                    <w:rPr>
                      <w:rFonts w:ascii="Cambria Math" w:hAnsi="Cambria Math"/>
                      <w:i/>
                      <w:sz w:val="28"/>
                      <w:szCs w:val="28"/>
                      <w:bdr w:val="none" w:sz="0" w:space="0" w:color="auto" w:frame="1"/>
                    </w:rPr>
                  </m:ctrlPr>
                </m:dPr>
                <m:e>
                  <m:sSub>
                    <m:sSubPr>
                      <m:ctrlPr>
                        <w:rPr>
                          <w:rFonts w:ascii="Cambria Math" w:hAnsi="Cambria Math"/>
                          <w:i/>
                          <w:sz w:val="28"/>
                          <w:szCs w:val="28"/>
                          <w:bdr w:val="none" w:sz="0" w:space="0" w:color="auto" w:frame="1"/>
                        </w:rPr>
                      </m:ctrlPr>
                    </m:sSubPr>
                    <m:e>
                      <m:r>
                        <w:rPr>
                          <w:rFonts w:ascii="Cambria Math" w:hAnsi="Cambria Math"/>
                          <w:sz w:val="28"/>
                          <w:szCs w:val="28"/>
                          <w:bdr w:val="none" w:sz="0" w:space="0" w:color="auto" w:frame="1"/>
                        </w:rPr>
                        <m:t>PR</m:t>
                      </m:r>
                    </m:e>
                    <m:sub>
                      <m:r>
                        <w:rPr>
                          <w:rFonts w:ascii="Cambria Math" w:hAnsi="Cambria Math"/>
                          <w:sz w:val="28"/>
                          <w:szCs w:val="28"/>
                          <w:bdr w:val="none" w:sz="0" w:space="0" w:color="auto" w:frame="1"/>
                        </w:rPr>
                        <m:t>2</m:t>
                      </m:r>
                    </m:sub>
                  </m:sSub>
                  <m:r>
                    <w:rPr>
                      <w:rFonts w:ascii="Cambria Math" w:hAnsi="Cambria Math"/>
                      <w:sz w:val="28"/>
                      <w:szCs w:val="28"/>
                      <w:bdr w:val="none" w:sz="0" w:space="0" w:color="auto" w:frame="1"/>
                    </w:rPr>
                    <m:t>-CB*c</m:t>
                  </m:r>
                </m:e>
              </m:d>
            </m:e>
            <m:sup>
              <m:r>
                <w:rPr>
                  <w:rFonts w:ascii="Cambria Math" w:hAnsi="Cambria Math"/>
                  <w:sz w:val="28"/>
                  <w:szCs w:val="28"/>
                  <w:bdr w:val="none" w:sz="0" w:space="0" w:color="auto" w:frame="1"/>
                </w:rPr>
                <m:t>2</m:t>
              </m:r>
            </m:sup>
          </m:sSup>
        </m:oMath>
      </m:oMathPara>
    </w:p>
    <w:p w:rsidR="00D14DAC" w:rsidRPr="002C63B4" w:rsidRDefault="001705E2" w:rsidP="00D14DAC">
      <w:pPr>
        <w:rPr>
          <w:sz w:val="28"/>
          <w:szCs w:val="28"/>
          <w:bdr w:val="none" w:sz="0" w:space="0" w:color="auto" w:frame="1"/>
        </w:rPr>
      </w:pPr>
      <m:oMathPara>
        <m:oMath>
          <m:sSup>
            <m:sSupPr>
              <m:ctrlPr>
                <w:rPr>
                  <w:rFonts w:ascii="Cambria Math" w:hAnsi="Cambria Math"/>
                  <w:i/>
                  <w:sz w:val="28"/>
                  <w:szCs w:val="28"/>
                  <w:bdr w:val="none" w:sz="0" w:space="0" w:color="auto" w:frame="1"/>
                </w:rPr>
              </m:ctrlPr>
            </m:sSupPr>
            <m:e>
              <m:d>
                <m:dPr>
                  <m:ctrlPr>
                    <w:rPr>
                      <w:rFonts w:ascii="Cambria Math" w:hAnsi="Cambria Math"/>
                      <w:i/>
                      <w:sz w:val="28"/>
                      <w:szCs w:val="28"/>
                      <w:bdr w:val="none" w:sz="0" w:space="0" w:color="auto" w:frame="1"/>
                    </w:rPr>
                  </m:ctrlPr>
                </m:dPr>
                <m:e>
                  <m:sSub>
                    <m:sSubPr>
                      <m:ctrlPr>
                        <w:rPr>
                          <w:rFonts w:ascii="Cambria Math" w:hAnsi="Cambria Math"/>
                          <w:i/>
                          <w:sz w:val="28"/>
                          <w:szCs w:val="28"/>
                          <w:bdr w:val="none" w:sz="0" w:space="0" w:color="auto" w:frame="1"/>
                        </w:rPr>
                      </m:ctrlPr>
                    </m:sSubPr>
                    <m:e>
                      <m:r>
                        <w:rPr>
                          <w:rFonts w:ascii="Cambria Math" w:hAnsi="Cambria Math"/>
                          <w:sz w:val="28"/>
                          <w:szCs w:val="28"/>
                          <w:bdr w:val="none" w:sz="0" w:space="0" w:color="auto" w:frame="1"/>
                        </w:rPr>
                        <m:t>X</m:t>
                      </m:r>
                    </m:e>
                    <m:sub>
                      <m:r>
                        <w:rPr>
                          <w:rFonts w:ascii="Cambria Math" w:hAnsi="Cambria Math"/>
                          <w:sz w:val="28"/>
                          <w:szCs w:val="28"/>
                          <w:bdr w:val="none" w:sz="0" w:space="0" w:color="auto" w:frame="1"/>
                        </w:rPr>
                        <m:t>3</m:t>
                      </m:r>
                    </m:sub>
                  </m:sSub>
                  <m:r>
                    <w:rPr>
                      <w:rFonts w:ascii="Cambria Math" w:hAnsi="Cambria Math"/>
                      <w:sz w:val="28"/>
                      <w:szCs w:val="28"/>
                      <w:bdr w:val="none" w:sz="0" w:space="0" w:color="auto" w:frame="1"/>
                    </w:rPr>
                    <m:t>-</m:t>
                  </m:r>
                  <m:sSub>
                    <m:sSubPr>
                      <m:ctrlPr>
                        <w:rPr>
                          <w:rFonts w:ascii="Cambria Math" w:hAnsi="Cambria Math"/>
                          <w:i/>
                          <w:sz w:val="28"/>
                          <w:szCs w:val="28"/>
                          <w:bdr w:val="none" w:sz="0" w:space="0" w:color="auto" w:frame="1"/>
                        </w:rPr>
                      </m:ctrlPr>
                    </m:sSubPr>
                    <m:e>
                      <m:r>
                        <w:rPr>
                          <w:rFonts w:ascii="Cambria Math" w:hAnsi="Cambria Math"/>
                          <w:sz w:val="28"/>
                          <w:szCs w:val="28"/>
                          <w:bdr w:val="none" w:sz="0" w:space="0" w:color="auto" w:frame="1"/>
                        </w:rPr>
                        <m:t>U</m:t>
                      </m:r>
                    </m:e>
                    <m:sub>
                      <m:r>
                        <w:rPr>
                          <w:rFonts w:ascii="Cambria Math" w:hAnsi="Cambria Math"/>
                          <w:sz w:val="28"/>
                          <w:szCs w:val="28"/>
                          <w:bdr w:val="none" w:sz="0" w:space="0" w:color="auto" w:frame="1"/>
                        </w:rPr>
                        <m:t>X</m:t>
                      </m:r>
                    </m:sub>
                  </m:sSub>
                </m:e>
              </m:d>
            </m:e>
            <m:sup>
              <m:r>
                <w:rPr>
                  <w:rFonts w:ascii="Cambria Math" w:hAnsi="Cambria Math"/>
                  <w:sz w:val="28"/>
                  <w:szCs w:val="28"/>
                  <w:bdr w:val="none" w:sz="0" w:space="0" w:color="auto" w:frame="1"/>
                </w:rPr>
                <m:t>2</m:t>
              </m:r>
            </m:sup>
          </m:sSup>
          <m:r>
            <w:rPr>
              <w:rFonts w:ascii="Cambria Math" w:hAnsi="Cambria Math"/>
              <w:sz w:val="28"/>
              <w:szCs w:val="28"/>
              <w:bdr w:val="none" w:sz="0" w:space="0" w:color="auto" w:frame="1"/>
            </w:rPr>
            <m:t>+</m:t>
          </m:r>
          <m:sSup>
            <m:sSupPr>
              <m:ctrlPr>
                <w:rPr>
                  <w:rFonts w:ascii="Cambria Math" w:hAnsi="Cambria Math"/>
                  <w:i/>
                  <w:sz w:val="28"/>
                  <w:szCs w:val="28"/>
                  <w:bdr w:val="none" w:sz="0" w:space="0" w:color="auto" w:frame="1"/>
                </w:rPr>
              </m:ctrlPr>
            </m:sSupPr>
            <m:e>
              <m:d>
                <m:dPr>
                  <m:ctrlPr>
                    <w:rPr>
                      <w:rFonts w:ascii="Cambria Math" w:hAnsi="Cambria Math"/>
                      <w:i/>
                      <w:sz w:val="28"/>
                      <w:szCs w:val="28"/>
                      <w:bdr w:val="none" w:sz="0" w:space="0" w:color="auto" w:frame="1"/>
                    </w:rPr>
                  </m:ctrlPr>
                </m:dPr>
                <m:e>
                  <m:sSub>
                    <m:sSubPr>
                      <m:ctrlPr>
                        <w:rPr>
                          <w:rFonts w:ascii="Cambria Math" w:hAnsi="Cambria Math"/>
                          <w:i/>
                          <w:sz w:val="28"/>
                          <w:szCs w:val="28"/>
                          <w:bdr w:val="none" w:sz="0" w:space="0" w:color="auto" w:frame="1"/>
                        </w:rPr>
                      </m:ctrlPr>
                    </m:sSubPr>
                    <m:e>
                      <m:r>
                        <w:rPr>
                          <w:rFonts w:ascii="Cambria Math" w:hAnsi="Cambria Math"/>
                          <w:sz w:val="28"/>
                          <w:szCs w:val="28"/>
                          <w:bdr w:val="none" w:sz="0" w:space="0" w:color="auto" w:frame="1"/>
                        </w:rPr>
                        <m:t>Y</m:t>
                      </m:r>
                    </m:e>
                    <m:sub>
                      <m:r>
                        <w:rPr>
                          <w:rFonts w:ascii="Cambria Math" w:hAnsi="Cambria Math"/>
                          <w:sz w:val="28"/>
                          <w:szCs w:val="28"/>
                          <w:bdr w:val="none" w:sz="0" w:space="0" w:color="auto" w:frame="1"/>
                        </w:rPr>
                        <m:t>3</m:t>
                      </m:r>
                    </m:sub>
                  </m:sSub>
                  <m:r>
                    <w:rPr>
                      <w:rFonts w:ascii="Cambria Math" w:hAnsi="Cambria Math"/>
                      <w:sz w:val="28"/>
                      <w:szCs w:val="28"/>
                      <w:bdr w:val="none" w:sz="0" w:space="0" w:color="auto" w:frame="1"/>
                    </w:rPr>
                    <m:t>-</m:t>
                  </m:r>
                  <m:sSub>
                    <m:sSubPr>
                      <m:ctrlPr>
                        <w:rPr>
                          <w:rFonts w:ascii="Cambria Math" w:hAnsi="Cambria Math"/>
                          <w:i/>
                          <w:sz w:val="28"/>
                          <w:szCs w:val="28"/>
                          <w:bdr w:val="none" w:sz="0" w:space="0" w:color="auto" w:frame="1"/>
                        </w:rPr>
                      </m:ctrlPr>
                    </m:sSubPr>
                    <m:e>
                      <m:r>
                        <w:rPr>
                          <w:rFonts w:ascii="Cambria Math" w:hAnsi="Cambria Math"/>
                          <w:sz w:val="28"/>
                          <w:szCs w:val="28"/>
                          <w:bdr w:val="none" w:sz="0" w:space="0" w:color="auto" w:frame="1"/>
                        </w:rPr>
                        <m:t>U</m:t>
                      </m:r>
                    </m:e>
                    <m:sub>
                      <m:r>
                        <w:rPr>
                          <w:rFonts w:ascii="Cambria Math" w:hAnsi="Cambria Math"/>
                          <w:sz w:val="28"/>
                          <w:szCs w:val="28"/>
                          <w:bdr w:val="none" w:sz="0" w:space="0" w:color="auto" w:frame="1"/>
                        </w:rPr>
                        <m:t>Y</m:t>
                      </m:r>
                    </m:sub>
                  </m:sSub>
                </m:e>
              </m:d>
            </m:e>
            <m:sup>
              <m:r>
                <w:rPr>
                  <w:rFonts w:ascii="Cambria Math" w:hAnsi="Cambria Math"/>
                  <w:sz w:val="28"/>
                  <w:szCs w:val="28"/>
                  <w:bdr w:val="none" w:sz="0" w:space="0" w:color="auto" w:frame="1"/>
                </w:rPr>
                <m:t>2</m:t>
              </m:r>
            </m:sup>
          </m:sSup>
          <m:r>
            <w:rPr>
              <w:rFonts w:ascii="Cambria Math" w:hAnsi="Cambria Math"/>
              <w:sz w:val="28"/>
              <w:szCs w:val="28"/>
              <w:bdr w:val="none" w:sz="0" w:space="0" w:color="auto" w:frame="1"/>
            </w:rPr>
            <m:t>+</m:t>
          </m:r>
          <m:sSup>
            <m:sSupPr>
              <m:ctrlPr>
                <w:rPr>
                  <w:rFonts w:ascii="Cambria Math" w:hAnsi="Cambria Math"/>
                  <w:i/>
                  <w:sz w:val="28"/>
                  <w:szCs w:val="28"/>
                  <w:bdr w:val="none" w:sz="0" w:space="0" w:color="auto" w:frame="1"/>
                </w:rPr>
              </m:ctrlPr>
            </m:sSupPr>
            <m:e>
              <m:d>
                <m:dPr>
                  <m:ctrlPr>
                    <w:rPr>
                      <w:rFonts w:ascii="Cambria Math" w:hAnsi="Cambria Math"/>
                      <w:i/>
                      <w:sz w:val="28"/>
                      <w:szCs w:val="28"/>
                      <w:bdr w:val="none" w:sz="0" w:space="0" w:color="auto" w:frame="1"/>
                    </w:rPr>
                  </m:ctrlPr>
                </m:dPr>
                <m:e>
                  <m:sSub>
                    <m:sSubPr>
                      <m:ctrlPr>
                        <w:rPr>
                          <w:rFonts w:ascii="Cambria Math" w:hAnsi="Cambria Math"/>
                          <w:i/>
                          <w:sz w:val="28"/>
                          <w:szCs w:val="28"/>
                          <w:bdr w:val="none" w:sz="0" w:space="0" w:color="auto" w:frame="1"/>
                        </w:rPr>
                      </m:ctrlPr>
                    </m:sSubPr>
                    <m:e>
                      <m:r>
                        <w:rPr>
                          <w:rFonts w:ascii="Cambria Math" w:hAnsi="Cambria Math"/>
                          <w:sz w:val="28"/>
                          <w:szCs w:val="28"/>
                          <w:bdr w:val="none" w:sz="0" w:space="0" w:color="auto" w:frame="1"/>
                        </w:rPr>
                        <m:t>Z</m:t>
                      </m:r>
                    </m:e>
                    <m:sub>
                      <m:r>
                        <w:rPr>
                          <w:rFonts w:ascii="Cambria Math" w:hAnsi="Cambria Math"/>
                          <w:sz w:val="28"/>
                          <w:szCs w:val="28"/>
                          <w:bdr w:val="none" w:sz="0" w:space="0" w:color="auto" w:frame="1"/>
                        </w:rPr>
                        <m:t>3</m:t>
                      </m:r>
                    </m:sub>
                  </m:sSub>
                  <m:r>
                    <w:rPr>
                      <w:rFonts w:ascii="Cambria Math" w:hAnsi="Cambria Math"/>
                      <w:sz w:val="28"/>
                      <w:szCs w:val="28"/>
                      <w:bdr w:val="none" w:sz="0" w:space="0" w:color="auto" w:frame="1"/>
                    </w:rPr>
                    <m:t>-</m:t>
                  </m:r>
                  <m:sSub>
                    <m:sSubPr>
                      <m:ctrlPr>
                        <w:rPr>
                          <w:rFonts w:ascii="Cambria Math" w:hAnsi="Cambria Math"/>
                          <w:i/>
                          <w:sz w:val="28"/>
                          <w:szCs w:val="28"/>
                          <w:bdr w:val="none" w:sz="0" w:space="0" w:color="auto" w:frame="1"/>
                        </w:rPr>
                      </m:ctrlPr>
                    </m:sSubPr>
                    <m:e>
                      <m:r>
                        <w:rPr>
                          <w:rFonts w:ascii="Cambria Math" w:hAnsi="Cambria Math"/>
                          <w:sz w:val="28"/>
                          <w:szCs w:val="28"/>
                          <w:bdr w:val="none" w:sz="0" w:space="0" w:color="auto" w:frame="1"/>
                        </w:rPr>
                        <m:t>U</m:t>
                      </m:r>
                    </m:e>
                    <m:sub>
                      <m:r>
                        <w:rPr>
                          <w:rFonts w:ascii="Cambria Math" w:hAnsi="Cambria Math"/>
                          <w:sz w:val="28"/>
                          <w:szCs w:val="28"/>
                          <w:bdr w:val="none" w:sz="0" w:space="0" w:color="auto" w:frame="1"/>
                        </w:rPr>
                        <m:t>Z</m:t>
                      </m:r>
                    </m:sub>
                  </m:sSub>
                </m:e>
              </m:d>
            </m:e>
            <m:sup>
              <m:r>
                <w:rPr>
                  <w:rFonts w:ascii="Cambria Math" w:hAnsi="Cambria Math"/>
                  <w:sz w:val="28"/>
                  <w:szCs w:val="28"/>
                  <w:bdr w:val="none" w:sz="0" w:space="0" w:color="auto" w:frame="1"/>
                </w:rPr>
                <m:t>2</m:t>
              </m:r>
            </m:sup>
          </m:sSup>
          <m:r>
            <w:rPr>
              <w:rFonts w:ascii="Cambria Math" w:hAnsi="Cambria Math"/>
              <w:sz w:val="28"/>
              <w:szCs w:val="28"/>
              <w:bdr w:val="none" w:sz="0" w:space="0" w:color="auto" w:frame="1"/>
            </w:rPr>
            <m:t>=</m:t>
          </m:r>
          <m:sSup>
            <m:sSupPr>
              <m:ctrlPr>
                <w:rPr>
                  <w:rFonts w:ascii="Cambria Math" w:hAnsi="Cambria Math"/>
                  <w:i/>
                  <w:sz w:val="28"/>
                  <w:szCs w:val="28"/>
                  <w:bdr w:val="none" w:sz="0" w:space="0" w:color="auto" w:frame="1"/>
                </w:rPr>
              </m:ctrlPr>
            </m:sSupPr>
            <m:e>
              <m:d>
                <m:dPr>
                  <m:ctrlPr>
                    <w:rPr>
                      <w:rFonts w:ascii="Cambria Math" w:hAnsi="Cambria Math"/>
                      <w:i/>
                      <w:sz w:val="28"/>
                      <w:szCs w:val="28"/>
                      <w:bdr w:val="none" w:sz="0" w:space="0" w:color="auto" w:frame="1"/>
                    </w:rPr>
                  </m:ctrlPr>
                </m:dPr>
                <m:e>
                  <m:sSub>
                    <m:sSubPr>
                      <m:ctrlPr>
                        <w:rPr>
                          <w:rFonts w:ascii="Cambria Math" w:hAnsi="Cambria Math"/>
                          <w:i/>
                          <w:sz w:val="28"/>
                          <w:szCs w:val="28"/>
                          <w:bdr w:val="none" w:sz="0" w:space="0" w:color="auto" w:frame="1"/>
                        </w:rPr>
                      </m:ctrlPr>
                    </m:sSubPr>
                    <m:e>
                      <m:r>
                        <w:rPr>
                          <w:rFonts w:ascii="Cambria Math" w:hAnsi="Cambria Math"/>
                          <w:sz w:val="28"/>
                          <w:szCs w:val="28"/>
                          <w:bdr w:val="none" w:sz="0" w:space="0" w:color="auto" w:frame="1"/>
                        </w:rPr>
                        <m:t>PR</m:t>
                      </m:r>
                    </m:e>
                    <m:sub>
                      <m:r>
                        <w:rPr>
                          <w:rFonts w:ascii="Cambria Math" w:hAnsi="Cambria Math"/>
                          <w:sz w:val="28"/>
                          <w:szCs w:val="28"/>
                          <w:bdr w:val="none" w:sz="0" w:space="0" w:color="auto" w:frame="1"/>
                        </w:rPr>
                        <m:t>3</m:t>
                      </m:r>
                    </m:sub>
                  </m:sSub>
                  <m:r>
                    <w:rPr>
                      <w:rFonts w:ascii="Cambria Math" w:hAnsi="Cambria Math"/>
                      <w:sz w:val="28"/>
                      <w:szCs w:val="28"/>
                      <w:bdr w:val="none" w:sz="0" w:space="0" w:color="auto" w:frame="1"/>
                    </w:rPr>
                    <m:t>-CB*c</m:t>
                  </m:r>
                </m:e>
              </m:d>
            </m:e>
            <m:sup>
              <m:r>
                <w:rPr>
                  <w:rFonts w:ascii="Cambria Math" w:hAnsi="Cambria Math"/>
                  <w:sz w:val="28"/>
                  <w:szCs w:val="28"/>
                  <w:bdr w:val="none" w:sz="0" w:space="0" w:color="auto" w:frame="1"/>
                </w:rPr>
                <m:t>2</m:t>
              </m:r>
            </m:sup>
          </m:sSup>
        </m:oMath>
      </m:oMathPara>
    </w:p>
    <w:p w:rsidR="00D14DAC" w:rsidRDefault="001705E2" w:rsidP="00D14DAC">
      <w:pPr>
        <w:keepNext/>
      </w:pPr>
      <m:oMathPara>
        <m:oMath>
          <m:sSup>
            <m:sSupPr>
              <m:ctrlPr>
                <w:rPr>
                  <w:rFonts w:ascii="Cambria Math" w:hAnsi="Cambria Math"/>
                  <w:i/>
                  <w:sz w:val="28"/>
                  <w:szCs w:val="28"/>
                  <w:bdr w:val="none" w:sz="0" w:space="0" w:color="auto" w:frame="1"/>
                </w:rPr>
              </m:ctrlPr>
            </m:sSupPr>
            <m:e>
              <m:d>
                <m:dPr>
                  <m:ctrlPr>
                    <w:rPr>
                      <w:rFonts w:ascii="Cambria Math" w:hAnsi="Cambria Math"/>
                      <w:i/>
                      <w:sz w:val="28"/>
                      <w:szCs w:val="28"/>
                      <w:bdr w:val="none" w:sz="0" w:space="0" w:color="auto" w:frame="1"/>
                    </w:rPr>
                  </m:ctrlPr>
                </m:dPr>
                <m:e>
                  <m:sSub>
                    <m:sSubPr>
                      <m:ctrlPr>
                        <w:rPr>
                          <w:rFonts w:ascii="Cambria Math" w:hAnsi="Cambria Math"/>
                          <w:i/>
                          <w:sz w:val="28"/>
                          <w:szCs w:val="28"/>
                          <w:bdr w:val="none" w:sz="0" w:space="0" w:color="auto" w:frame="1"/>
                        </w:rPr>
                      </m:ctrlPr>
                    </m:sSubPr>
                    <m:e>
                      <m:r>
                        <w:rPr>
                          <w:rFonts w:ascii="Cambria Math" w:hAnsi="Cambria Math"/>
                          <w:sz w:val="28"/>
                          <w:szCs w:val="28"/>
                          <w:bdr w:val="none" w:sz="0" w:space="0" w:color="auto" w:frame="1"/>
                        </w:rPr>
                        <m:t>X</m:t>
                      </m:r>
                    </m:e>
                    <m:sub>
                      <m:r>
                        <w:rPr>
                          <w:rFonts w:ascii="Cambria Math" w:hAnsi="Cambria Math"/>
                          <w:sz w:val="28"/>
                          <w:szCs w:val="28"/>
                          <w:bdr w:val="none" w:sz="0" w:space="0" w:color="auto" w:frame="1"/>
                        </w:rPr>
                        <m:t>4</m:t>
                      </m:r>
                    </m:sub>
                  </m:sSub>
                  <m:r>
                    <w:rPr>
                      <w:rFonts w:ascii="Cambria Math" w:hAnsi="Cambria Math"/>
                      <w:sz w:val="28"/>
                      <w:szCs w:val="28"/>
                      <w:bdr w:val="none" w:sz="0" w:space="0" w:color="auto" w:frame="1"/>
                    </w:rPr>
                    <m:t>-</m:t>
                  </m:r>
                  <m:sSub>
                    <m:sSubPr>
                      <m:ctrlPr>
                        <w:rPr>
                          <w:rFonts w:ascii="Cambria Math" w:hAnsi="Cambria Math"/>
                          <w:i/>
                          <w:sz w:val="28"/>
                          <w:szCs w:val="28"/>
                          <w:bdr w:val="none" w:sz="0" w:space="0" w:color="auto" w:frame="1"/>
                        </w:rPr>
                      </m:ctrlPr>
                    </m:sSubPr>
                    <m:e>
                      <m:r>
                        <w:rPr>
                          <w:rFonts w:ascii="Cambria Math" w:hAnsi="Cambria Math"/>
                          <w:sz w:val="28"/>
                          <w:szCs w:val="28"/>
                          <w:bdr w:val="none" w:sz="0" w:space="0" w:color="auto" w:frame="1"/>
                        </w:rPr>
                        <m:t>U</m:t>
                      </m:r>
                    </m:e>
                    <m:sub>
                      <m:r>
                        <w:rPr>
                          <w:rFonts w:ascii="Cambria Math" w:hAnsi="Cambria Math"/>
                          <w:sz w:val="28"/>
                          <w:szCs w:val="28"/>
                          <w:bdr w:val="none" w:sz="0" w:space="0" w:color="auto" w:frame="1"/>
                        </w:rPr>
                        <m:t>X</m:t>
                      </m:r>
                    </m:sub>
                  </m:sSub>
                </m:e>
              </m:d>
            </m:e>
            <m:sup>
              <m:r>
                <w:rPr>
                  <w:rFonts w:ascii="Cambria Math" w:hAnsi="Cambria Math"/>
                  <w:sz w:val="28"/>
                  <w:szCs w:val="28"/>
                  <w:bdr w:val="none" w:sz="0" w:space="0" w:color="auto" w:frame="1"/>
                </w:rPr>
                <m:t>2</m:t>
              </m:r>
            </m:sup>
          </m:sSup>
          <m:r>
            <w:rPr>
              <w:rFonts w:ascii="Cambria Math" w:hAnsi="Cambria Math"/>
              <w:sz w:val="28"/>
              <w:szCs w:val="28"/>
              <w:bdr w:val="none" w:sz="0" w:space="0" w:color="auto" w:frame="1"/>
            </w:rPr>
            <m:t>+</m:t>
          </m:r>
          <m:sSup>
            <m:sSupPr>
              <m:ctrlPr>
                <w:rPr>
                  <w:rFonts w:ascii="Cambria Math" w:hAnsi="Cambria Math"/>
                  <w:i/>
                  <w:sz w:val="28"/>
                  <w:szCs w:val="28"/>
                  <w:bdr w:val="none" w:sz="0" w:space="0" w:color="auto" w:frame="1"/>
                </w:rPr>
              </m:ctrlPr>
            </m:sSupPr>
            <m:e>
              <m:d>
                <m:dPr>
                  <m:ctrlPr>
                    <w:rPr>
                      <w:rFonts w:ascii="Cambria Math" w:hAnsi="Cambria Math"/>
                      <w:i/>
                      <w:sz w:val="28"/>
                      <w:szCs w:val="28"/>
                      <w:bdr w:val="none" w:sz="0" w:space="0" w:color="auto" w:frame="1"/>
                    </w:rPr>
                  </m:ctrlPr>
                </m:dPr>
                <m:e>
                  <m:sSub>
                    <m:sSubPr>
                      <m:ctrlPr>
                        <w:rPr>
                          <w:rFonts w:ascii="Cambria Math" w:hAnsi="Cambria Math"/>
                          <w:i/>
                          <w:sz w:val="28"/>
                          <w:szCs w:val="28"/>
                          <w:bdr w:val="none" w:sz="0" w:space="0" w:color="auto" w:frame="1"/>
                        </w:rPr>
                      </m:ctrlPr>
                    </m:sSubPr>
                    <m:e>
                      <m:r>
                        <w:rPr>
                          <w:rFonts w:ascii="Cambria Math" w:hAnsi="Cambria Math"/>
                          <w:sz w:val="28"/>
                          <w:szCs w:val="28"/>
                          <w:bdr w:val="none" w:sz="0" w:space="0" w:color="auto" w:frame="1"/>
                        </w:rPr>
                        <m:t>Y</m:t>
                      </m:r>
                    </m:e>
                    <m:sub>
                      <m:r>
                        <w:rPr>
                          <w:rFonts w:ascii="Cambria Math" w:hAnsi="Cambria Math"/>
                          <w:sz w:val="28"/>
                          <w:szCs w:val="28"/>
                          <w:bdr w:val="none" w:sz="0" w:space="0" w:color="auto" w:frame="1"/>
                        </w:rPr>
                        <m:t>4</m:t>
                      </m:r>
                    </m:sub>
                  </m:sSub>
                  <m:r>
                    <w:rPr>
                      <w:rFonts w:ascii="Cambria Math" w:hAnsi="Cambria Math"/>
                      <w:sz w:val="28"/>
                      <w:szCs w:val="28"/>
                      <w:bdr w:val="none" w:sz="0" w:space="0" w:color="auto" w:frame="1"/>
                    </w:rPr>
                    <m:t>-</m:t>
                  </m:r>
                  <m:sSub>
                    <m:sSubPr>
                      <m:ctrlPr>
                        <w:rPr>
                          <w:rFonts w:ascii="Cambria Math" w:hAnsi="Cambria Math"/>
                          <w:i/>
                          <w:sz w:val="28"/>
                          <w:szCs w:val="28"/>
                          <w:bdr w:val="none" w:sz="0" w:space="0" w:color="auto" w:frame="1"/>
                        </w:rPr>
                      </m:ctrlPr>
                    </m:sSubPr>
                    <m:e>
                      <m:r>
                        <w:rPr>
                          <w:rFonts w:ascii="Cambria Math" w:hAnsi="Cambria Math"/>
                          <w:sz w:val="28"/>
                          <w:szCs w:val="28"/>
                          <w:bdr w:val="none" w:sz="0" w:space="0" w:color="auto" w:frame="1"/>
                        </w:rPr>
                        <m:t>U</m:t>
                      </m:r>
                    </m:e>
                    <m:sub>
                      <m:r>
                        <w:rPr>
                          <w:rFonts w:ascii="Cambria Math" w:hAnsi="Cambria Math"/>
                          <w:sz w:val="28"/>
                          <w:szCs w:val="28"/>
                          <w:bdr w:val="none" w:sz="0" w:space="0" w:color="auto" w:frame="1"/>
                        </w:rPr>
                        <m:t>Y</m:t>
                      </m:r>
                    </m:sub>
                  </m:sSub>
                </m:e>
              </m:d>
            </m:e>
            <m:sup>
              <m:r>
                <w:rPr>
                  <w:rFonts w:ascii="Cambria Math" w:hAnsi="Cambria Math"/>
                  <w:sz w:val="28"/>
                  <w:szCs w:val="28"/>
                  <w:bdr w:val="none" w:sz="0" w:space="0" w:color="auto" w:frame="1"/>
                </w:rPr>
                <m:t>2</m:t>
              </m:r>
            </m:sup>
          </m:sSup>
          <m:r>
            <w:rPr>
              <w:rFonts w:ascii="Cambria Math" w:hAnsi="Cambria Math"/>
              <w:sz w:val="28"/>
              <w:szCs w:val="28"/>
              <w:bdr w:val="none" w:sz="0" w:space="0" w:color="auto" w:frame="1"/>
            </w:rPr>
            <m:t>+</m:t>
          </m:r>
          <m:sSup>
            <m:sSupPr>
              <m:ctrlPr>
                <w:rPr>
                  <w:rFonts w:ascii="Cambria Math" w:hAnsi="Cambria Math"/>
                  <w:i/>
                  <w:sz w:val="28"/>
                  <w:szCs w:val="28"/>
                  <w:bdr w:val="none" w:sz="0" w:space="0" w:color="auto" w:frame="1"/>
                </w:rPr>
              </m:ctrlPr>
            </m:sSupPr>
            <m:e>
              <m:d>
                <m:dPr>
                  <m:ctrlPr>
                    <w:rPr>
                      <w:rFonts w:ascii="Cambria Math" w:hAnsi="Cambria Math"/>
                      <w:i/>
                      <w:sz w:val="28"/>
                      <w:szCs w:val="28"/>
                      <w:bdr w:val="none" w:sz="0" w:space="0" w:color="auto" w:frame="1"/>
                    </w:rPr>
                  </m:ctrlPr>
                </m:dPr>
                <m:e>
                  <m:sSub>
                    <m:sSubPr>
                      <m:ctrlPr>
                        <w:rPr>
                          <w:rFonts w:ascii="Cambria Math" w:hAnsi="Cambria Math"/>
                          <w:i/>
                          <w:sz w:val="28"/>
                          <w:szCs w:val="28"/>
                          <w:bdr w:val="none" w:sz="0" w:space="0" w:color="auto" w:frame="1"/>
                        </w:rPr>
                      </m:ctrlPr>
                    </m:sSubPr>
                    <m:e>
                      <m:r>
                        <w:rPr>
                          <w:rFonts w:ascii="Cambria Math" w:hAnsi="Cambria Math"/>
                          <w:sz w:val="28"/>
                          <w:szCs w:val="28"/>
                          <w:bdr w:val="none" w:sz="0" w:space="0" w:color="auto" w:frame="1"/>
                        </w:rPr>
                        <m:t>Z</m:t>
                      </m:r>
                    </m:e>
                    <m:sub>
                      <m:r>
                        <w:rPr>
                          <w:rFonts w:ascii="Cambria Math" w:hAnsi="Cambria Math"/>
                          <w:sz w:val="28"/>
                          <w:szCs w:val="28"/>
                          <w:bdr w:val="none" w:sz="0" w:space="0" w:color="auto" w:frame="1"/>
                        </w:rPr>
                        <m:t>4</m:t>
                      </m:r>
                    </m:sub>
                  </m:sSub>
                  <m:r>
                    <w:rPr>
                      <w:rFonts w:ascii="Cambria Math" w:hAnsi="Cambria Math"/>
                      <w:sz w:val="28"/>
                      <w:szCs w:val="28"/>
                      <w:bdr w:val="none" w:sz="0" w:space="0" w:color="auto" w:frame="1"/>
                    </w:rPr>
                    <m:t>-</m:t>
                  </m:r>
                  <m:sSub>
                    <m:sSubPr>
                      <m:ctrlPr>
                        <w:rPr>
                          <w:rFonts w:ascii="Cambria Math" w:hAnsi="Cambria Math"/>
                          <w:i/>
                          <w:sz w:val="28"/>
                          <w:szCs w:val="28"/>
                          <w:bdr w:val="none" w:sz="0" w:space="0" w:color="auto" w:frame="1"/>
                        </w:rPr>
                      </m:ctrlPr>
                    </m:sSubPr>
                    <m:e>
                      <m:r>
                        <w:rPr>
                          <w:rFonts w:ascii="Cambria Math" w:hAnsi="Cambria Math"/>
                          <w:sz w:val="28"/>
                          <w:szCs w:val="28"/>
                          <w:bdr w:val="none" w:sz="0" w:space="0" w:color="auto" w:frame="1"/>
                        </w:rPr>
                        <m:t>U</m:t>
                      </m:r>
                    </m:e>
                    <m:sub>
                      <m:r>
                        <w:rPr>
                          <w:rFonts w:ascii="Cambria Math" w:hAnsi="Cambria Math"/>
                          <w:sz w:val="28"/>
                          <w:szCs w:val="28"/>
                          <w:bdr w:val="none" w:sz="0" w:space="0" w:color="auto" w:frame="1"/>
                        </w:rPr>
                        <m:t>Z</m:t>
                      </m:r>
                    </m:sub>
                  </m:sSub>
                </m:e>
              </m:d>
            </m:e>
            <m:sup>
              <m:r>
                <w:rPr>
                  <w:rFonts w:ascii="Cambria Math" w:hAnsi="Cambria Math"/>
                  <w:sz w:val="28"/>
                  <w:szCs w:val="28"/>
                  <w:bdr w:val="none" w:sz="0" w:space="0" w:color="auto" w:frame="1"/>
                </w:rPr>
                <m:t>2</m:t>
              </m:r>
            </m:sup>
          </m:sSup>
          <m:r>
            <w:rPr>
              <w:rFonts w:ascii="Cambria Math" w:hAnsi="Cambria Math"/>
              <w:sz w:val="28"/>
              <w:szCs w:val="28"/>
              <w:bdr w:val="none" w:sz="0" w:space="0" w:color="auto" w:frame="1"/>
            </w:rPr>
            <m:t>=</m:t>
          </m:r>
          <m:sSup>
            <m:sSupPr>
              <m:ctrlPr>
                <w:rPr>
                  <w:rFonts w:ascii="Cambria Math" w:hAnsi="Cambria Math"/>
                  <w:i/>
                  <w:sz w:val="28"/>
                  <w:szCs w:val="28"/>
                  <w:bdr w:val="none" w:sz="0" w:space="0" w:color="auto" w:frame="1"/>
                </w:rPr>
              </m:ctrlPr>
            </m:sSupPr>
            <m:e>
              <m:d>
                <m:dPr>
                  <m:ctrlPr>
                    <w:rPr>
                      <w:rFonts w:ascii="Cambria Math" w:hAnsi="Cambria Math"/>
                      <w:i/>
                      <w:sz w:val="28"/>
                      <w:szCs w:val="28"/>
                      <w:bdr w:val="none" w:sz="0" w:space="0" w:color="auto" w:frame="1"/>
                    </w:rPr>
                  </m:ctrlPr>
                </m:dPr>
                <m:e>
                  <m:sSub>
                    <m:sSubPr>
                      <m:ctrlPr>
                        <w:rPr>
                          <w:rFonts w:ascii="Cambria Math" w:hAnsi="Cambria Math"/>
                          <w:i/>
                          <w:sz w:val="28"/>
                          <w:szCs w:val="28"/>
                          <w:bdr w:val="none" w:sz="0" w:space="0" w:color="auto" w:frame="1"/>
                        </w:rPr>
                      </m:ctrlPr>
                    </m:sSubPr>
                    <m:e>
                      <m:r>
                        <w:rPr>
                          <w:rFonts w:ascii="Cambria Math" w:hAnsi="Cambria Math"/>
                          <w:sz w:val="28"/>
                          <w:szCs w:val="28"/>
                          <w:bdr w:val="none" w:sz="0" w:space="0" w:color="auto" w:frame="1"/>
                        </w:rPr>
                        <m:t>PR</m:t>
                      </m:r>
                    </m:e>
                    <m:sub>
                      <m:r>
                        <w:rPr>
                          <w:rFonts w:ascii="Cambria Math" w:hAnsi="Cambria Math"/>
                          <w:sz w:val="28"/>
                          <w:szCs w:val="28"/>
                          <w:bdr w:val="none" w:sz="0" w:space="0" w:color="auto" w:frame="1"/>
                        </w:rPr>
                        <m:t>4</m:t>
                      </m:r>
                    </m:sub>
                  </m:sSub>
                  <m:r>
                    <w:rPr>
                      <w:rFonts w:ascii="Cambria Math" w:hAnsi="Cambria Math"/>
                      <w:sz w:val="28"/>
                      <w:szCs w:val="28"/>
                      <w:bdr w:val="none" w:sz="0" w:space="0" w:color="auto" w:frame="1"/>
                    </w:rPr>
                    <m:t>-CB*c</m:t>
                  </m:r>
                </m:e>
              </m:d>
            </m:e>
            <m:sup>
              <m:r>
                <w:rPr>
                  <w:rFonts w:ascii="Cambria Math" w:hAnsi="Cambria Math"/>
                  <w:sz w:val="28"/>
                  <w:szCs w:val="28"/>
                  <w:bdr w:val="none" w:sz="0" w:space="0" w:color="auto" w:frame="1"/>
                </w:rPr>
                <m:t>2</m:t>
              </m:r>
            </m:sup>
          </m:sSup>
        </m:oMath>
      </m:oMathPara>
    </w:p>
    <w:p w:rsidR="001D3C37" w:rsidRPr="00C2181A" w:rsidRDefault="001D3C37" w:rsidP="00D14DAC">
      <w:pPr>
        <w:pStyle w:val="Epgrafe"/>
        <w:jc w:val="center"/>
        <w:rPr>
          <w:rFonts w:ascii="Arial" w:hAnsi="Arial" w:cs="Arial"/>
          <w:sz w:val="28"/>
          <w:szCs w:val="28"/>
        </w:rPr>
      </w:pPr>
      <w:r w:rsidRPr="00C2181A">
        <w:rPr>
          <w:rFonts w:ascii="Arial" w:hAnsi="Arial" w:cs="Arial"/>
        </w:rPr>
        <w:t xml:space="preserve">Ecuación </w:t>
      </w:r>
      <w:r w:rsidR="00596396">
        <w:rPr>
          <w:rFonts w:ascii="Arial" w:hAnsi="Arial" w:cs="Arial"/>
        </w:rPr>
        <w:fldChar w:fldCharType="begin"/>
      </w:r>
      <w:r w:rsidR="00596396">
        <w:rPr>
          <w:rFonts w:ascii="Arial" w:hAnsi="Arial" w:cs="Arial"/>
        </w:rPr>
        <w:instrText xml:space="preserve"> SEQ Ecuación \* ARABIC </w:instrText>
      </w:r>
      <w:r w:rsidR="00596396">
        <w:rPr>
          <w:rFonts w:ascii="Arial" w:hAnsi="Arial" w:cs="Arial"/>
        </w:rPr>
        <w:fldChar w:fldCharType="separate"/>
      </w:r>
      <w:r w:rsidR="006342DE">
        <w:rPr>
          <w:rFonts w:ascii="Arial" w:hAnsi="Arial" w:cs="Arial"/>
          <w:noProof/>
        </w:rPr>
        <w:t>1</w:t>
      </w:r>
      <w:r w:rsidR="00596396">
        <w:rPr>
          <w:rFonts w:ascii="Arial" w:hAnsi="Arial" w:cs="Arial"/>
        </w:rPr>
        <w:fldChar w:fldCharType="end"/>
      </w:r>
      <w:r w:rsidRPr="00C2181A">
        <w:rPr>
          <w:rFonts w:ascii="Arial" w:hAnsi="Arial" w:cs="Arial"/>
        </w:rPr>
        <w:t xml:space="preserve"> Calcular posición/tiempo</w:t>
      </w:r>
    </w:p>
    <w:p w:rsidR="001D3C37" w:rsidRPr="00C2181A" w:rsidRDefault="001D3C37">
      <w:r w:rsidRPr="00C2181A">
        <w:t>Dónde:</w:t>
      </w:r>
    </w:p>
    <w:p w:rsidR="001D3C37" w:rsidRPr="00C2181A" w:rsidRDefault="001D3C37" w:rsidP="00C365A4">
      <w:r w:rsidRPr="00C2181A">
        <w:t>X</w:t>
      </w:r>
      <w:r w:rsidRPr="00C2181A">
        <w:rPr>
          <w:vertAlign w:val="subscript"/>
        </w:rPr>
        <w:t>i</w:t>
      </w:r>
      <w:r w:rsidRPr="00C2181A">
        <w:t xml:space="preserve">, </w:t>
      </w:r>
      <w:proofErr w:type="spellStart"/>
      <w:r w:rsidRPr="00C2181A">
        <w:t>Y</w:t>
      </w:r>
      <w:r w:rsidRPr="00C2181A">
        <w:rPr>
          <w:vertAlign w:val="subscript"/>
        </w:rPr>
        <w:t>i</w:t>
      </w:r>
      <w:proofErr w:type="spellEnd"/>
      <w:r w:rsidRPr="00C2181A">
        <w:t xml:space="preserve">, </w:t>
      </w:r>
      <w:proofErr w:type="spellStart"/>
      <w:r w:rsidRPr="00C2181A">
        <w:t>Z</w:t>
      </w:r>
      <w:r w:rsidRPr="00C2181A">
        <w:rPr>
          <w:vertAlign w:val="subscript"/>
        </w:rPr>
        <w:t>i</w:t>
      </w:r>
      <w:proofErr w:type="spellEnd"/>
      <w:r w:rsidRPr="00C2181A">
        <w:t xml:space="preserve"> = Posiciones del satélite (i=1</w:t>
      </w:r>
      <w:proofErr w:type="gramStart"/>
      <w:r w:rsidRPr="00C2181A">
        <w:t>,2,3,4</w:t>
      </w:r>
      <w:proofErr w:type="gramEnd"/>
      <w:r w:rsidRPr="00C2181A">
        <w:t>). (Definida en el mensaje de navegación)</w:t>
      </w:r>
    </w:p>
    <w:p w:rsidR="001D3C37" w:rsidRPr="00C2181A" w:rsidRDefault="001D3C37" w:rsidP="00C365A4">
      <w:proofErr w:type="spellStart"/>
      <w:r w:rsidRPr="00C2181A">
        <w:t>U</w:t>
      </w:r>
      <w:r w:rsidRPr="00C2181A">
        <w:rPr>
          <w:vertAlign w:val="subscript"/>
        </w:rPr>
        <w:t>x</w:t>
      </w:r>
      <w:proofErr w:type="gramStart"/>
      <w:r w:rsidRPr="00C2181A">
        <w:t>,U</w:t>
      </w:r>
      <w:r w:rsidRPr="00C2181A">
        <w:rPr>
          <w:vertAlign w:val="subscript"/>
        </w:rPr>
        <w:t>y</w:t>
      </w:r>
      <w:proofErr w:type="spellEnd"/>
      <w:proofErr w:type="gramEnd"/>
      <w:r w:rsidRPr="00C2181A">
        <w:t xml:space="preserve">, </w:t>
      </w:r>
      <w:proofErr w:type="spellStart"/>
      <w:r w:rsidRPr="00C2181A">
        <w:t>U</w:t>
      </w:r>
      <w:r w:rsidRPr="00C2181A">
        <w:rPr>
          <w:vertAlign w:val="subscript"/>
        </w:rPr>
        <w:t>z</w:t>
      </w:r>
      <w:proofErr w:type="spellEnd"/>
      <w:r w:rsidRPr="00C2181A">
        <w:t xml:space="preserve"> = Posición del usuario</w:t>
      </w:r>
    </w:p>
    <w:p w:rsidR="001D3C37" w:rsidRPr="00C2181A" w:rsidRDefault="001D3C37" w:rsidP="00C365A4">
      <w:r w:rsidRPr="00C2181A">
        <w:t>CB= Desviación del reloj receptor GPS.</w:t>
      </w:r>
    </w:p>
    <w:p w:rsidR="001D3C37" w:rsidRPr="00C2181A" w:rsidRDefault="001D3C37" w:rsidP="00C365A4">
      <w:r w:rsidRPr="00C2181A">
        <w:lastRenderedPageBreak/>
        <w:t>Como se observa, estas ecuaciones son la representación de las cuatro esferas que rodean a los 4 satélites que se utilizan para determinar la posición exacta del usuario. La ecuación de la esfera es:</w:t>
      </w:r>
    </w:p>
    <w:p w:rsidR="001D3C37" w:rsidRPr="00C2181A" w:rsidRDefault="001705E2">
      <w:pPr>
        <w:keepNext/>
      </w:pPr>
      <m:oMathPara>
        <m:oMath>
          <m:sSup>
            <m:sSupPr>
              <m:ctrlPr>
                <w:rPr>
                  <w:rFonts w:ascii="Cambria Math" w:hAnsi="Cambria Math"/>
                  <w:i/>
                  <w:sz w:val="28"/>
                  <w:szCs w:val="28"/>
                  <w:bdr w:val="none" w:sz="0" w:space="0" w:color="auto" w:frame="1"/>
                </w:rPr>
              </m:ctrlPr>
            </m:sSupPr>
            <m:e>
              <m:d>
                <m:dPr>
                  <m:ctrlPr>
                    <w:rPr>
                      <w:rFonts w:ascii="Cambria Math" w:hAnsi="Cambria Math"/>
                      <w:i/>
                      <w:sz w:val="28"/>
                      <w:szCs w:val="28"/>
                      <w:bdr w:val="none" w:sz="0" w:space="0" w:color="auto" w:frame="1"/>
                    </w:rPr>
                  </m:ctrlPr>
                </m:dPr>
                <m:e>
                  <m:r>
                    <w:rPr>
                      <w:rFonts w:ascii="Cambria Math" w:hAnsi="Cambria Math"/>
                      <w:sz w:val="28"/>
                      <w:szCs w:val="28"/>
                      <w:bdr w:val="none" w:sz="0" w:space="0" w:color="auto" w:frame="1"/>
                    </w:rPr>
                    <m:t>X-</m:t>
                  </m:r>
                  <m:sSub>
                    <m:sSubPr>
                      <m:ctrlPr>
                        <w:rPr>
                          <w:rFonts w:ascii="Cambria Math" w:hAnsi="Cambria Math"/>
                          <w:i/>
                          <w:sz w:val="28"/>
                          <w:szCs w:val="28"/>
                          <w:bdr w:val="none" w:sz="0" w:space="0" w:color="auto" w:frame="1"/>
                        </w:rPr>
                      </m:ctrlPr>
                    </m:sSubPr>
                    <m:e>
                      <m:r>
                        <w:rPr>
                          <w:rFonts w:ascii="Cambria Math" w:hAnsi="Cambria Math"/>
                          <w:sz w:val="28"/>
                          <w:szCs w:val="28"/>
                          <w:bdr w:val="none" w:sz="0" w:space="0" w:color="auto" w:frame="1"/>
                        </w:rPr>
                        <m:t>X</m:t>
                      </m:r>
                    </m:e>
                    <m:sub>
                      <m:r>
                        <w:rPr>
                          <w:rFonts w:ascii="Cambria Math" w:hAnsi="Cambria Math"/>
                          <w:sz w:val="28"/>
                          <w:szCs w:val="28"/>
                          <w:bdr w:val="none" w:sz="0" w:space="0" w:color="auto" w:frame="1"/>
                        </w:rPr>
                        <m:t>0</m:t>
                      </m:r>
                    </m:sub>
                  </m:sSub>
                </m:e>
              </m:d>
            </m:e>
            <m:sup>
              <m:r>
                <w:rPr>
                  <w:rFonts w:ascii="Cambria Math" w:hAnsi="Cambria Math"/>
                  <w:sz w:val="28"/>
                  <w:szCs w:val="28"/>
                  <w:bdr w:val="none" w:sz="0" w:space="0" w:color="auto" w:frame="1"/>
                </w:rPr>
                <m:t>2</m:t>
              </m:r>
            </m:sup>
          </m:sSup>
          <m:r>
            <w:rPr>
              <w:rFonts w:ascii="Cambria Math" w:hAnsi="Cambria Math"/>
              <w:sz w:val="28"/>
              <w:szCs w:val="28"/>
              <w:bdr w:val="none" w:sz="0" w:space="0" w:color="auto" w:frame="1"/>
            </w:rPr>
            <m:t>+</m:t>
          </m:r>
          <m:sSup>
            <m:sSupPr>
              <m:ctrlPr>
                <w:rPr>
                  <w:rFonts w:ascii="Cambria Math" w:hAnsi="Cambria Math"/>
                  <w:i/>
                  <w:sz w:val="28"/>
                  <w:szCs w:val="28"/>
                  <w:bdr w:val="none" w:sz="0" w:space="0" w:color="auto" w:frame="1"/>
                </w:rPr>
              </m:ctrlPr>
            </m:sSupPr>
            <m:e>
              <m:d>
                <m:dPr>
                  <m:ctrlPr>
                    <w:rPr>
                      <w:rFonts w:ascii="Cambria Math" w:hAnsi="Cambria Math"/>
                      <w:i/>
                      <w:sz w:val="28"/>
                      <w:szCs w:val="28"/>
                      <w:bdr w:val="none" w:sz="0" w:space="0" w:color="auto" w:frame="1"/>
                    </w:rPr>
                  </m:ctrlPr>
                </m:dPr>
                <m:e>
                  <m:r>
                    <w:rPr>
                      <w:rFonts w:ascii="Cambria Math" w:hAnsi="Cambria Math"/>
                      <w:sz w:val="28"/>
                      <w:szCs w:val="28"/>
                      <w:bdr w:val="none" w:sz="0" w:space="0" w:color="auto" w:frame="1"/>
                    </w:rPr>
                    <m:t>Y-</m:t>
                  </m:r>
                  <m:sSub>
                    <m:sSubPr>
                      <m:ctrlPr>
                        <w:rPr>
                          <w:rFonts w:ascii="Cambria Math" w:hAnsi="Cambria Math"/>
                          <w:i/>
                          <w:sz w:val="28"/>
                          <w:szCs w:val="28"/>
                          <w:bdr w:val="none" w:sz="0" w:space="0" w:color="auto" w:frame="1"/>
                        </w:rPr>
                      </m:ctrlPr>
                    </m:sSubPr>
                    <m:e>
                      <m:r>
                        <w:rPr>
                          <w:rFonts w:ascii="Cambria Math" w:hAnsi="Cambria Math"/>
                          <w:sz w:val="28"/>
                          <w:szCs w:val="28"/>
                          <w:bdr w:val="none" w:sz="0" w:space="0" w:color="auto" w:frame="1"/>
                        </w:rPr>
                        <m:t>Y</m:t>
                      </m:r>
                    </m:e>
                    <m:sub>
                      <m:r>
                        <w:rPr>
                          <w:rFonts w:ascii="Cambria Math" w:hAnsi="Cambria Math"/>
                          <w:sz w:val="28"/>
                          <w:szCs w:val="28"/>
                          <w:bdr w:val="none" w:sz="0" w:space="0" w:color="auto" w:frame="1"/>
                        </w:rPr>
                        <m:t>0</m:t>
                      </m:r>
                    </m:sub>
                  </m:sSub>
                </m:e>
              </m:d>
            </m:e>
            <m:sup>
              <m:r>
                <w:rPr>
                  <w:rFonts w:ascii="Cambria Math" w:hAnsi="Cambria Math"/>
                  <w:sz w:val="28"/>
                  <w:szCs w:val="28"/>
                  <w:bdr w:val="none" w:sz="0" w:space="0" w:color="auto" w:frame="1"/>
                </w:rPr>
                <m:t>2</m:t>
              </m:r>
            </m:sup>
          </m:sSup>
          <m:r>
            <w:rPr>
              <w:rFonts w:ascii="Cambria Math" w:hAnsi="Cambria Math"/>
              <w:sz w:val="28"/>
              <w:szCs w:val="28"/>
              <w:bdr w:val="none" w:sz="0" w:space="0" w:color="auto" w:frame="1"/>
            </w:rPr>
            <m:t>+</m:t>
          </m:r>
          <m:sSup>
            <m:sSupPr>
              <m:ctrlPr>
                <w:rPr>
                  <w:rFonts w:ascii="Cambria Math" w:hAnsi="Cambria Math"/>
                  <w:i/>
                  <w:sz w:val="28"/>
                  <w:szCs w:val="28"/>
                  <w:bdr w:val="none" w:sz="0" w:space="0" w:color="auto" w:frame="1"/>
                </w:rPr>
              </m:ctrlPr>
            </m:sSupPr>
            <m:e>
              <m:d>
                <m:dPr>
                  <m:ctrlPr>
                    <w:rPr>
                      <w:rFonts w:ascii="Cambria Math" w:hAnsi="Cambria Math"/>
                      <w:i/>
                      <w:sz w:val="28"/>
                      <w:szCs w:val="28"/>
                      <w:bdr w:val="none" w:sz="0" w:space="0" w:color="auto" w:frame="1"/>
                    </w:rPr>
                  </m:ctrlPr>
                </m:dPr>
                <m:e>
                  <m:r>
                    <w:rPr>
                      <w:rFonts w:ascii="Cambria Math" w:hAnsi="Cambria Math"/>
                      <w:sz w:val="28"/>
                      <w:szCs w:val="28"/>
                      <w:bdr w:val="none" w:sz="0" w:space="0" w:color="auto" w:frame="1"/>
                    </w:rPr>
                    <m:t>Z-</m:t>
                  </m:r>
                  <m:sSub>
                    <m:sSubPr>
                      <m:ctrlPr>
                        <w:rPr>
                          <w:rFonts w:ascii="Cambria Math" w:hAnsi="Cambria Math"/>
                          <w:i/>
                          <w:sz w:val="28"/>
                          <w:szCs w:val="28"/>
                          <w:bdr w:val="none" w:sz="0" w:space="0" w:color="auto" w:frame="1"/>
                        </w:rPr>
                      </m:ctrlPr>
                    </m:sSubPr>
                    <m:e>
                      <m:r>
                        <w:rPr>
                          <w:rFonts w:ascii="Cambria Math" w:hAnsi="Cambria Math"/>
                          <w:sz w:val="28"/>
                          <w:szCs w:val="28"/>
                          <w:bdr w:val="none" w:sz="0" w:space="0" w:color="auto" w:frame="1"/>
                        </w:rPr>
                        <m:t>Z</m:t>
                      </m:r>
                    </m:e>
                    <m:sub>
                      <m:r>
                        <w:rPr>
                          <w:rFonts w:ascii="Cambria Math" w:hAnsi="Cambria Math"/>
                          <w:sz w:val="28"/>
                          <w:szCs w:val="28"/>
                          <w:bdr w:val="none" w:sz="0" w:space="0" w:color="auto" w:frame="1"/>
                        </w:rPr>
                        <m:t>0</m:t>
                      </m:r>
                    </m:sub>
                  </m:sSub>
                </m:e>
              </m:d>
            </m:e>
            <m:sup>
              <m:r>
                <w:rPr>
                  <w:rFonts w:ascii="Cambria Math" w:hAnsi="Cambria Math"/>
                  <w:sz w:val="28"/>
                  <w:szCs w:val="28"/>
                  <w:bdr w:val="none" w:sz="0" w:space="0" w:color="auto" w:frame="1"/>
                </w:rPr>
                <m:t>2</m:t>
              </m:r>
            </m:sup>
          </m:sSup>
          <m:r>
            <w:rPr>
              <w:rFonts w:ascii="Cambria Math" w:hAnsi="Cambria Math"/>
              <w:sz w:val="28"/>
              <w:szCs w:val="28"/>
              <w:bdr w:val="none" w:sz="0" w:space="0" w:color="auto" w:frame="1"/>
            </w:rPr>
            <m:t>=</m:t>
          </m:r>
          <m:sSup>
            <m:sSupPr>
              <m:ctrlPr>
                <w:rPr>
                  <w:rFonts w:ascii="Cambria Math" w:hAnsi="Cambria Math"/>
                  <w:i/>
                  <w:sz w:val="28"/>
                  <w:szCs w:val="28"/>
                  <w:bdr w:val="none" w:sz="0" w:space="0" w:color="auto" w:frame="1"/>
                </w:rPr>
              </m:ctrlPr>
            </m:sSupPr>
            <m:e>
              <m:r>
                <w:rPr>
                  <w:rFonts w:ascii="Cambria Math" w:hAnsi="Cambria Math"/>
                  <w:sz w:val="28"/>
                  <w:szCs w:val="28"/>
                  <w:bdr w:val="none" w:sz="0" w:space="0" w:color="auto" w:frame="1"/>
                </w:rPr>
                <m:t>r</m:t>
              </m:r>
            </m:e>
            <m:sup>
              <m:r>
                <w:rPr>
                  <w:rFonts w:ascii="Cambria Math" w:hAnsi="Cambria Math"/>
                  <w:sz w:val="28"/>
                  <w:szCs w:val="28"/>
                  <w:bdr w:val="none" w:sz="0" w:space="0" w:color="auto" w:frame="1"/>
                </w:rPr>
                <m:t>2</m:t>
              </m:r>
            </m:sup>
          </m:sSup>
        </m:oMath>
      </m:oMathPara>
    </w:p>
    <w:p w:rsidR="001D3C37" w:rsidRPr="00C2181A" w:rsidRDefault="001D3C37" w:rsidP="00C5149D">
      <w:pPr>
        <w:pStyle w:val="Epgrafe"/>
        <w:jc w:val="center"/>
        <w:rPr>
          <w:rFonts w:ascii="Arial" w:hAnsi="Arial" w:cs="Arial"/>
        </w:rPr>
      </w:pPr>
      <w:r w:rsidRPr="00C2181A">
        <w:rPr>
          <w:rFonts w:ascii="Arial" w:hAnsi="Arial" w:cs="Arial"/>
        </w:rPr>
        <w:t xml:space="preserve">Ecuación </w:t>
      </w:r>
      <w:r w:rsidR="00596396">
        <w:rPr>
          <w:rFonts w:ascii="Arial" w:hAnsi="Arial" w:cs="Arial"/>
        </w:rPr>
        <w:fldChar w:fldCharType="begin"/>
      </w:r>
      <w:r w:rsidR="00596396">
        <w:rPr>
          <w:rFonts w:ascii="Arial" w:hAnsi="Arial" w:cs="Arial"/>
        </w:rPr>
        <w:instrText xml:space="preserve"> SEQ Ecuación \* ARABIC </w:instrText>
      </w:r>
      <w:r w:rsidR="00596396">
        <w:rPr>
          <w:rFonts w:ascii="Arial" w:hAnsi="Arial" w:cs="Arial"/>
        </w:rPr>
        <w:fldChar w:fldCharType="separate"/>
      </w:r>
      <w:r w:rsidR="006342DE">
        <w:rPr>
          <w:rFonts w:ascii="Arial" w:hAnsi="Arial" w:cs="Arial"/>
          <w:noProof/>
        </w:rPr>
        <w:t>2</w:t>
      </w:r>
      <w:r w:rsidR="00596396">
        <w:rPr>
          <w:rFonts w:ascii="Arial" w:hAnsi="Arial" w:cs="Arial"/>
        </w:rPr>
        <w:fldChar w:fldCharType="end"/>
      </w:r>
      <w:r w:rsidRPr="00C2181A">
        <w:rPr>
          <w:rFonts w:ascii="Arial" w:hAnsi="Arial" w:cs="Arial"/>
        </w:rPr>
        <w:t xml:space="preserve"> De la Esfera</w:t>
      </w:r>
    </w:p>
    <w:p w:rsidR="001D3C37" w:rsidRPr="00C2181A" w:rsidRDefault="001D3C37" w:rsidP="00C365A4">
      <w:r w:rsidRPr="00C2181A">
        <w:t>P</w:t>
      </w:r>
      <w:r w:rsidRPr="00C2181A">
        <w:rPr>
          <w:vertAlign w:val="subscript"/>
        </w:rPr>
        <w:t>0</w:t>
      </w:r>
      <w:r w:rsidRPr="00C2181A">
        <w:t>(X</w:t>
      </w:r>
      <w:r w:rsidRPr="00C2181A">
        <w:rPr>
          <w:vertAlign w:val="subscript"/>
        </w:rPr>
        <w:t>0</w:t>
      </w:r>
      <w:proofErr w:type="gramStart"/>
      <w:r w:rsidRPr="00C2181A">
        <w:t>,Y</w:t>
      </w:r>
      <w:r w:rsidRPr="00C2181A">
        <w:rPr>
          <w:vertAlign w:val="subscript"/>
        </w:rPr>
        <w:t>0</w:t>
      </w:r>
      <w:r w:rsidRPr="00C2181A">
        <w:t>,Z</w:t>
      </w:r>
      <w:r w:rsidRPr="00C2181A">
        <w:rPr>
          <w:vertAlign w:val="subscript"/>
        </w:rPr>
        <w:t>0</w:t>
      </w:r>
      <w:proofErr w:type="gramEnd"/>
      <w:r w:rsidRPr="00C2181A">
        <w:t>) es la posición del centro de la esfera. La distancia r se calcula en cada satélite con la siguiente expresión.</w:t>
      </w:r>
    </w:p>
    <w:p w:rsidR="001D3C37" w:rsidRPr="004C3D7E" w:rsidRDefault="004C3D7E">
      <w:pPr>
        <w:rPr>
          <w:rFonts w:ascii="Cambria Math" w:hAnsi="Cambria Math"/>
          <w:bdr w:val="none" w:sz="0" w:space="0" w:color="auto" w:frame="1"/>
          <w:oMath/>
        </w:rPr>
      </w:pPr>
      <m:oMathPara>
        <m:oMath>
          <m:r>
            <w:rPr>
              <w:rFonts w:ascii="Cambria Math" w:hAnsi="Cambria Math"/>
              <w:bdr w:val="none" w:sz="0" w:space="0" w:color="auto" w:frame="1"/>
            </w:rPr>
            <m:t>R=</m:t>
          </m:r>
          <m:sSub>
            <m:sSubPr>
              <m:ctrlPr>
                <w:rPr>
                  <w:rFonts w:ascii="Cambria Math" w:hAnsi="Cambria Math"/>
                  <w:i/>
                  <w:bdr w:val="none" w:sz="0" w:space="0" w:color="auto" w:frame="1"/>
                </w:rPr>
              </m:ctrlPr>
            </m:sSubPr>
            <m:e>
              <m:r>
                <w:rPr>
                  <w:rFonts w:ascii="Cambria Math" w:hAnsi="Cambria Math"/>
                  <w:bdr w:val="none" w:sz="0" w:space="0" w:color="auto" w:frame="1"/>
                </w:rPr>
                <m:t>PR</m:t>
              </m:r>
            </m:e>
            <m:sub>
              <m:r>
                <w:rPr>
                  <w:rFonts w:ascii="Cambria Math" w:hAnsi="Cambria Math"/>
                  <w:bdr w:val="none" w:sz="0" w:space="0" w:color="auto" w:frame="1"/>
                </w:rPr>
                <m:t>i</m:t>
              </m:r>
            </m:sub>
          </m:sSub>
          <m:r>
            <w:rPr>
              <w:rFonts w:ascii="Cambria Math" w:hAnsi="Cambria Math"/>
              <w:bdr w:val="none" w:sz="0" w:space="0" w:color="auto" w:frame="1"/>
            </w:rPr>
            <m:t>-CB*c</m:t>
          </m:r>
        </m:oMath>
      </m:oMathPara>
    </w:p>
    <w:p w:rsidR="001D3C37" w:rsidRPr="00C2181A" w:rsidRDefault="000D4C1B">
      <w:r w:rsidRPr="00C2181A">
        <w:t>Dónde</w:t>
      </w:r>
      <w:r w:rsidR="001D3C37" w:rsidRPr="00C2181A">
        <w:t>:</w:t>
      </w:r>
    </w:p>
    <w:p w:rsidR="001D3C37" w:rsidRPr="00C2181A" w:rsidRDefault="001D3C37" w:rsidP="00C365A4">
      <w:proofErr w:type="spellStart"/>
      <w:r w:rsidRPr="00C2181A">
        <w:t>PR</w:t>
      </w:r>
      <w:r w:rsidRPr="00C2181A">
        <w:rPr>
          <w:vertAlign w:val="subscript"/>
        </w:rPr>
        <w:t>i</w:t>
      </w:r>
      <w:proofErr w:type="spellEnd"/>
      <w:r w:rsidRPr="00C2181A">
        <w:rPr>
          <w:vertAlign w:val="subscript"/>
        </w:rPr>
        <w:tab/>
      </w:r>
      <w:r w:rsidRPr="00C2181A">
        <w:t>= son las mediciones pseudoaleatorias de los 4 satélites (unidades de distancia).</w:t>
      </w:r>
    </w:p>
    <w:p w:rsidR="001D3C37" w:rsidRPr="00C2181A" w:rsidRDefault="001D3C37" w:rsidP="00C365A4">
      <w:r w:rsidRPr="00C2181A">
        <w:t>CB</w:t>
      </w:r>
      <w:r w:rsidRPr="00C2181A">
        <w:tab/>
        <w:t>= es de la desviación del reloj receptor GPS (Unidades de tiempo).</w:t>
      </w:r>
    </w:p>
    <w:p w:rsidR="00C5149D" w:rsidRDefault="001D3C37" w:rsidP="00EA0594">
      <w:r w:rsidRPr="00C2181A">
        <w:t>C</w:t>
      </w:r>
      <w:r w:rsidRPr="00C2181A">
        <w:tab/>
        <w:t>= es la velocida</w:t>
      </w:r>
      <w:r w:rsidR="00C365A4" w:rsidRPr="00C2181A">
        <w:t>d de la luz (distancia/tiempo).</w:t>
      </w:r>
    </w:p>
    <w:p w:rsidR="00EA0594" w:rsidRDefault="00EA0594" w:rsidP="00072AB6">
      <w:pPr>
        <w:pStyle w:val="Ttulo3"/>
      </w:pPr>
      <w:bookmarkStart w:id="122" w:name="_Toc379923972"/>
      <w:r>
        <w:t>Cálculos con coordenadas de GPS</w:t>
      </w:r>
      <w:bookmarkEnd w:id="122"/>
    </w:p>
    <w:p w:rsidR="00EA0594" w:rsidRDefault="00EA0594" w:rsidP="00EA0594">
      <w:r w:rsidRPr="001B7798">
        <w:t>Para resol</w:t>
      </w:r>
      <w:r>
        <w:t>ver el problema de decidir si un punto en el plano</w:t>
      </w:r>
      <w:r w:rsidRPr="001B7798">
        <w:t xml:space="preserve"> esta sobre el triángulo, hacemos uso de algunas ideas del Algebra Lineal</w:t>
      </w:r>
      <w:r>
        <w:t xml:space="preserve"> como es la Combinación Lineal de espacios vectoriales</w:t>
      </w:r>
      <w:r w:rsidRPr="001B7798">
        <w:t xml:space="preserve">. </w:t>
      </w:r>
    </w:p>
    <w:p w:rsidR="00EA0594" w:rsidRPr="006F52FC" w:rsidRDefault="00EA0594" w:rsidP="00EA0594">
      <w:pPr>
        <w:rPr>
          <w:b/>
        </w:rPr>
      </w:pPr>
      <w:r>
        <w:rPr>
          <w:b/>
        </w:rPr>
        <w:t>Teorema de la combinación Lineal</w:t>
      </w:r>
      <w:r w:rsidR="00E75249">
        <w:rPr>
          <w:b/>
        </w:rPr>
        <w:t xml:space="preserve"> [14]</w:t>
      </w:r>
    </w:p>
    <w:p w:rsidR="00EA0594" w:rsidRDefault="00EA0594" w:rsidP="00EA0594">
      <w:r>
        <w:t>S</w:t>
      </w:r>
      <w:r w:rsidRPr="006F52FC">
        <w:t>ean</w:t>
      </w:r>
      <w:r>
        <w:t xml:space="preserve"> </w:t>
      </w:r>
      <w:r w:rsidRPr="006F52FC">
        <w:rPr>
          <w:b/>
          <w:sz w:val="28"/>
        </w:rPr>
        <w:t>V</w:t>
      </w:r>
      <w:r w:rsidRPr="006F52FC">
        <w:rPr>
          <w:b/>
          <w:sz w:val="28"/>
          <w:vertAlign w:val="subscript"/>
        </w:rPr>
        <w:t>1</w:t>
      </w:r>
      <w:r w:rsidRPr="006F52FC">
        <w:rPr>
          <w:b/>
          <w:sz w:val="28"/>
        </w:rPr>
        <w:t xml:space="preserve">, </w:t>
      </w:r>
      <w:proofErr w:type="gramStart"/>
      <w:r w:rsidRPr="006F52FC">
        <w:rPr>
          <w:b/>
          <w:sz w:val="28"/>
        </w:rPr>
        <w:t>V</w:t>
      </w:r>
      <w:r w:rsidRPr="006F52FC">
        <w:rPr>
          <w:b/>
          <w:sz w:val="28"/>
          <w:vertAlign w:val="subscript"/>
        </w:rPr>
        <w:t xml:space="preserve">2 </w:t>
      </w:r>
      <w:r w:rsidRPr="006F52FC">
        <w:rPr>
          <w:b/>
          <w:sz w:val="28"/>
        </w:rPr>
        <w:t>,</w:t>
      </w:r>
      <w:proofErr w:type="gramEnd"/>
      <w:r w:rsidRPr="006F52FC">
        <w:rPr>
          <w:b/>
          <w:sz w:val="28"/>
        </w:rPr>
        <w:t xml:space="preserve"> …, </w:t>
      </w:r>
      <w:proofErr w:type="spellStart"/>
      <w:r w:rsidRPr="006F52FC">
        <w:rPr>
          <w:b/>
          <w:sz w:val="28"/>
        </w:rPr>
        <w:t>V</w:t>
      </w:r>
      <w:r w:rsidRPr="006F52FC">
        <w:rPr>
          <w:b/>
          <w:sz w:val="28"/>
          <w:vertAlign w:val="subscript"/>
        </w:rPr>
        <w:t>n</w:t>
      </w:r>
      <w:proofErr w:type="spellEnd"/>
      <w:r w:rsidRPr="006F52FC">
        <w:rPr>
          <w:b/>
          <w:sz w:val="28"/>
        </w:rPr>
        <w:t xml:space="preserve">,  </w:t>
      </w:r>
      <w:r w:rsidRPr="006F52FC">
        <w:t xml:space="preserve">vectores en un espacio vectorial V. </w:t>
      </w:r>
    </w:p>
    <w:p w:rsidR="00EA0594" w:rsidRDefault="00EA0594" w:rsidP="00EA0594">
      <w:r>
        <w:t>E</w:t>
      </w:r>
      <w:r w:rsidRPr="006F52FC">
        <w:t>ntonce</w:t>
      </w:r>
      <w:r>
        <w:t xml:space="preserve">s cualquier vector de la forma: </w:t>
      </w:r>
    </w:p>
    <w:p w:rsidR="00596396" w:rsidRDefault="00EA0594" w:rsidP="00596396">
      <w:pPr>
        <w:keepNext/>
      </w:pPr>
      <m:oMathPara>
        <m:oMath>
          <m:r>
            <w:rPr>
              <w:rFonts w:ascii="Cambria Math" w:hAnsi="Cambria Math"/>
              <w:color w:val="000000"/>
              <w:sz w:val="28"/>
              <w:szCs w:val="27"/>
              <w:shd w:val="clear" w:color="auto" w:fill="FFFFFF"/>
            </w:rPr>
            <m:t>V</m:t>
          </m:r>
          <m:r>
            <m:rPr>
              <m:sty m:val="p"/>
            </m:rPr>
            <w:rPr>
              <w:rFonts w:ascii="Cambria Math" w:hAnsi="Cambria Math"/>
              <w:color w:val="000000"/>
              <w:sz w:val="28"/>
              <w:szCs w:val="27"/>
              <w:shd w:val="clear" w:color="auto" w:fill="FFFFFF"/>
            </w:rPr>
            <m:t> = </m:t>
          </m:r>
          <m:sSub>
            <m:sSubPr>
              <m:ctrlPr>
                <w:rPr>
                  <w:rFonts w:ascii="Cambria Math" w:hAnsi="Cambria Math"/>
                  <w:i/>
                  <w:iCs/>
                  <w:color w:val="000000"/>
                  <w:sz w:val="28"/>
                  <w:szCs w:val="27"/>
                  <w:shd w:val="clear" w:color="auto" w:fill="FFFFFF"/>
                </w:rPr>
              </m:ctrlPr>
            </m:sSubPr>
            <m:e>
              <m:r>
                <w:rPr>
                  <w:rFonts w:ascii="Cambria Math" w:hAnsi="Cambria Math"/>
                  <w:color w:val="000000"/>
                  <w:sz w:val="28"/>
                  <w:szCs w:val="27"/>
                  <w:shd w:val="clear" w:color="auto" w:fill="FFFFFF"/>
                </w:rPr>
                <m:t>a</m:t>
              </m:r>
            </m:e>
            <m:sub>
              <m:r>
                <w:rPr>
                  <w:rFonts w:ascii="Cambria Math" w:hAnsi="Cambria Math"/>
                  <w:color w:val="000000"/>
                  <w:sz w:val="28"/>
                  <w:szCs w:val="27"/>
                  <w:shd w:val="clear" w:color="auto" w:fill="FFFFFF"/>
                </w:rPr>
                <m:t>1</m:t>
              </m:r>
            </m:sub>
          </m:sSub>
          <m:sSub>
            <m:sSubPr>
              <m:ctrlPr>
                <w:rPr>
                  <w:rFonts w:ascii="Cambria Math" w:hAnsi="Cambria Math"/>
                  <w:color w:val="000000"/>
                  <w:sz w:val="28"/>
                  <w:szCs w:val="27"/>
                  <w:shd w:val="clear" w:color="auto" w:fill="FFFFFF"/>
                </w:rPr>
              </m:ctrlPr>
            </m:sSubPr>
            <m:e>
              <m:r>
                <w:rPr>
                  <w:rFonts w:ascii="Cambria Math" w:hAnsi="Cambria Math"/>
                  <w:color w:val="000000"/>
                  <w:sz w:val="28"/>
                  <w:szCs w:val="27"/>
                  <w:shd w:val="clear" w:color="auto" w:fill="FFFFFF"/>
                </w:rPr>
                <m:t>V</m:t>
              </m:r>
            </m:e>
            <m:sub>
              <m:r>
                <w:rPr>
                  <w:rFonts w:ascii="Cambria Math" w:hAnsi="Cambria Math"/>
                  <w:color w:val="000000"/>
                  <w:sz w:val="28"/>
                  <w:szCs w:val="27"/>
                  <w:shd w:val="clear" w:color="auto" w:fill="FFFFFF"/>
                </w:rPr>
                <m:t>1</m:t>
              </m:r>
            </m:sub>
          </m:sSub>
          <m:r>
            <m:rPr>
              <m:sty m:val="p"/>
            </m:rPr>
            <w:rPr>
              <w:rFonts w:ascii="Cambria Math" w:hAnsi="Cambria Math"/>
              <w:color w:val="000000"/>
              <w:sz w:val="28"/>
              <w:szCs w:val="27"/>
              <w:shd w:val="clear" w:color="auto" w:fill="FFFFFF"/>
            </w:rPr>
            <m:t>+ </m:t>
          </m:r>
          <m:sSub>
            <m:sSubPr>
              <m:ctrlPr>
                <w:rPr>
                  <w:rFonts w:ascii="Cambria Math" w:hAnsi="Cambria Math"/>
                  <w:color w:val="000000"/>
                  <w:sz w:val="28"/>
                  <w:szCs w:val="27"/>
                  <w:shd w:val="clear" w:color="auto" w:fill="FFFFFF"/>
                </w:rPr>
              </m:ctrlPr>
            </m:sSubPr>
            <m:e>
              <m:r>
                <w:rPr>
                  <w:rFonts w:ascii="Cambria Math" w:hAnsi="Cambria Math"/>
                  <w:color w:val="000000"/>
                  <w:sz w:val="28"/>
                  <w:szCs w:val="27"/>
                  <w:shd w:val="clear" w:color="auto" w:fill="FFFFFF"/>
                </w:rPr>
                <m:t>a</m:t>
              </m:r>
            </m:e>
            <m:sub>
              <m:r>
                <w:rPr>
                  <w:rFonts w:ascii="Cambria Math" w:hAnsi="Cambria Math"/>
                  <w:color w:val="000000"/>
                  <w:sz w:val="28"/>
                  <w:szCs w:val="27"/>
                  <w:shd w:val="clear" w:color="auto" w:fill="FFFFFF"/>
                </w:rPr>
                <m:t>2</m:t>
              </m:r>
            </m:sub>
          </m:sSub>
          <m:sSub>
            <m:sSubPr>
              <m:ctrlPr>
                <w:rPr>
                  <w:rFonts w:ascii="Cambria Math" w:hAnsi="Cambria Math"/>
                  <w:i/>
                  <w:color w:val="000000"/>
                  <w:sz w:val="28"/>
                  <w:szCs w:val="27"/>
                  <w:shd w:val="clear" w:color="auto" w:fill="FFFFFF"/>
                </w:rPr>
              </m:ctrlPr>
            </m:sSubPr>
            <m:e>
              <m:r>
                <w:rPr>
                  <w:rFonts w:ascii="Cambria Math" w:hAnsi="Cambria Math"/>
                  <w:color w:val="000000"/>
                  <w:sz w:val="28"/>
                  <w:szCs w:val="27"/>
                  <w:shd w:val="clear" w:color="auto" w:fill="FFFFFF"/>
                </w:rPr>
                <m:t>V</m:t>
              </m:r>
            </m:e>
            <m:sub>
              <m:r>
                <w:rPr>
                  <w:rFonts w:ascii="Cambria Math" w:hAnsi="Cambria Math"/>
                  <w:color w:val="000000"/>
                  <w:sz w:val="28"/>
                  <w:szCs w:val="27"/>
                  <w:shd w:val="clear" w:color="auto" w:fill="FFFFFF"/>
                </w:rPr>
                <m:t>2</m:t>
              </m:r>
            </m:sub>
          </m:sSub>
          <m:r>
            <w:rPr>
              <w:rFonts w:ascii="Cambria Math" w:hAnsi="Cambria Math"/>
              <w:color w:val="000000"/>
              <w:sz w:val="28"/>
              <w:szCs w:val="27"/>
              <w:shd w:val="clear" w:color="auto" w:fill="FFFFFF"/>
            </w:rPr>
            <m:t>+…+</m:t>
          </m:r>
          <m:sSub>
            <m:sSubPr>
              <m:ctrlPr>
                <w:rPr>
                  <w:rFonts w:ascii="Cambria Math" w:hAnsi="Cambria Math"/>
                  <w:i/>
                  <w:color w:val="000000"/>
                  <w:sz w:val="28"/>
                  <w:szCs w:val="27"/>
                  <w:shd w:val="clear" w:color="auto" w:fill="FFFFFF"/>
                </w:rPr>
              </m:ctrlPr>
            </m:sSubPr>
            <m:e>
              <m:r>
                <w:rPr>
                  <w:rFonts w:ascii="Cambria Math" w:hAnsi="Cambria Math"/>
                  <w:color w:val="000000"/>
                  <w:sz w:val="28"/>
                  <w:szCs w:val="27"/>
                  <w:shd w:val="clear" w:color="auto" w:fill="FFFFFF"/>
                </w:rPr>
                <m:t>a</m:t>
              </m:r>
            </m:e>
            <m:sub>
              <m:r>
                <w:rPr>
                  <w:rFonts w:ascii="Cambria Math" w:hAnsi="Cambria Math"/>
                  <w:color w:val="000000"/>
                  <w:sz w:val="28"/>
                  <w:szCs w:val="27"/>
                  <w:shd w:val="clear" w:color="auto" w:fill="FFFFFF"/>
                </w:rPr>
                <m:t>n</m:t>
              </m:r>
            </m:sub>
          </m:sSub>
          <m:sSub>
            <m:sSubPr>
              <m:ctrlPr>
                <w:rPr>
                  <w:rFonts w:ascii="Cambria Math" w:hAnsi="Cambria Math"/>
                  <w:i/>
                  <w:color w:val="000000"/>
                  <w:sz w:val="28"/>
                  <w:szCs w:val="27"/>
                  <w:shd w:val="clear" w:color="auto" w:fill="FFFFFF"/>
                </w:rPr>
              </m:ctrlPr>
            </m:sSubPr>
            <m:e>
              <m:r>
                <w:rPr>
                  <w:rFonts w:ascii="Cambria Math" w:hAnsi="Cambria Math"/>
                  <w:color w:val="000000"/>
                  <w:sz w:val="28"/>
                  <w:szCs w:val="27"/>
                  <w:shd w:val="clear" w:color="auto" w:fill="FFFFFF"/>
                </w:rPr>
                <m:t>V</m:t>
              </m:r>
            </m:e>
            <m:sub>
              <m:r>
                <w:rPr>
                  <w:rFonts w:ascii="Cambria Math" w:hAnsi="Cambria Math"/>
                  <w:color w:val="000000"/>
                  <w:sz w:val="28"/>
                  <w:szCs w:val="27"/>
                  <w:shd w:val="clear" w:color="auto" w:fill="FFFFFF"/>
                </w:rPr>
                <m:t>n</m:t>
              </m:r>
            </m:sub>
          </m:sSub>
        </m:oMath>
      </m:oMathPara>
    </w:p>
    <w:p w:rsidR="00EA0594" w:rsidRDefault="00596396" w:rsidP="00596396">
      <w:pPr>
        <w:pStyle w:val="Epgrafe"/>
        <w:jc w:val="center"/>
      </w:pPr>
      <w:r>
        <w:t xml:space="preserve">Ecuación </w:t>
      </w:r>
      <w:fldSimple w:instr=" SEQ Ecuación \* ARABIC ">
        <w:r w:rsidR="006342DE">
          <w:rPr>
            <w:noProof/>
          </w:rPr>
          <w:t>3</w:t>
        </w:r>
      </w:fldSimple>
      <w:r>
        <w:t xml:space="preserve"> General de la suma de vectores</w:t>
      </w:r>
    </w:p>
    <w:p w:rsidR="00EA0594" w:rsidRDefault="00EA0594" w:rsidP="00EA0594">
      <w:pPr>
        <w:rPr>
          <w:b/>
          <w:sz w:val="28"/>
          <w:vertAlign w:val="subscript"/>
        </w:rPr>
      </w:pPr>
      <w:r>
        <w:t xml:space="preserve">Se llama combinación lineal de los Vectores </w:t>
      </w:r>
      <w:r w:rsidRPr="006F52FC">
        <w:rPr>
          <w:b/>
          <w:sz w:val="28"/>
        </w:rPr>
        <w:t>V</w:t>
      </w:r>
      <w:r w:rsidRPr="006F52FC">
        <w:rPr>
          <w:b/>
          <w:sz w:val="28"/>
          <w:vertAlign w:val="subscript"/>
        </w:rPr>
        <w:t>1</w:t>
      </w:r>
      <w:r w:rsidRPr="006F52FC">
        <w:rPr>
          <w:b/>
          <w:sz w:val="28"/>
        </w:rPr>
        <w:t xml:space="preserve">, </w:t>
      </w:r>
      <w:proofErr w:type="gramStart"/>
      <w:r w:rsidRPr="006F52FC">
        <w:rPr>
          <w:b/>
          <w:sz w:val="28"/>
        </w:rPr>
        <w:t>V</w:t>
      </w:r>
      <w:r w:rsidRPr="006F52FC">
        <w:rPr>
          <w:b/>
          <w:sz w:val="28"/>
          <w:vertAlign w:val="subscript"/>
        </w:rPr>
        <w:t xml:space="preserve">2 </w:t>
      </w:r>
      <w:r w:rsidRPr="006F52FC">
        <w:rPr>
          <w:b/>
          <w:sz w:val="28"/>
        </w:rPr>
        <w:t>,</w:t>
      </w:r>
      <w:proofErr w:type="gramEnd"/>
      <w:r w:rsidRPr="006F52FC">
        <w:rPr>
          <w:b/>
          <w:sz w:val="28"/>
        </w:rPr>
        <w:t xml:space="preserve"> …, </w:t>
      </w:r>
      <w:proofErr w:type="spellStart"/>
      <w:r w:rsidRPr="006F52FC">
        <w:rPr>
          <w:b/>
          <w:sz w:val="28"/>
        </w:rPr>
        <w:t>V</w:t>
      </w:r>
      <w:r w:rsidRPr="006F52FC">
        <w:rPr>
          <w:b/>
          <w:sz w:val="28"/>
          <w:vertAlign w:val="subscript"/>
        </w:rPr>
        <w:t>n</w:t>
      </w:r>
      <w:proofErr w:type="spellEnd"/>
      <w:r>
        <w:rPr>
          <w:b/>
          <w:sz w:val="28"/>
          <w:vertAlign w:val="subscript"/>
        </w:rPr>
        <w:t xml:space="preserve">.  </w:t>
      </w:r>
    </w:p>
    <w:p w:rsidR="00EA0594" w:rsidRDefault="00EA0594" w:rsidP="00EA0594">
      <w:r w:rsidRPr="006F52FC">
        <w:lastRenderedPageBreak/>
        <w:t xml:space="preserve">Los escalares </w:t>
      </w:r>
      <w:r w:rsidRPr="00A84BDB">
        <w:rPr>
          <w:b/>
          <w:sz w:val="32"/>
          <w:szCs w:val="32"/>
        </w:rPr>
        <w:t>a</w:t>
      </w:r>
      <w:r w:rsidRPr="00A84BDB">
        <w:rPr>
          <w:b/>
          <w:sz w:val="32"/>
          <w:szCs w:val="32"/>
          <w:vertAlign w:val="subscript"/>
        </w:rPr>
        <w:t>1</w:t>
      </w:r>
      <w:r w:rsidRPr="00A84BDB">
        <w:rPr>
          <w:b/>
          <w:sz w:val="32"/>
          <w:szCs w:val="32"/>
        </w:rPr>
        <w:t>, a</w:t>
      </w:r>
      <w:r w:rsidRPr="00A84BDB">
        <w:rPr>
          <w:b/>
          <w:sz w:val="32"/>
          <w:szCs w:val="32"/>
          <w:vertAlign w:val="subscript"/>
        </w:rPr>
        <w:t>2</w:t>
      </w:r>
      <w:proofErr w:type="gramStart"/>
      <w:r w:rsidRPr="00A84BDB">
        <w:rPr>
          <w:b/>
          <w:sz w:val="32"/>
          <w:szCs w:val="32"/>
        </w:rPr>
        <w:t>, …</w:t>
      </w:r>
      <w:proofErr w:type="gramEnd"/>
      <w:r w:rsidRPr="00A84BDB">
        <w:rPr>
          <w:b/>
          <w:sz w:val="32"/>
          <w:szCs w:val="32"/>
        </w:rPr>
        <w:t xml:space="preserve">, </w:t>
      </w:r>
      <w:proofErr w:type="spellStart"/>
      <w:r w:rsidRPr="00A84BDB">
        <w:rPr>
          <w:b/>
          <w:sz w:val="32"/>
          <w:szCs w:val="32"/>
        </w:rPr>
        <w:t>a</w:t>
      </w:r>
      <w:r w:rsidRPr="00A84BDB">
        <w:rPr>
          <w:b/>
          <w:sz w:val="32"/>
          <w:szCs w:val="32"/>
          <w:vertAlign w:val="subscript"/>
        </w:rPr>
        <w:t>n</w:t>
      </w:r>
      <w:proofErr w:type="spellEnd"/>
      <w:r w:rsidRPr="00A84BDB">
        <w:rPr>
          <w:b/>
          <w:sz w:val="32"/>
          <w:szCs w:val="32"/>
          <w:vertAlign w:val="subscript"/>
        </w:rPr>
        <w:t>.</w:t>
      </w:r>
      <w:r>
        <w:rPr>
          <w:b/>
          <w:sz w:val="28"/>
        </w:rPr>
        <w:t xml:space="preserve"> </w:t>
      </w:r>
      <w:r w:rsidRPr="006F52FC">
        <w:t>Se llaman</w:t>
      </w:r>
      <w:r>
        <w:t xml:space="preserve"> coeficientes de </w:t>
      </w:r>
      <w:r w:rsidRPr="00A84BDB">
        <w:rPr>
          <w:b/>
        </w:rPr>
        <w:t>combinación lineal</w:t>
      </w:r>
      <w:r w:rsidRPr="006F52FC">
        <w:t>.</w:t>
      </w:r>
    </w:p>
    <w:p w:rsidR="00EA0594" w:rsidRPr="00B238F7" w:rsidRDefault="00EA0594" w:rsidP="00EA0594">
      <w:r>
        <w:t>Dependiendo de los valores que tomen los coeficientes de la combinación lineal, determinará que el vector resultante esté dentro de la combinación lineal. La forma de solucionar para cada valor de los coeficientes se hace con una resolución de un sistema de ecuaciones formado con los componentes de los vectores conocidos, o con una serie de sumas y restas de productos cruz entre ellos</w:t>
      </w:r>
      <w:r w:rsidRPr="00A84BDB">
        <w:rPr>
          <w:b/>
          <w:sz w:val="28"/>
        </w:rPr>
        <w:t xml:space="preserve"> V, V</w:t>
      </w:r>
      <w:r w:rsidRPr="00A84BDB">
        <w:rPr>
          <w:b/>
          <w:sz w:val="28"/>
          <w:vertAlign w:val="subscript"/>
        </w:rPr>
        <w:t>1</w:t>
      </w:r>
      <w:r w:rsidRPr="00A84BDB">
        <w:rPr>
          <w:b/>
          <w:sz w:val="28"/>
        </w:rPr>
        <w:t>, V</w:t>
      </w:r>
      <w:r w:rsidRPr="00A84BDB">
        <w:rPr>
          <w:b/>
          <w:sz w:val="28"/>
          <w:vertAlign w:val="subscript"/>
        </w:rPr>
        <w:t>2</w:t>
      </w:r>
      <w:proofErr w:type="gramStart"/>
      <w:r w:rsidRPr="00A84BDB">
        <w:rPr>
          <w:b/>
          <w:sz w:val="28"/>
        </w:rPr>
        <w:t>, ….</w:t>
      </w:r>
      <w:proofErr w:type="gramEnd"/>
      <w:r w:rsidRPr="00A84BDB">
        <w:rPr>
          <w:b/>
          <w:sz w:val="28"/>
        </w:rPr>
        <w:t xml:space="preserve"> </w:t>
      </w:r>
      <w:proofErr w:type="spellStart"/>
      <w:r w:rsidRPr="00A84BDB">
        <w:rPr>
          <w:b/>
          <w:sz w:val="28"/>
        </w:rPr>
        <w:t>V</w:t>
      </w:r>
      <w:r w:rsidRPr="00A84BDB">
        <w:rPr>
          <w:b/>
          <w:sz w:val="28"/>
          <w:vertAlign w:val="subscript"/>
        </w:rPr>
        <w:t>n</w:t>
      </w:r>
      <w:proofErr w:type="spellEnd"/>
      <w:r>
        <w:rPr>
          <w:b/>
          <w:sz w:val="28"/>
          <w:vertAlign w:val="subscript"/>
        </w:rPr>
        <w:t xml:space="preserve">. </w:t>
      </w:r>
      <w:r>
        <w:t xml:space="preserve">si los coeficientes son mayores que cero, se dice que </w:t>
      </w:r>
      <w:r>
        <w:rPr>
          <w:b/>
        </w:rPr>
        <w:t xml:space="preserve">V </w:t>
      </w:r>
      <w:r>
        <w:t>es una combinación lineal de los vectores.</w:t>
      </w:r>
    </w:p>
    <w:p w:rsidR="00EA0594" w:rsidRDefault="00EA0594" w:rsidP="00EA0594">
      <w:r w:rsidRPr="001B7798">
        <w:t>Para esto consider</w:t>
      </w:r>
      <w:r>
        <w:t>emos un ángulo con un vértice V</w:t>
      </w:r>
      <w:r>
        <w:rPr>
          <w:vertAlign w:val="subscript"/>
        </w:rPr>
        <w:t>0</w:t>
      </w:r>
      <w:r w:rsidRPr="001B7798">
        <w:t>, como se</w:t>
      </w:r>
      <w:r>
        <w:t xml:space="preserve"> muestra en la figura que sigue.</w:t>
      </w:r>
    </w:p>
    <w:p w:rsidR="00D85B6E" w:rsidRDefault="00D85B6E" w:rsidP="00D85B6E">
      <w:pPr>
        <w:keepNext/>
      </w:pPr>
      <w:r>
        <w:rPr>
          <w:noProof/>
          <w:lang w:eastAsia="es-MX"/>
        </w:rPr>
        <mc:AlternateContent>
          <mc:Choice Requires="wpc">
            <w:drawing>
              <wp:inline distT="0" distB="0" distL="0" distR="0" wp14:anchorId="1F5B13A7" wp14:editId="040DBCB9">
                <wp:extent cx="5830784" cy="2244437"/>
                <wp:effectExtent l="0" t="38100" r="0" b="0"/>
                <wp:docPr id="52" name="Lienzo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4" name="16 Grupo"/>
                        <wpg:cNvGrpSpPr>
                          <a:grpSpLocks/>
                        </wpg:cNvGrpSpPr>
                        <wpg:grpSpPr>
                          <a:xfrm>
                            <a:off x="1319983" y="12"/>
                            <a:ext cx="2867025" cy="2122759"/>
                            <a:chOff x="0" y="0"/>
                            <a:chExt cx="2867025" cy="1943100"/>
                          </a:xfrm>
                        </wpg:grpSpPr>
                        <wpg:grpSp>
                          <wpg:cNvPr id="55" name="15 Grupo"/>
                          <wpg:cNvGrpSpPr/>
                          <wpg:grpSpPr>
                            <a:xfrm>
                              <a:off x="0" y="0"/>
                              <a:ext cx="2867025" cy="1943100"/>
                              <a:chOff x="0" y="0"/>
                              <a:chExt cx="2867025" cy="1943100"/>
                            </a:xfrm>
                          </wpg:grpSpPr>
                          <wps:wsp>
                            <wps:cNvPr id="57" name="Cuadro de texto 2"/>
                            <wps:cNvSpPr txBox="1">
                              <a:spLocks noChangeArrowheads="1"/>
                            </wps:cNvSpPr>
                            <wps:spPr bwMode="auto">
                              <a:xfrm>
                                <a:off x="647700" y="457200"/>
                                <a:ext cx="561975" cy="381000"/>
                              </a:xfrm>
                              <a:prstGeom prst="rect">
                                <a:avLst/>
                              </a:prstGeom>
                              <a:solidFill>
                                <a:srgbClr val="FFFFFF"/>
                              </a:solidFill>
                              <a:ln w="9525">
                                <a:noFill/>
                                <a:miter lim="800000"/>
                                <a:headEnd/>
                                <a:tailEnd/>
                              </a:ln>
                            </wps:spPr>
                            <wps:txbx>
                              <w:txbxContent>
                                <w:p w:rsidR="001705E2" w:rsidRDefault="001705E2" w:rsidP="00D85B6E">
                                  <w:pPr>
                                    <w:pStyle w:val="NormalWeb"/>
                                    <w:spacing w:before="120" w:beforeAutospacing="0" w:after="120" w:afterAutospacing="0"/>
                                  </w:pPr>
                                  <w:r>
                                    <w:rPr>
                                      <w:rFonts w:cs="Calibri"/>
                                      <w:b/>
                                      <w:bCs/>
                                    </w:rPr>
                                    <w:t>V</w:t>
                                  </w:r>
                                  <w:r>
                                    <w:rPr>
                                      <w:rFonts w:cs="Calibri"/>
                                      <w:b/>
                                      <w:bCs/>
                                      <w:position w:val="-6"/>
                                      <w:vertAlign w:val="subscript"/>
                                    </w:rPr>
                                    <w:t>1</w:t>
                                  </w:r>
                                </w:p>
                              </w:txbxContent>
                            </wps:txbx>
                            <wps:bodyPr rot="0" vert="horz" wrap="square" lIns="91440" tIns="45720" rIns="91440" bIns="45720" anchor="t" anchorCtr="0">
                              <a:noAutofit/>
                            </wps:bodyPr>
                          </wps:wsp>
                          <wpg:grpSp>
                            <wpg:cNvPr id="58" name="8 Grupo"/>
                            <wpg:cNvGrpSpPr/>
                            <wpg:grpSpPr>
                              <a:xfrm>
                                <a:off x="0" y="0"/>
                                <a:ext cx="2867025" cy="1943100"/>
                                <a:chOff x="0" y="0"/>
                                <a:chExt cx="2867025" cy="1943100"/>
                              </a:xfrm>
                            </wpg:grpSpPr>
                            <wpg:grpSp>
                              <wpg:cNvPr id="59" name="7 Grupo"/>
                              <wpg:cNvGrpSpPr/>
                              <wpg:grpSpPr>
                                <a:xfrm>
                                  <a:off x="438150" y="0"/>
                                  <a:ext cx="2428875" cy="1943100"/>
                                  <a:chOff x="438150" y="0"/>
                                  <a:chExt cx="2428875" cy="1943100"/>
                                </a:xfrm>
                              </wpg:grpSpPr>
                              <wps:wsp>
                                <wps:cNvPr id="61" name="Cuadro de texto 2"/>
                                <wps:cNvSpPr txBox="1">
                                  <a:spLocks noChangeArrowheads="1"/>
                                </wps:cNvSpPr>
                                <wps:spPr bwMode="auto">
                                  <a:xfrm>
                                    <a:off x="1609725" y="1581150"/>
                                    <a:ext cx="514350" cy="361950"/>
                                  </a:xfrm>
                                  <a:prstGeom prst="rect">
                                    <a:avLst/>
                                  </a:prstGeom>
                                  <a:solidFill>
                                    <a:srgbClr val="FFFFFF"/>
                                  </a:solidFill>
                                  <a:ln w="9525">
                                    <a:noFill/>
                                    <a:miter lim="800000"/>
                                    <a:headEnd/>
                                    <a:tailEnd/>
                                  </a:ln>
                                </wps:spPr>
                                <wps:txbx>
                                  <w:txbxContent>
                                    <w:p w:rsidR="001705E2" w:rsidRDefault="001705E2" w:rsidP="00D85B6E">
                                      <w:pPr>
                                        <w:pStyle w:val="NormalWeb"/>
                                        <w:spacing w:before="120" w:beforeAutospacing="0" w:after="120" w:afterAutospacing="0"/>
                                      </w:pPr>
                                      <w:r>
                                        <w:rPr>
                                          <w:rFonts w:cs="Calibri"/>
                                          <w:b/>
                                          <w:bCs/>
                                        </w:rPr>
                                        <w:t>V</w:t>
                                      </w:r>
                                      <w:r>
                                        <w:rPr>
                                          <w:rFonts w:cs="Calibri"/>
                                          <w:b/>
                                          <w:bCs/>
                                          <w:position w:val="-6"/>
                                          <w:vertAlign w:val="subscript"/>
                                        </w:rPr>
                                        <w:t>2</w:t>
                                      </w:r>
                                    </w:p>
                                  </w:txbxContent>
                                </wps:txbx>
                                <wps:bodyPr rot="0" vert="horz" wrap="square" lIns="91440" tIns="45720" rIns="91440" bIns="45720" anchor="t" anchorCtr="0">
                                  <a:noAutofit/>
                                </wps:bodyPr>
                              </wps:wsp>
                              <wps:wsp>
                                <wps:cNvPr id="62" name="1 Triángulo isósceles"/>
                                <wps:cNvSpPr/>
                                <wps:spPr>
                                  <a:xfrm>
                                    <a:off x="438150" y="0"/>
                                    <a:ext cx="2428875" cy="1571625"/>
                                  </a:xfrm>
                                  <a:prstGeom prst="triangle">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txbx>
                                  <w:txbxContent>
                                    <w:p w:rsidR="001705E2" w:rsidRDefault="001705E2" w:rsidP="00D85B6E">
                                      <w:pPr>
                                        <w:pStyle w:val="NormalWeb"/>
                                        <w:spacing w:before="120" w:beforeAutospacing="0" w:after="120" w:afterAutospacing="0"/>
                                        <w:jc w:val="center"/>
                                      </w:pPr>
                                      <w:r>
                                        <w:rPr>
                                          <w:rFonts w:cs="Calibri"/>
                                          <w:b/>
                                          <w:bCs/>
                                        </w:rPr>
                                        <w:t xml:space="preserve">   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60" name="Cuadro de texto 2"/>
                              <wps:cNvSpPr txBox="1">
                                <a:spLocks noChangeArrowheads="1"/>
                              </wps:cNvSpPr>
                              <wps:spPr bwMode="auto">
                                <a:xfrm>
                                  <a:off x="0" y="1476375"/>
                                  <a:ext cx="438150" cy="390525"/>
                                </a:xfrm>
                                <a:prstGeom prst="rect">
                                  <a:avLst/>
                                </a:prstGeom>
                                <a:solidFill>
                                  <a:srgbClr val="FFFFFF"/>
                                </a:solidFill>
                                <a:ln w="9525">
                                  <a:noFill/>
                                  <a:miter lim="800000"/>
                                  <a:headEnd/>
                                  <a:tailEnd/>
                                </a:ln>
                              </wps:spPr>
                              <wps:txbx>
                                <w:txbxContent>
                                  <w:p w:rsidR="001705E2" w:rsidRDefault="001705E2" w:rsidP="00D85B6E">
                                    <w:pPr>
                                      <w:pStyle w:val="NormalWeb"/>
                                      <w:spacing w:before="120" w:beforeAutospacing="0" w:after="120" w:afterAutospacing="0"/>
                                    </w:pPr>
                                    <w:r>
                                      <w:rPr>
                                        <w:rFonts w:cs="Calibri"/>
                                        <w:b/>
                                        <w:bCs/>
                                      </w:rPr>
                                      <w:t>V</w:t>
                                    </w:r>
                                    <w:r>
                                      <w:rPr>
                                        <w:rFonts w:cs="Calibri"/>
                                        <w:b/>
                                        <w:bCs/>
                                        <w:position w:val="-6"/>
                                        <w:vertAlign w:val="subscript"/>
                                      </w:rPr>
                                      <w:t>0</w:t>
                                    </w:r>
                                  </w:p>
                                </w:txbxContent>
                              </wps:txbx>
                              <wps:bodyPr rot="0" vert="horz" wrap="square" lIns="91440" tIns="45720" rIns="91440" bIns="45720" anchor="t" anchorCtr="0">
                                <a:noAutofit/>
                              </wps:bodyPr>
                            </wps:wsp>
                          </wpg:grpSp>
                        </wpg:grpSp>
                        <wps:wsp>
                          <wps:cNvPr id="56" name="6 Anillo"/>
                          <wps:cNvSpPr/>
                          <wps:spPr>
                            <a:xfrm>
                              <a:off x="1466850" y="1114425"/>
                              <a:ext cx="47625" cy="47625"/>
                            </a:xfrm>
                            <a:prstGeom prst="donut">
                              <a:avLst/>
                            </a:prstGeom>
                            <a:solidFill>
                              <a:sysClr val="windowText" lastClr="000000"/>
                            </a:solidFill>
                            <a:ln w="25400" cap="flat" cmpd="sng" algn="ctr">
                              <a:solidFill>
                                <a:sysClr val="windowText" lastClr="000000">
                                  <a:shade val="50000"/>
                                </a:sysClr>
                              </a:solidFill>
                              <a:prstDash val="solid"/>
                            </a:ln>
                            <a:effectLst/>
                          </wps:spPr>
                          <wps:txbx>
                            <w:txbxContent>
                              <w:p w:rsidR="001705E2" w:rsidRDefault="001705E2" w:rsidP="00D85B6E"/>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id="Lienzo 52" o:spid="_x0000_s1033" editas="canvas" style="width:459.1pt;height:176.75pt;mso-position-horizontal-relative:char;mso-position-vertical-relative:line" coordsize="58305,22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width:58305;height:22440;visibility:visible;mso-wrap-style:square">
                  <v:fill o:detectmouseclick="t"/>
                  <v:path o:connecttype="none"/>
                </v:shape>
                <v:group id="16 Grupo" o:spid="_x0000_s1035" style="position:absolute;left:13199;width:28671;height:21227" coordsize="28670,19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group id="15 Grupo" o:spid="_x0000_s1036" style="position:absolute;width:28670;height:19431" coordsize="28670,19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type id="_x0000_t202" coordsize="21600,21600" o:spt="202" path="m,l,21600r21600,l21600,xe">
                      <v:stroke joinstyle="miter"/>
                      <v:path gradientshapeok="t" o:connecttype="rect"/>
                    </v:shapetype>
                    <v:shape id="Cuadro de texto 2" o:spid="_x0000_s1037" type="#_x0000_t202" style="position:absolute;left:6477;top:4572;width:5619;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LaycQA&#10;AADbAAAADwAAAGRycy9kb3ducmV2LnhtbESPzWrDMBCE74G+g9hCL6GRU+K4dS2bNJDia9I8wMZa&#10;/1BrZSw1dt4+KhR6HGbmGyYrZtOLK42us6xgvYpAEFdWd9woOH8dnl9BOI+ssbdMCm7koMgfFhmm&#10;2k58pOvJNyJA2KWooPV+SKV0VUsG3coOxMGr7WjQBzk2Uo84Bbjp5UsUbaXBjsNCiwPtW6q+Tz9G&#10;QV1Oy/htunz6c3LcbD+wSy72ptTT47x7B+Fp9v/hv3apFcQJ/H4JP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i2snEAAAA2wAAAA8AAAAAAAAAAAAAAAAAmAIAAGRycy9k&#10;b3ducmV2LnhtbFBLBQYAAAAABAAEAPUAAACJAwAAAAA=&#10;" stroked="f">
                      <v:textbox>
                        <w:txbxContent>
                          <w:p w:rsidR="00D85B6E" w:rsidRDefault="00D85B6E" w:rsidP="00D85B6E">
                            <w:pPr>
                              <w:pStyle w:val="NormalWeb"/>
                              <w:spacing w:before="120" w:beforeAutospacing="0" w:after="120" w:afterAutospacing="0"/>
                            </w:pPr>
                            <w:r>
                              <w:rPr>
                                <w:rFonts w:cs="Calibri"/>
                                <w:b/>
                                <w:bCs/>
                              </w:rPr>
                              <w:t>V</w:t>
                            </w:r>
                            <w:r>
                              <w:rPr>
                                <w:rFonts w:cs="Calibri"/>
                                <w:b/>
                                <w:bCs/>
                                <w:position w:val="-6"/>
                                <w:vertAlign w:val="subscript"/>
                              </w:rPr>
                              <w:t>1</w:t>
                            </w:r>
                          </w:p>
                        </w:txbxContent>
                      </v:textbox>
                    </v:shape>
                    <v:group id="8 Grupo" o:spid="_x0000_s1038" style="position:absolute;width:28670;height:19431" coordsize="28670,19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group id="7 Grupo" o:spid="_x0000_s1039" style="position:absolute;left:4381;width:24289;height:19431" coordorigin="4381" coordsize="24288,19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shape id="Cuadro de texto 2" o:spid="_x0000_s1040" type="#_x0000_t202" style="position:absolute;left:16097;top:15811;width:5143;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stm8MA&#10;AADbAAAADwAAAGRycy9kb3ducmV2LnhtbESP0WrCQBRE34X+w3ILfZG6UWxsUzdBC0petX7ANXtN&#10;QrN3Q3Y1yd+7gtDHYWbOMOtsMI24UedqywrmswgEcWF1zaWC0+/u/ROE88gaG8ukYCQHWfoyWWOi&#10;bc8Huh19KQKEXYIKKu/bREpXVGTQzWxLHLyL7Qz6ILtS6g77ADeNXERRLA3WHBYqbOmnouLveDUK&#10;Lnk//fjqz3t/Wh2W8Rbr1dmOSr29DptvEJ4G/x9+tnOtIJ7D40v4AT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stm8MAAADbAAAADwAAAAAAAAAAAAAAAACYAgAAZHJzL2Rv&#10;d25yZXYueG1sUEsFBgAAAAAEAAQA9QAAAIgDAAAAAA==&#10;" stroked="f">
                          <v:textbox>
                            <w:txbxContent>
                              <w:p w:rsidR="00D85B6E" w:rsidRDefault="00D85B6E" w:rsidP="00D85B6E">
                                <w:pPr>
                                  <w:pStyle w:val="NormalWeb"/>
                                  <w:spacing w:before="120" w:beforeAutospacing="0" w:after="120" w:afterAutospacing="0"/>
                                </w:pPr>
                                <w:r>
                                  <w:rPr>
                                    <w:rFonts w:cs="Calibri"/>
                                    <w:b/>
                                    <w:bCs/>
                                  </w:rPr>
                                  <w:t>V</w:t>
                                </w:r>
                                <w:r>
                                  <w:rPr>
                                    <w:rFonts w:cs="Calibri"/>
                                    <w:b/>
                                    <w:bCs/>
                                    <w:position w:val="-6"/>
                                    <w:vertAlign w:val="subscript"/>
                                  </w:rPr>
                                  <w:t>2</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1 Triángulo isósceles" o:spid="_x0000_s1041" type="#_x0000_t5" style="position:absolute;left:4381;width:24289;height:15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AyysQA&#10;AADbAAAADwAAAGRycy9kb3ducmV2LnhtbESPQWuDQBSE74X+h+UVemvWepBgsglRmthAPSTtD3i4&#10;Lyp131p3o/bfdwuBHIeZ+YZZb2fTiZEG11pW8LqIQBBXVrdcK/j63L8sQTiPrLGzTAp+ycF28/iw&#10;xlTbiU80nn0tAoRdigoa7/tUSlc1ZNAtbE8cvIsdDPogh1rqAacAN52MoyiRBlsOCw32lDdUfZ+v&#10;RkFMh+PPoch8lr/N+UeSlZkrSqWen+bdCoSn2d/Dt/a7VpDE8P8l/AC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gMsrEAAAA2w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D85B6E" w:rsidRDefault="00D85B6E" w:rsidP="00D85B6E">
                                <w:pPr>
                                  <w:pStyle w:val="NormalWeb"/>
                                  <w:spacing w:before="120" w:beforeAutospacing="0" w:after="120" w:afterAutospacing="0"/>
                                  <w:jc w:val="center"/>
                                </w:pPr>
                                <w:r>
                                  <w:rPr>
                                    <w:rFonts w:cs="Calibri"/>
                                    <w:b/>
                                    <w:bCs/>
                                  </w:rPr>
                                  <w:t xml:space="preserve">   V</w:t>
                                </w:r>
                              </w:p>
                            </w:txbxContent>
                          </v:textbox>
                        </v:shape>
                      </v:group>
                      <v:shape id="Cuadro de texto 2" o:spid="_x0000_s1042" type="#_x0000_t202" style="position:absolute;top:14763;width:4381;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eIAL8A&#10;AADbAAAADwAAAGRycy9kb3ducmV2LnhtbERPy4rCMBTdD8w/hDswm8GmDmPVahQVRtxW/YBrc/vA&#10;5qY00da/NwvB5eG8l+vBNOJOnastKxhHMQji3OqaSwXn0/9oBsJ5ZI2NZVLwIAfr1efHElNte87o&#10;fvSlCCHsUlRQed+mUrq8IoMusi1x4ArbGfQBdqXUHfYh3DTyN44TabDm0FBhS7uK8uvxZhQUh/5n&#10;Mu8ve3+eZn/JFuvpxT6U+v4aNgsQngb/Fr/cB60gCevDl/A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Z4gAvwAAANsAAAAPAAAAAAAAAAAAAAAAAJgCAABkcnMvZG93bnJl&#10;di54bWxQSwUGAAAAAAQABAD1AAAAhAMAAAAA&#10;" stroked="f">
                        <v:textbox>
                          <w:txbxContent>
                            <w:p w:rsidR="00D85B6E" w:rsidRDefault="00D85B6E" w:rsidP="00D85B6E">
                              <w:pPr>
                                <w:pStyle w:val="NormalWeb"/>
                                <w:spacing w:before="120" w:beforeAutospacing="0" w:after="120" w:afterAutospacing="0"/>
                              </w:pPr>
                              <w:r>
                                <w:rPr>
                                  <w:rFonts w:cs="Calibri"/>
                                  <w:b/>
                                  <w:bCs/>
                                </w:rPr>
                                <w:t>V</w:t>
                              </w:r>
                              <w:r>
                                <w:rPr>
                                  <w:rFonts w:cs="Calibri"/>
                                  <w:b/>
                                  <w:bCs/>
                                  <w:position w:val="-6"/>
                                  <w:vertAlign w:val="subscript"/>
                                </w:rPr>
                                <w:t>0</w:t>
                              </w:r>
                            </w:p>
                          </w:txbxContent>
                        </v:textbox>
                      </v:shape>
                    </v:group>
                  </v:group>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6 Anillo" o:spid="_x0000_s1043" type="#_x0000_t23" style="position:absolute;left:14668;top:11144;width:476;height: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oAs8QA&#10;AADbAAAADwAAAGRycy9kb3ducmV2LnhtbESPT2vCQBTE7wW/w/IK3upGoaGNrlIjBdEe6r/7a/aZ&#10;Dc2+Ddk1xm/vCoUeh5n5DTNb9LYWHbW+cqxgPEpAEBdOV1wqOB4+X95A+ICssXZMCm7kYTEfPM0w&#10;0+7KO+r2oRQRwj5DBSaEJpPSF4Ys+pFriKN3dq3FEGVbSt3iNcJtLSdJkkqLFccFgw3lhorf/cUq&#10;yHfv+Wb19X0ab9Ol+zFnuTWXTqnhc/8xBRGoD//hv/ZaK3hN4fEl/gA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6ALPEAAAA2wAAAA8AAAAAAAAAAAAAAAAAmAIAAGRycy9k&#10;b3ducmV2LnhtbFBLBQYAAAAABAAEAPUAAACJAwAAAAA=&#10;" fillcolor="windowText" strokeweight="2pt">
                    <v:textbox>
                      <w:txbxContent>
                        <w:p w:rsidR="00D85B6E" w:rsidRDefault="00D85B6E" w:rsidP="00D85B6E"/>
                      </w:txbxContent>
                    </v:textbox>
                  </v:shape>
                </v:group>
                <w10:anchorlock/>
              </v:group>
            </w:pict>
          </mc:Fallback>
        </mc:AlternateContent>
      </w:r>
    </w:p>
    <w:p w:rsidR="00D85B6E" w:rsidRDefault="00D85B6E" w:rsidP="00D85B6E">
      <w:pPr>
        <w:pStyle w:val="Epgrafe"/>
        <w:jc w:val="center"/>
      </w:pPr>
      <w:r>
        <w:t xml:space="preserve">Figura </w:t>
      </w:r>
      <w:fldSimple w:instr=" SEQ Figura \* ARABIC ">
        <w:r w:rsidR="006342DE">
          <w:rPr>
            <w:noProof/>
          </w:rPr>
          <w:t>10</w:t>
        </w:r>
      </w:fldSimple>
      <w:r>
        <w:t xml:space="preserve"> Triangulo imaginario</w:t>
      </w:r>
    </w:p>
    <w:p w:rsidR="00EA0594" w:rsidRDefault="00EA0594" w:rsidP="00D85B6E">
      <w:r w:rsidRPr="00E26852">
        <w:t xml:space="preserve">En esta figura, los vectores  </w:t>
      </w:r>
      <w:r>
        <w:t>V</w:t>
      </w:r>
      <w:r>
        <w:rPr>
          <w:vertAlign w:val="subscript"/>
        </w:rPr>
        <w:t>1</w:t>
      </w:r>
      <w:r>
        <w:t xml:space="preserve">   y   V</w:t>
      </w:r>
      <w:r>
        <w:rPr>
          <w:vertAlign w:val="subscript"/>
        </w:rPr>
        <w:t>2</w:t>
      </w:r>
      <w:r w:rsidRPr="00E26852">
        <w:t xml:space="preserve">  son los ra</w:t>
      </w:r>
      <w:r w:rsidR="00145A97">
        <w:t>yos del ángulo con vértice en v0. Ahora tomamos un punto v</w:t>
      </w:r>
      <w:r w:rsidRPr="00E26852">
        <w:t xml:space="preserve"> y lo expresamos como</w:t>
      </w:r>
      <w:r>
        <w:t>:</w:t>
      </w:r>
    </w:p>
    <w:p w:rsidR="00EA0594" w:rsidRPr="00EA0594" w:rsidRDefault="00EA0594" w:rsidP="00EA0594">
      <w:pPr>
        <w:tabs>
          <w:tab w:val="left" w:pos="1095"/>
        </w:tabs>
        <w:rPr>
          <w:sz w:val="36"/>
        </w:rPr>
      </w:pPr>
      <m:oMathPara>
        <m:oMath>
          <m:r>
            <w:rPr>
              <w:rFonts w:ascii="Cambria Math" w:hAnsi="Cambria Math"/>
              <w:color w:val="000000"/>
              <w:sz w:val="28"/>
              <w:szCs w:val="27"/>
              <w:shd w:val="clear" w:color="auto" w:fill="FFFFFF"/>
            </w:rPr>
            <m:t>V</m:t>
          </m:r>
          <m:r>
            <m:rPr>
              <m:sty m:val="p"/>
            </m:rPr>
            <w:rPr>
              <w:rFonts w:ascii="Cambria Math" w:hAnsi="Cambria Math"/>
              <w:color w:val="000000"/>
              <w:sz w:val="28"/>
              <w:szCs w:val="27"/>
              <w:shd w:val="clear" w:color="auto" w:fill="FFFFFF"/>
            </w:rPr>
            <m:t> = </m:t>
          </m:r>
          <m:sSub>
            <m:sSubPr>
              <m:ctrlPr>
                <w:rPr>
                  <w:rFonts w:ascii="Cambria Math" w:hAnsi="Cambria Math"/>
                  <w:color w:val="000000"/>
                  <w:sz w:val="22"/>
                  <w:shd w:val="clear" w:color="auto" w:fill="FFFFFF"/>
                  <w:vertAlign w:val="subscript"/>
                </w:rPr>
              </m:ctrlPr>
            </m:sSubPr>
            <m:e>
              <m:r>
                <w:rPr>
                  <w:rFonts w:ascii="Cambria Math" w:hAnsi="Cambria Math"/>
                  <w:color w:val="000000"/>
                  <w:sz w:val="22"/>
                  <w:shd w:val="clear" w:color="auto" w:fill="FFFFFF"/>
                  <w:vertAlign w:val="subscript"/>
                </w:rPr>
                <m:t>V</m:t>
              </m:r>
            </m:e>
            <m:sub>
              <m:r>
                <w:rPr>
                  <w:rFonts w:ascii="Cambria Math" w:hAnsi="Cambria Math"/>
                  <w:color w:val="000000"/>
                  <w:sz w:val="22"/>
                  <w:shd w:val="clear" w:color="auto" w:fill="FFFFFF"/>
                  <w:vertAlign w:val="subscript"/>
                </w:rPr>
                <m:t>0</m:t>
              </m:r>
            </m:sub>
          </m:sSub>
          <m:r>
            <m:rPr>
              <m:sty m:val="p"/>
            </m:rPr>
            <w:rPr>
              <w:rFonts w:ascii="Cambria Math" w:hAnsi="Cambria Math"/>
              <w:color w:val="000000"/>
              <w:sz w:val="28"/>
              <w:szCs w:val="27"/>
              <w:shd w:val="clear" w:color="auto" w:fill="FFFFFF"/>
            </w:rPr>
            <m:t> + </m:t>
          </m:r>
          <m:sSub>
            <m:sSubPr>
              <m:ctrlPr>
                <w:rPr>
                  <w:rFonts w:ascii="Cambria Math" w:hAnsi="Cambria Math"/>
                  <w:i/>
                  <w:iCs/>
                  <w:color w:val="000000"/>
                  <w:sz w:val="28"/>
                  <w:szCs w:val="27"/>
                  <w:shd w:val="clear" w:color="auto" w:fill="FFFFFF"/>
                </w:rPr>
              </m:ctrlPr>
            </m:sSubPr>
            <m:e>
              <m:r>
                <w:rPr>
                  <w:rFonts w:ascii="Cambria Math" w:hAnsi="Cambria Math"/>
                  <w:color w:val="000000"/>
                  <w:sz w:val="28"/>
                  <w:szCs w:val="27"/>
                  <w:shd w:val="clear" w:color="auto" w:fill="FFFFFF"/>
                </w:rPr>
                <m:t>a</m:t>
              </m:r>
            </m:e>
            <m:sub>
              <m:r>
                <w:rPr>
                  <w:rFonts w:ascii="Cambria Math" w:hAnsi="Cambria Math"/>
                  <w:color w:val="000000"/>
                  <w:sz w:val="28"/>
                  <w:szCs w:val="27"/>
                  <w:shd w:val="clear" w:color="auto" w:fill="FFFFFF"/>
                </w:rPr>
                <m:t>1</m:t>
              </m:r>
            </m:sub>
          </m:sSub>
          <m:sSub>
            <m:sSubPr>
              <m:ctrlPr>
                <w:rPr>
                  <w:rFonts w:ascii="Cambria Math" w:hAnsi="Cambria Math"/>
                  <w:color w:val="000000"/>
                  <w:sz w:val="28"/>
                  <w:szCs w:val="27"/>
                  <w:shd w:val="clear" w:color="auto" w:fill="FFFFFF"/>
                </w:rPr>
              </m:ctrlPr>
            </m:sSubPr>
            <m:e>
              <m:r>
                <w:rPr>
                  <w:rFonts w:ascii="Cambria Math" w:hAnsi="Cambria Math"/>
                  <w:color w:val="000000"/>
                  <w:sz w:val="28"/>
                  <w:szCs w:val="27"/>
                  <w:shd w:val="clear" w:color="auto" w:fill="FFFFFF"/>
                </w:rPr>
                <m:t>V</m:t>
              </m:r>
            </m:e>
            <m:sub>
              <m:r>
                <w:rPr>
                  <w:rFonts w:ascii="Cambria Math" w:hAnsi="Cambria Math"/>
                  <w:color w:val="000000"/>
                  <w:sz w:val="28"/>
                  <w:szCs w:val="27"/>
                  <w:shd w:val="clear" w:color="auto" w:fill="FFFFFF"/>
                </w:rPr>
                <m:t>1</m:t>
              </m:r>
            </m:sub>
          </m:sSub>
          <m:r>
            <m:rPr>
              <m:sty m:val="p"/>
            </m:rPr>
            <w:rPr>
              <w:rFonts w:ascii="Cambria Math" w:hAnsi="Cambria Math"/>
              <w:color w:val="000000"/>
              <w:sz w:val="28"/>
              <w:szCs w:val="27"/>
              <w:shd w:val="clear" w:color="auto" w:fill="FFFFFF"/>
            </w:rPr>
            <m:t>+ </m:t>
          </m:r>
          <m:sSub>
            <m:sSubPr>
              <m:ctrlPr>
                <w:rPr>
                  <w:rFonts w:ascii="Cambria Math" w:hAnsi="Cambria Math"/>
                  <w:color w:val="000000"/>
                  <w:sz w:val="28"/>
                  <w:szCs w:val="27"/>
                  <w:shd w:val="clear" w:color="auto" w:fill="FFFFFF"/>
                </w:rPr>
              </m:ctrlPr>
            </m:sSubPr>
            <m:e>
              <m:r>
                <w:rPr>
                  <w:rFonts w:ascii="Cambria Math" w:hAnsi="Cambria Math"/>
                  <w:color w:val="000000"/>
                  <w:sz w:val="28"/>
                  <w:szCs w:val="27"/>
                  <w:shd w:val="clear" w:color="auto" w:fill="FFFFFF"/>
                </w:rPr>
                <m:t>a</m:t>
              </m:r>
            </m:e>
            <m:sub>
              <m:r>
                <w:rPr>
                  <w:rFonts w:ascii="Cambria Math" w:hAnsi="Cambria Math"/>
                  <w:color w:val="000000"/>
                  <w:sz w:val="28"/>
                  <w:szCs w:val="27"/>
                  <w:shd w:val="clear" w:color="auto" w:fill="FFFFFF"/>
                </w:rPr>
                <m:t>2</m:t>
              </m:r>
            </m:sub>
          </m:sSub>
          <m:sSub>
            <m:sSubPr>
              <m:ctrlPr>
                <w:rPr>
                  <w:rFonts w:ascii="Cambria Math" w:hAnsi="Cambria Math"/>
                  <w:i/>
                  <w:color w:val="000000"/>
                  <w:sz w:val="28"/>
                  <w:szCs w:val="27"/>
                  <w:shd w:val="clear" w:color="auto" w:fill="FFFFFF"/>
                </w:rPr>
              </m:ctrlPr>
            </m:sSubPr>
            <m:e>
              <m:r>
                <w:rPr>
                  <w:rFonts w:ascii="Cambria Math" w:hAnsi="Cambria Math"/>
                  <w:color w:val="000000"/>
                  <w:sz w:val="28"/>
                  <w:szCs w:val="27"/>
                  <w:shd w:val="clear" w:color="auto" w:fill="FFFFFF"/>
                </w:rPr>
                <m:t>V</m:t>
              </m:r>
            </m:e>
            <m:sub>
              <m:r>
                <w:rPr>
                  <w:rFonts w:ascii="Cambria Math" w:hAnsi="Cambria Math"/>
                  <w:color w:val="000000"/>
                  <w:sz w:val="28"/>
                  <w:szCs w:val="27"/>
                  <w:shd w:val="clear" w:color="auto" w:fill="FFFFFF"/>
                </w:rPr>
                <m:t>2</m:t>
              </m:r>
            </m:sub>
          </m:sSub>
        </m:oMath>
      </m:oMathPara>
    </w:p>
    <w:p w:rsidR="00EA0594" w:rsidRDefault="00EA0594" w:rsidP="00EA0594">
      <w:pPr>
        <w:tabs>
          <w:tab w:val="left" w:pos="5325"/>
        </w:tabs>
      </w:pPr>
      <w:r>
        <w:t>Resolviendo para   a</w:t>
      </w:r>
      <w:r>
        <w:rPr>
          <w:vertAlign w:val="subscript"/>
        </w:rPr>
        <w:t>1</w:t>
      </w:r>
      <w:r w:rsidR="00145A97">
        <w:t xml:space="preserve">  y  </w:t>
      </w:r>
      <w:r>
        <w:t>a</w:t>
      </w:r>
      <w:r>
        <w:rPr>
          <w:vertAlign w:val="subscript"/>
        </w:rPr>
        <w:t xml:space="preserve">2 </w:t>
      </w:r>
      <w:r w:rsidRPr="00E26852">
        <w:t xml:space="preserve"> obtenemos</w:t>
      </w:r>
      <w:r w:rsidR="00937C5B">
        <w:t>:</w:t>
      </w:r>
    </w:p>
    <w:p w:rsidR="00BD300E" w:rsidRDefault="001705E2" w:rsidP="00BD300E">
      <w:pPr>
        <w:keepNext/>
        <w:tabs>
          <w:tab w:val="left" w:pos="5325"/>
        </w:tabs>
      </w:pPr>
      <m:oMathPara>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e>
            <m:sub>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 xml:space="preserve">V </m:t>
                  </m:r>
                  <m:nary>
                    <m:naryPr>
                      <m:chr m:val="⨂"/>
                      <m:subHide m:val="1"/>
                      <m:supHide m:val="1"/>
                      <m:ctrlPr>
                        <w:rPr>
                          <w:rFonts w:ascii="Cambria Math" w:hAnsi="Cambria Math"/>
                          <w:i/>
                          <w:sz w:val="28"/>
                          <w:szCs w:val="28"/>
                        </w:rPr>
                      </m:ctrlPr>
                    </m:naryPr>
                    <m:sub/>
                    <m:sup/>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2</m:t>
                          </m:r>
                        </m:sub>
                      </m:sSub>
                    </m:e>
                  </m:nary>
                </m:num>
                <m:den>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2</m:t>
                      </m:r>
                    </m:sub>
                  </m:sSub>
                </m:den>
              </m:f>
            </m:sub>
          </m:sSub>
        </m:oMath>
      </m:oMathPara>
    </w:p>
    <w:p w:rsidR="00EA0594" w:rsidRPr="00C70792" w:rsidRDefault="00BD300E" w:rsidP="00BD300E">
      <w:pPr>
        <w:pStyle w:val="Epgrafe"/>
        <w:jc w:val="center"/>
        <w:rPr>
          <w:sz w:val="28"/>
          <w:szCs w:val="28"/>
        </w:rPr>
      </w:pPr>
      <w:r>
        <w:t xml:space="preserve">Ecuación </w:t>
      </w:r>
      <w:fldSimple w:instr=" SEQ Ecuación \* ARABIC ">
        <w:r w:rsidR="006342DE">
          <w:rPr>
            <w:noProof/>
          </w:rPr>
          <w:t>4</w:t>
        </w:r>
      </w:fldSimple>
      <w:r>
        <w:t xml:space="preserve"> Para obtener el valor de a</w:t>
      </w:r>
      <w:r w:rsidRPr="00BD300E">
        <w:rPr>
          <w:vertAlign w:val="subscript"/>
        </w:rPr>
        <w:t>1</w:t>
      </w:r>
    </w:p>
    <w:p w:rsidR="00BD300E" w:rsidRDefault="001705E2" w:rsidP="00BD300E">
      <w:pPr>
        <w:keepNext/>
      </w:pPr>
      <m:oMathPara>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e>
            <m:sub>
              <m:r>
                <w:rPr>
                  <w:rFonts w:ascii="Cambria Math" w:hAnsi="Cambria Math"/>
                  <w:sz w:val="28"/>
                  <w:szCs w:val="28"/>
                </w:rPr>
                <m:t xml:space="preserve">= - </m:t>
              </m:r>
              <m:f>
                <m:fPr>
                  <m:ctrlPr>
                    <w:rPr>
                      <w:rFonts w:ascii="Cambria Math" w:hAnsi="Cambria Math"/>
                      <w:i/>
                      <w:sz w:val="28"/>
                      <w:szCs w:val="28"/>
                    </w:rPr>
                  </m:ctrlPr>
                </m:fPr>
                <m:num>
                  <m:r>
                    <w:rPr>
                      <w:rFonts w:ascii="Cambria Math" w:hAnsi="Cambria Math"/>
                      <w:sz w:val="28"/>
                      <w:szCs w:val="28"/>
                    </w:rPr>
                    <m:t xml:space="preserve">V </m:t>
                  </m:r>
                  <m:nary>
                    <m:naryPr>
                      <m:chr m:val="⨂"/>
                      <m:subHide m:val="1"/>
                      <m:supHide m:val="1"/>
                      <m:ctrlPr>
                        <w:rPr>
                          <w:rFonts w:ascii="Cambria Math" w:hAnsi="Cambria Math"/>
                          <w:i/>
                          <w:sz w:val="28"/>
                          <w:szCs w:val="28"/>
                        </w:rPr>
                      </m:ctrlPr>
                    </m:naryPr>
                    <m:sub/>
                    <m:sup/>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1</m:t>
                          </m:r>
                        </m:sub>
                      </m:sSub>
                    </m:e>
                  </m:nary>
                </m:num>
                <m:den>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2</m:t>
                      </m:r>
                    </m:sub>
                  </m:sSub>
                </m:den>
              </m:f>
            </m:sub>
          </m:sSub>
        </m:oMath>
      </m:oMathPara>
    </w:p>
    <w:p w:rsidR="00EA0594" w:rsidRPr="00C70792" w:rsidRDefault="00BD300E" w:rsidP="00BD300E">
      <w:pPr>
        <w:pStyle w:val="Epgrafe"/>
        <w:jc w:val="center"/>
        <w:rPr>
          <w:sz w:val="28"/>
          <w:szCs w:val="28"/>
        </w:rPr>
      </w:pPr>
      <w:r>
        <w:t xml:space="preserve">Ecuación </w:t>
      </w:r>
      <w:fldSimple w:instr=" SEQ Ecuación \* ARABIC ">
        <w:r w:rsidR="006342DE">
          <w:rPr>
            <w:noProof/>
          </w:rPr>
          <w:t>5</w:t>
        </w:r>
      </w:fldSimple>
      <w:r>
        <w:t xml:space="preserve"> Obtener valor de a</w:t>
      </w:r>
      <w:r w:rsidRPr="00BD300E">
        <w:rPr>
          <w:vertAlign w:val="subscript"/>
        </w:rPr>
        <w:t>2</w:t>
      </w:r>
    </w:p>
    <w:p w:rsidR="00EA0594" w:rsidRDefault="00EA0594" w:rsidP="00EA0594">
      <w:r>
        <w:t xml:space="preserve">Dónde: </w:t>
      </w:r>
    </w:p>
    <w:p w:rsidR="00EA0594" w:rsidRDefault="00EA0594" w:rsidP="00EA0594">
      <w:r>
        <w:t>Sabemos que el producto cruz entre dos vectores de dos dimensiones es:</w:t>
      </w:r>
      <w:r>
        <w:tab/>
      </w:r>
    </w:p>
    <w:p w:rsidR="00937C5B" w:rsidRDefault="00EA0594" w:rsidP="00937C5B">
      <w:pPr>
        <w:keepNext/>
        <w:ind w:left="2832"/>
      </w:pPr>
      <w:r>
        <w:t xml:space="preserve"> </w:t>
      </w:r>
      <m:oMath>
        <m:r>
          <m:rPr>
            <m:sty m:val="bi"/>
          </m:rPr>
          <w:rPr>
            <w:rFonts w:ascii="Cambria Math" w:hAnsi="Cambria Math"/>
            <w:sz w:val="28"/>
          </w:rPr>
          <m:t xml:space="preserve">U </m:t>
        </m:r>
        <m:nary>
          <m:naryPr>
            <m:chr m:val="⨂"/>
            <m:subHide m:val="1"/>
            <m:supHide m:val="1"/>
            <m:ctrlPr>
              <w:rPr>
                <w:rFonts w:ascii="Cambria Math" w:hAnsi="Cambria Math"/>
                <w:b/>
                <w:i/>
                <w:sz w:val="28"/>
              </w:rPr>
            </m:ctrlPr>
          </m:naryPr>
          <m:sub/>
          <m:sup/>
          <m:e>
            <m:r>
              <m:rPr>
                <m:sty m:val="bi"/>
              </m:rPr>
              <w:rPr>
                <w:rFonts w:ascii="Cambria Math" w:hAnsi="Cambria Math"/>
                <w:sz w:val="28"/>
              </w:rPr>
              <m:t xml:space="preserve">V= </m:t>
            </m:r>
            <m:sSub>
              <m:sSubPr>
                <m:ctrlPr>
                  <w:rPr>
                    <w:rFonts w:ascii="Cambria Math" w:hAnsi="Cambria Math"/>
                    <w:b/>
                    <w:i/>
                    <w:sz w:val="28"/>
                  </w:rPr>
                </m:ctrlPr>
              </m:sSubPr>
              <m:e>
                <m:r>
                  <m:rPr>
                    <m:sty m:val="bi"/>
                  </m:rPr>
                  <w:rPr>
                    <w:rFonts w:ascii="Cambria Math" w:hAnsi="Cambria Math"/>
                    <w:sz w:val="28"/>
                  </w:rPr>
                  <m:t>U</m:t>
                </m:r>
              </m:e>
              <m:sub>
                <m:r>
                  <m:rPr>
                    <m:sty m:val="bi"/>
                  </m:rPr>
                  <w:rPr>
                    <w:rFonts w:ascii="Cambria Math" w:hAnsi="Cambria Math"/>
                    <w:sz w:val="28"/>
                  </w:rPr>
                  <m:t>x</m:t>
                </m:r>
              </m:sub>
            </m:sSub>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y</m:t>
                </m:r>
              </m:sub>
            </m:sSub>
            <m:r>
              <m:rPr>
                <m:sty m:val="bi"/>
              </m:rPr>
              <w:rPr>
                <w:rFonts w:ascii="Cambria Math" w:hAnsi="Cambria Math"/>
                <w:sz w:val="28"/>
              </w:rPr>
              <m:t xml:space="preserve">- </m:t>
            </m:r>
            <m:sSub>
              <m:sSubPr>
                <m:ctrlPr>
                  <w:rPr>
                    <w:rFonts w:ascii="Cambria Math" w:hAnsi="Cambria Math"/>
                    <w:b/>
                    <w:i/>
                    <w:sz w:val="28"/>
                  </w:rPr>
                </m:ctrlPr>
              </m:sSubPr>
              <m:e>
                <m:r>
                  <m:rPr>
                    <m:sty m:val="bi"/>
                  </m:rPr>
                  <w:rPr>
                    <w:rFonts w:ascii="Cambria Math" w:hAnsi="Cambria Math"/>
                    <w:sz w:val="28"/>
                  </w:rPr>
                  <m:t>U</m:t>
                </m:r>
              </m:e>
              <m:sub>
                <m:r>
                  <m:rPr>
                    <m:sty m:val="bi"/>
                  </m:rPr>
                  <w:rPr>
                    <w:rFonts w:ascii="Cambria Math" w:hAnsi="Cambria Math"/>
                    <w:sz w:val="28"/>
                  </w:rPr>
                  <m:t>y</m:t>
                </m:r>
              </m:sub>
            </m:sSub>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x</m:t>
                </m:r>
              </m:sub>
            </m:sSub>
          </m:e>
        </m:nary>
      </m:oMath>
    </w:p>
    <w:p w:rsidR="00EA0594" w:rsidRPr="00EA0594" w:rsidRDefault="00937C5B" w:rsidP="00937C5B">
      <w:pPr>
        <w:pStyle w:val="Epgrafe"/>
        <w:jc w:val="center"/>
        <w:rPr>
          <w:b w:val="0"/>
        </w:rPr>
      </w:pPr>
      <w:r>
        <w:t xml:space="preserve">Ecuación </w:t>
      </w:r>
      <w:fldSimple w:instr=" SEQ Ecuación \* ARABIC ">
        <w:r w:rsidR="006342DE">
          <w:rPr>
            <w:noProof/>
          </w:rPr>
          <w:t>6</w:t>
        </w:r>
      </w:fldSimple>
      <w:r>
        <w:t xml:space="preserve"> Producto cruz de dos dimensiones</w:t>
      </w:r>
    </w:p>
    <w:p w:rsidR="00EA0594" w:rsidRDefault="00EA0594" w:rsidP="00EA0594">
      <w:r w:rsidRPr="00131DD4">
        <w:t>La fórmula definida para vectores e</w:t>
      </w:r>
      <w:r>
        <w:t xml:space="preserve">n dos dimensiones </w:t>
      </w:r>
      <w:r>
        <w:rPr>
          <w:b/>
        </w:rPr>
        <w:t>U X V</w:t>
      </w:r>
      <w:r w:rsidRPr="00131DD4">
        <w:t>, es una derivación del cálculo formal</w:t>
      </w:r>
      <w:r>
        <w:t>.</w:t>
      </w:r>
    </w:p>
    <w:p w:rsidR="00EA0594" w:rsidRPr="00EA0594" w:rsidRDefault="00EA0594" w:rsidP="00EA0594">
      <w:r>
        <w:t xml:space="preserve">Para este caso si </w:t>
      </w:r>
      <w:r>
        <w:rPr>
          <w:b/>
        </w:rPr>
        <w:t>a</w:t>
      </w:r>
      <w:r>
        <w:rPr>
          <w:b/>
          <w:vertAlign w:val="subscript"/>
        </w:rPr>
        <w:t xml:space="preserve">1 </w:t>
      </w:r>
      <w:r>
        <w:rPr>
          <w:b/>
        </w:rPr>
        <w:t>y a</w:t>
      </w:r>
      <w:r>
        <w:rPr>
          <w:b/>
          <w:vertAlign w:val="subscript"/>
        </w:rPr>
        <w:t xml:space="preserve">2 </w:t>
      </w:r>
      <w:r>
        <w:t>son mayores que cero tenemos una combinación lineal de los Vectores V</w:t>
      </w:r>
      <w:r>
        <w:rPr>
          <w:vertAlign w:val="subscript"/>
        </w:rPr>
        <w:t xml:space="preserve">1 </w:t>
      </w:r>
      <w:r>
        <w:t xml:space="preserve">y </w:t>
      </w:r>
      <w:proofErr w:type="gramStart"/>
      <w:r>
        <w:t>V</w:t>
      </w:r>
      <w:r>
        <w:rPr>
          <w:vertAlign w:val="subscript"/>
        </w:rPr>
        <w:t xml:space="preserve">2 </w:t>
      </w:r>
      <w:r>
        <w:t>,</w:t>
      </w:r>
      <w:proofErr w:type="gramEnd"/>
      <w:r>
        <w:t xml:space="preserve"> esto quiere decir que el punto V está dentro del ángul</w:t>
      </w:r>
      <w:r w:rsidR="00E75249">
        <w:t>o formado por los dos vectores.</w:t>
      </w:r>
    </w:p>
    <w:p w:rsidR="001D3C37" w:rsidRPr="00C2181A" w:rsidRDefault="001D3C37" w:rsidP="00653B48">
      <w:pPr>
        <w:pStyle w:val="Ttulo2"/>
        <w:rPr>
          <w:lang w:val="en-US"/>
        </w:rPr>
      </w:pPr>
      <w:r w:rsidRPr="00C2181A">
        <w:br w:type="page"/>
      </w:r>
      <w:bookmarkStart w:id="123" w:name="_Toc371087604"/>
      <w:bookmarkStart w:id="124" w:name="_Toc374567350"/>
      <w:bookmarkStart w:id="125" w:name="_Toc379923973"/>
      <w:r w:rsidRPr="00C2181A">
        <w:rPr>
          <w:lang w:val="en-US"/>
        </w:rPr>
        <w:lastRenderedPageBreak/>
        <w:t xml:space="preserve">Google Cloud Messaging </w:t>
      </w:r>
      <w:proofErr w:type="spellStart"/>
      <w:r w:rsidRPr="00C2181A">
        <w:rPr>
          <w:lang w:val="en-US"/>
        </w:rPr>
        <w:t>para</w:t>
      </w:r>
      <w:proofErr w:type="spellEnd"/>
      <w:r w:rsidRPr="00C2181A">
        <w:rPr>
          <w:lang w:val="en-US"/>
        </w:rPr>
        <w:t xml:space="preserve"> Android</w:t>
      </w:r>
      <w:bookmarkEnd w:id="123"/>
      <w:bookmarkEnd w:id="124"/>
      <w:bookmarkEnd w:id="125"/>
    </w:p>
    <w:p w:rsidR="001D3C37" w:rsidRPr="00C2181A" w:rsidRDefault="001D3C37" w:rsidP="00C365A4">
      <w:r w:rsidRPr="00C2181A">
        <w:t xml:space="preserve">Google Cloud </w:t>
      </w:r>
      <w:proofErr w:type="spellStart"/>
      <w:r w:rsidRPr="00C2181A">
        <w:t>Messaging</w:t>
      </w:r>
      <w:proofErr w:type="spellEnd"/>
      <w:r w:rsidRPr="00C2181A">
        <w:t xml:space="preserve"> para Android (GCM) es un servicio proporcionado por Google de manera gratuita para ayudar a los desarrolladores enviar datos desde sus servidores de sus aplicaciones Android en los dispositivos Android, y los mensajes serán transferidos del dispositivo del usuario a la nube.</w:t>
      </w:r>
    </w:p>
    <w:p w:rsidR="001D3C37" w:rsidRPr="00C2181A" w:rsidRDefault="001D3C37" w:rsidP="00C365A4">
      <w:r w:rsidRPr="00C2181A">
        <w:t>A través de GCM se pueden enviar todo tipo de texto y datos, siempre y cuando no exceda los 4Kb por mensaje, sin tener un límite de mensajes.</w:t>
      </w:r>
    </w:p>
    <w:p w:rsidR="001D3C37" w:rsidRPr="00C2181A" w:rsidRDefault="001D3C37">
      <w:pPr>
        <w:pStyle w:val="Ttulo3"/>
      </w:pPr>
      <w:bookmarkStart w:id="126" w:name="_Toc371087605"/>
      <w:bookmarkStart w:id="127" w:name="_Toc374567351"/>
      <w:bookmarkStart w:id="128" w:name="_Toc379923974"/>
      <w:r w:rsidRPr="00C2181A">
        <w:t>Funcionamiento</w:t>
      </w:r>
      <w:bookmarkEnd w:id="126"/>
      <w:bookmarkEnd w:id="127"/>
      <w:bookmarkEnd w:id="128"/>
    </w:p>
    <w:p w:rsidR="001D3C37" w:rsidRPr="00C2181A" w:rsidRDefault="001D3C37" w:rsidP="00C365A4">
      <w:r w:rsidRPr="00C2181A">
        <w:t>Etapa 1- Identificación:</w:t>
      </w:r>
    </w:p>
    <w:p w:rsidR="001D3C37" w:rsidRPr="00C2181A" w:rsidRDefault="001D3C37" w:rsidP="00C365A4">
      <w:r w:rsidRPr="00C2181A">
        <w:t>Identificar el dispositivo móvil cuyo primer paso es enviar una señal al servidor GCM que está en “la nube”, esta señal permite al móvil registrarse en ese servidor; si ese proceso es exitoso el servidor GCM envía una identificación para que tanto el servidor GCM como el servidor del desarrollador pueda determinar “quién es el dispositivo móvil”, como si fuera el CURP en México; por último el dispositivo contacta al servidor del desarrollador para ser incluido en la base de datos del desarrollador usando esa identificación.</w:t>
      </w:r>
    </w:p>
    <w:p w:rsidR="001D3C37" w:rsidRPr="00C2181A" w:rsidRDefault="001D3C37" w:rsidP="00C365A4">
      <w:r w:rsidRPr="00C2181A">
        <w:t>Etapa 2 – Mensajería:</w:t>
      </w:r>
    </w:p>
    <w:p w:rsidR="001D3C37" w:rsidRPr="00C2181A" w:rsidRDefault="001D3C37" w:rsidP="00C365A4">
      <w:r w:rsidRPr="00C2181A">
        <w:t>El servidor del desarrollador recibe de la base de datos la orden de generar un mensaje que se debe enviar a ciertos dispositivos, de esta forma un texto del mensaje es enviado al servidor GCM junto con la lista de dispositivos a los que debe enviarse, entonces es el servidor GCM el que se encarga de la distribución de los mensajes.</w:t>
      </w:r>
    </w:p>
    <w:p w:rsidR="001D3C37" w:rsidRPr="00C2181A" w:rsidRDefault="001D3C37" w:rsidP="00C365A4">
      <w:pPr>
        <w:pStyle w:val="Ttulo3"/>
      </w:pPr>
      <w:r w:rsidRPr="00C2181A">
        <w:br w:type="page"/>
      </w:r>
      <w:bookmarkStart w:id="129" w:name="_Toc371087606"/>
      <w:bookmarkStart w:id="130" w:name="_Toc374567352"/>
      <w:bookmarkStart w:id="131" w:name="_Toc379923975"/>
      <w:r w:rsidRPr="00C2181A">
        <w:lastRenderedPageBreak/>
        <w:t>Características</w:t>
      </w:r>
      <w:bookmarkEnd w:id="129"/>
      <w:bookmarkEnd w:id="130"/>
      <w:bookmarkEnd w:id="131"/>
    </w:p>
    <w:p w:rsidR="001D3C37" w:rsidRPr="00C2181A" w:rsidRDefault="001D3C37" w:rsidP="00280EA6">
      <w:pPr>
        <w:numPr>
          <w:ilvl w:val="0"/>
          <w:numId w:val="29"/>
        </w:numPr>
      </w:pPr>
      <w:r w:rsidRPr="00C2181A">
        <w:t>No es necesario que la aplicación se esté ejecutando para recibir mensajes. Ya que los servicios de Google son los encargados de recibir el mensaje y en ese momento el Sistema despierta la aplicación Android, siempre y cuando la aplicación sea configurada con el receptor de difusión adecuado y permisos.</w:t>
      </w:r>
    </w:p>
    <w:p w:rsidR="001D3C37" w:rsidRPr="00C2181A" w:rsidRDefault="001D3C37" w:rsidP="00280EA6">
      <w:pPr>
        <w:numPr>
          <w:ilvl w:val="0"/>
          <w:numId w:val="29"/>
        </w:numPr>
      </w:pPr>
      <w:r w:rsidRPr="00C2181A">
        <w:t>No incluye una interfaz de usuario. GCM únicamente pasa los datos del mensaje a la aplicación.</w:t>
      </w:r>
    </w:p>
    <w:p w:rsidR="001D3C37" w:rsidRPr="00C2181A" w:rsidRDefault="001D3C37" w:rsidP="00280EA6">
      <w:pPr>
        <w:numPr>
          <w:ilvl w:val="0"/>
          <w:numId w:val="29"/>
        </w:numPr>
      </w:pPr>
      <w:r w:rsidRPr="00C2181A">
        <w:t xml:space="preserve">El dispositivo debe contar con Android 2.2 o superior, ya que tiene instalado la suite de aplicaciones Google </w:t>
      </w:r>
      <w:proofErr w:type="spellStart"/>
      <w:r w:rsidRPr="00C2181A">
        <w:t>Store</w:t>
      </w:r>
      <w:proofErr w:type="spellEnd"/>
      <w:r w:rsidRPr="00C2181A">
        <w:t>.</w:t>
      </w:r>
    </w:p>
    <w:p w:rsidR="001D3C37" w:rsidRPr="00C2181A" w:rsidRDefault="001D3C37" w:rsidP="00280EA6">
      <w:pPr>
        <w:numPr>
          <w:ilvl w:val="0"/>
          <w:numId w:val="29"/>
        </w:numPr>
      </w:pPr>
      <w:r w:rsidRPr="00C2181A">
        <w:t>Para los dispositivos con Sistema Android menor a 4.0.4 deben tener una cuenta de Google en sus dispositivos móviles, para posteriores no es necesario.</w:t>
      </w:r>
    </w:p>
    <w:p w:rsidR="001D3C37" w:rsidRPr="00C2181A" w:rsidRDefault="001D3C37">
      <w:pPr>
        <w:pStyle w:val="Ttulo3"/>
      </w:pPr>
      <w:bookmarkStart w:id="132" w:name="_Toc371087607"/>
      <w:bookmarkStart w:id="133" w:name="_Toc374567353"/>
      <w:bookmarkStart w:id="134" w:name="_Toc379923976"/>
      <w:r w:rsidRPr="00C2181A">
        <w:t>Arquitectura</w:t>
      </w:r>
      <w:bookmarkEnd w:id="132"/>
      <w:bookmarkEnd w:id="133"/>
      <w:bookmarkEnd w:id="134"/>
    </w:p>
    <w:tbl>
      <w:tblPr>
        <w:tblpPr w:leftFromText="141" w:rightFromText="141" w:vertAnchor="text" w:horzAnchor="margin" w:tblpY="73"/>
        <w:tblW w:w="0" w:type="auto"/>
        <w:tblBorders>
          <w:top w:val="single" w:sz="8" w:space="0" w:color="9BBB59"/>
          <w:left w:val="single" w:sz="8" w:space="0" w:color="9BBB59"/>
          <w:bottom w:val="single" w:sz="8" w:space="0" w:color="9BBB59"/>
          <w:right w:val="single" w:sz="8" w:space="0" w:color="9BBB59"/>
        </w:tblBorders>
        <w:tblLook w:val="0000" w:firstRow="0" w:lastRow="0" w:firstColumn="0" w:lastColumn="0" w:noHBand="0" w:noVBand="0"/>
      </w:tblPr>
      <w:tblGrid>
        <w:gridCol w:w="3936"/>
        <w:gridCol w:w="5042"/>
      </w:tblGrid>
      <w:tr w:rsidR="001D3C37" w:rsidRPr="00C2181A">
        <w:tc>
          <w:tcPr>
            <w:tcW w:w="3936" w:type="dxa"/>
            <w:tcBorders>
              <w:top w:val="nil"/>
              <w:left w:val="nil"/>
              <w:bottom w:val="single" w:sz="24" w:space="0" w:color="9BBB59"/>
              <w:right w:val="nil"/>
            </w:tcBorders>
            <w:shd w:val="clear" w:color="auto" w:fill="FFFFFF"/>
          </w:tcPr>
          <w:p w:rsidR="001D3C37" w:rsidRPr="00C2181A" w:rsidRDefault="001D3C37">
            <w:pPr>
              <w:rPr>
                <w:b/>
                <w:bCs/>
                <w:color w:val="000000"/>
              </w:rPr>
            </w:pPr>
            <w:r w:rsidRPr="00C2181A">
              <w:rPr>
                <w:b/>
                <w:bCs/>
                <w:color w:val="000000"/>
              </w:rPr>
              <w:t>Entes involucrados en GCM</w:t>
            </w:r>
          </w:p>
        </w:tc>
        <w:tc>
          <w:tcPr>
            <w:tcW w:w="5042" w:type="dxa"/>
            <w:tcBorders>
              <w:top w:val="nil"/>
              <w:left w:val="nil"/>
              <w:bottom w:val="single" w:sz="24" w:space="0" w:color="9BBB59"/>
              <w:right w:val="nil"/>
            </w:tcBorders>
            <w:shd w:val="clear" w:color="auto" w:fill="FFFFFF"/>
          </w:tcPr>
          <w:p w:rsidR="001D3C37" w:rsidRPr="00C2181A" w:rsidRDefault="001D3C37">
            <w:pPr>
              <w:rPr>
                <w:color w:val="000000"/>
              </w:rPr>
            </w:pPr>
          </w:p>
        </w:tc>
      </w:tr>
      <w:tr w:rsidR="001D3C37" w:rsidRPr="00C2181A">
        <w:tc>
          <w:tcPr>
            <w:tcW w:w="3936" w:type="dxa"/>
            <w:tcBorders>
              <w:top w:val="nil"/>
              <w:left w:val="nil"/>
              <w:bottom w:val="nil"/>
              <w:right w:val="single" w:sz="8" w:space="0" w:color="9BBB59"/>
            </w:tcBorders>
            <w:shd w:val="clear" w:color="auto" w:fill="FFFFFF"/>
          </w:tcPr>
          <w:p w:rsidR="001D3C37" w:rsidRPr="00C2181A" w:rsidRDefault="001D3C37">
            <w:pPr>
              <w:spacing w:line="276" w:lineRule="auto"/>
              <w:rPr>
                <w:b/>
                <w:bCs/>
                <w:color w:val="000000"/>
              </w:rPr>
            </w:pPr>
            <w:r w:rsidRPr="00C2181A">
              <w:rPr>
                <w:b/>
                <w:bCs/>
                <w:color w:val="000000"/>
                <w:sz w:val="22"/>
                <w:szCs w:val="22"/>
              </w:rPr>
              <w:t xml:space="preserve">Mobile </w:t>
            </w:r>
            <w:proofErr w:type="spellStart"/>
            <w:r w:rsidRPr="00C2181A">
              <w:rPr>
                <w:b/>
                <w:bCs/>
                <w:color w:val="000000"/>
                <w:sz w:val="22"/>
                <w:szCs w:val="22"/>
              </w:rPr>
              <w:t>Device</w:t>
            </w:r>
            <w:proofErr w:type="spellEnd"/>
          </w:p>
        </w:tc>
        <w:tc>
          <w:tcPr>
            <w:tcW w:w="5042" w:type="dxa"/>
            <w:tcBorders>
              <w:top w:val="nil"/>
              <w:left w:val="nil"/>
              <w:bottom w:val="nil"/>
            </w:tcBorders>
          </w:tcPr>
          <w:p w:rsidR="001D3C37" w:rsidRPr="00C2181A" w:rsidRDefault="001D3C37">
            <w:pPr>
              <w:spacing w:line="276" w:lineRule="auto"/>
              <w:rPr>
                <w:color w:val="000000"/>
              </w:rPr>
            </w:pPr>
            <w:r w:rsidRPr="00C2181A">
              <w:rPr>
                <w:color w:val="000000"/>
                <w:sz w:val="22"/>
                <w:szCs w:val="22"/>
              </w:rPr>
              <w:t>Dispositivo en el cual se está ejecutando el Sistema Operativo Android.</w:t>
            </w:r>
          </w:p>
        </w:tc>
      </w:tr>
      <w:tr w:rsidR="001D3C37" w:rsidRPr="00C2181A">
        <w:tc>
          <w:tcPr>
            <w:tcW w:w="3936" w:type="dxa"/>
            <w:tcBorders>
              <w:top w:val="nil"/>
              <w:left w:val="nil"/>
              <w:bottom w:val="nil"/>
              <w:right w:val="single" w:sz="8" w:space="0" w:color="9BBB59"/>
            </w:tcBorders>
            <w:shd w:val="clear" w:color="auto" w:fill="FFFFFF"/>
          </w:tcPr>
          <w:p w:rsidR="001D3C37" w:rsidRPr="00C2181A" w:rsidRDefault="001D3C37">
            <w:pPr>
              <w:spacing w:line="276" w:lineRule="auto"/>
              <w:rPr>
                <w:b/>
                <w:bCs/>
                <w:color w:val="000000"/>
              </w:rPr>
            </w:pPr>
            <w:r w:rsidRPr="00C2181A">
              <w:rPr>
                <w:b/>
                <w:bCs/>
                <w:color w:val="000000"/>
                <w:sz w:val="22"/>
                <w:szCs w:val="22"/>
              </w:rPr>
              <w:t>3ª parte Servidor de Aplicación</w:t>
            </w:r>
          </w:p>
        </w:tc>
        <w:tc>
          <w:tcPr>
            <w:tcW w:w="5042" w:type="dxa"/>
            <w:tcBorders>
              <w:top w:val="nil"/>
              <w:left w:val="nil"/>
              <w:bottom w:val="nil"/>
            </w:tcBorders>
          </w:tcPr>
          <w:p w:rsidR="001D3C37" w:rsidRPr="00C2181A" w:rsidRDefault="001D3C37">
            <w:pPr>
              <w:spacing w:line="276" w:lineRule="auto"/>
              <w:rPr>
                <w:color w:val="000000"/>
              </w:rPr>
            </w:pPr>
            <w:r w:rsidRPr="00C2181A">
              <w:rPr>
                <w:color w:val="000000"/>
                <w:sz w:val="22"/>
                <w:szCs w:val="22"/>
              </w:rPr>
              <w:t>Servidor implementado por los desarrolladores para el funcionamiento de la aplicación Android.</w:t>
            </w:r>
          </w:p>
        </w:tc>
      </w:tr>
      <w:tr w:rsidR="001D3C37" w:rsidRPr="00C2181A">
        <w:tc>
          <w:tcPr>
            <w:tcW w:w="3936" w:type="dxa"/>
            <w:tcBorders>
              <w:top w:val="nil"/>
              <w:left w:val="nil"/>
              <w:bottom w:val="nil"/>
              <w:right w:val="single" w:sz="8" w:space="0" w:color="9BBB59"/>
            </w:tcBorders>
            <w:shd w:val="clear" w:color="auto" w:fill="FFFFFF"/>
          </w:tcPr>
          <w:p w:rsidR="001D3C37" w:rsidRPr="00C2181A" w:rsidRDefault="001D3C37">
            <w:pPr>
              <w:spacing w:line="276" w:lineRule="auto"/>
              <w:rPr>
                <w:b/>
                <w:bCs/>
                <w:color w:val="000000"/>
              </w:rPr>
            </w:pPr>
            <w:r w:rsidRPr="00C2181A">
              <w:rPr>
                <w:b/>
                <w:bCs/>
                <w:color w:val="000000"/>
                <w:sz w:val="22"/>
                <w:szCs w:val="22"/>
              </w:rPr>
              <w:t>Servidores GCM</w:t>
            </w:r>
          </w:p>
        </w:tc>
        <w:tc>
          <w:tcPr>
            <w:tcW w:w="5042" w:type="dxa"/>
            <w:tcBorders>
              <w:top w:val="nil"/>
              <w:left w:val="nil"/>
              <w:bottom w:val="single" w:sz="8" w:space="0" w:color="9BBB59"/>
            </w:tcBorders>
          </w:tcPr>
          <w:p w:rsidR="001D3C37" w:rsidRPr="00C2181A" w:rsidRDefault="001D3C37">
            <w:pPr>
              <w:keepNext/>
              <w:spacing w:line="276" w:lineRule="auto"/>
              <w:rPr>
                <w:color w:val="000000"/>
              </w:rPr>
            </w:pPr>
            <w:r w:rsidRPr="00C2181A">
              <w:rPr>
                <w:color w:val="000000"/>
                <w:sz w:val="22"/>
                <w:szCs w:val="22"/>
              </w:rPr>
              <w:t>Servidor de Google que es el intermediario entre el servidor de los desarrolladores y la aplicación Android.</w:t>
            </w:r>
          </w:p>
        </w:tc>
      </w:tr>
    </w:tbl>
    <w:p w:rsidR="001D3C37" w:rsidRPr="00C2181A" w:rsidRDefault="001D3C37" w:rsidP="0028195E">
      <w:pPr>
        <w:pStyle w:val="Epgrafe"/>
        <w:framePr w:hSpace="141" w:wrap="auto" w:vAnchor="text" w:hAnchor="page" w:x="2847" w:y="4205"/>
        <w:jc w:val="center"/>
        <w:rPr>
          <w:rFonts w:ascii="Arial" w:hAnsi="Arial" w:cs="Arial"/>
        </w:rPr>
      </w:pPr>
      <w:r w:rsidRPr="00C2181A">
        <w:rPr>
          <w:rFonts w:ascii="Arial" w:hAnsi="Arial" w:cs="Arial"/>
        </w:rPr>
        <w:t xml:space="preserve">Tabla </w:t>
      </w:r>
      <w:r w:rsidR="00050570" w:rsidRPr="00C2181A">
        <w:rPr>
          <w:rFonts w:ascii="Arial" w:hAnsi="Arial" w:cs="Arial"/>
        </w:rPr>
        <w:fldChar w:fldCharType="begin"/>
      </w:r>
      <w:r w:rsidR="00D37675" w:rsidRPr="00C2181A">
        <w:rPr>
          <w:rFonts w:ascii="Arial" w:hAnsi="Arial" w:cs="Arial"/>
        </w:rPr>
        <w:instrText xml:space="preserve"> SEQ Tabla \* ARABIC </w:instrText>
      </w:r>
      <w:r w:rsidR="00050570" w:rsidRPr="00C2181A">
        <w:rPr>
          <w:rFonts w:ascii="Arial" w:hAnsi="Arial" w:cs="Arial"/>
        </w:rPr>
        <w:fldChar w:fldCharType="separate"/>
      </w:r>
      <w:r w:rsidR="006342DE">
        <w:rPr>
          <w:rFonts w:ascii="Arial" w:hAnsi="Arial" w:cs="Arial"/>
          <w:noProof/>
        </w:rPr>
        <w:t>4</w:t>
      </w:r>
      <w:r w:rsidR="00050570" w:rsidRPr="00C2181A">
        <w:rPr>
          <w:rFonts w:ascii="Arial" w:hAnsi="Arial" w:cs="Arial"/>
        </w:rPr>
        <w:fldChar w:fldCharType="end"/>
      </w:r>
      <w:r w:rsidRPr="00C2181A">
        <w:rPr>
          <w:rFonts w:ascii="Arial" w:hAnsi="Arial" w:cs="Arial"/>
        </w:rPr>
        <w:t xml:space="preserve"> Entes involucrados en el proceso con GCM</w:t>
      </w:r>
    </w:p>
    <w:p w:rsidR="001D3C37" w:rsidRPr="00C2181A" w:rsidRDefault="001D3C37"/>
    <w:tbl>
      <w:tblPr>
        <w:tblpPr w:leftFromText="141" w:rightFromText="141" w:vertAnchor="text" w:horzAnchor="margin" w:tblpY="25"/>
        <w:tblW w:w="0" w:type="auto"/>
        <w:tblBorders>
          <w:top w:val="single" w:sz="8" w:space="0" w:color="9BBB59"/>
          <w:left w:val="single" w:sz="8" w:space="0" w:color="9BBB59"/>
          <w:bottom w:val="single" w:sz="8" w:space="0" w:color="9BBB59"/>
          <w:right w:val="single" w:sz="8" w:space="0" w:color="9BBB59"/>
        </w:tblBorders>
        <w:tblLook w:val="0000" w:firstRow="0" w:lastRow="0" w:firstColumn="0" w:lastColumn="0" w:noHBand="0" w:noVBand="0"/>
      </w:tblPr>
      <w:tblGrid>
        <w:gridCol w:w="3936"/>
        <w:gridCol w:w="5042"/>
      </w:tblGrid>
      <w:tr w:rsidR="001D3C37" w:rsidRPr="00C2181A">
        <w:tc>
          <w:tcPr>
            <w:tcW w:w="3936" w:type="dxa"/>
            <w:tcBorders>
              <w:top w:val="nil"/>
              <w:left w:val="nil"/>
              <w:bottom w:val="single" w:sz="24" w:space="0" w:color="9BBB59"/>
              <w:right w:val="nil"/>
            </w:tcBorders>
            <w:shd w:val="clear" w:color="auto" w:fill="FFFFFF"/>
          </w:tcPr>
          <w:p w:rsidR="001D3C37" w:rsidRPr="00C2181A" w:rsidRDefault="001D3C37">
            <w:pPr>
              <w:spacing w:line="276" w:lineRule="auto"/>
              <w:rPr>
                <w:b/>
                <w:bCs/>
                <w:color w:val="000000"/>
              </w:rPr>
            </w:pPr>
            <w:r w:rsidRPr="00C2181A">
              <w:rPr>
                <w:b/>
                <w:bCs/>
                <w:color w:val="000000"/>
              </w:rPr>
              <w:t>Credenciales</w:t>
            </w:r>
          </w:p>
        </w:tc>
        <w:tc>
          <w:tcPr>
            <w:tcW w:w="5042" w:type="dxa"/>
            <w:tcBorders>
              <w:top w:val="nil"/>
              <w:left w:val="nil"/>
              <w:bottom w:val="single" w:sz="24" w:space="0" w:color="9BBB59"/>
              <w:right w:val="nil"/>
            </w:tcBorders>
            <w:shd w:val="clear" w:color="auto" w:fill="FFFFFF"/>
          </w:tcPr>
          <w:p w:rsidR="001D3C37" w:rsidRPr="00C2181A" w:rsidRDefault="001D3C37">
            <w:pPr>
              <w:spacing w:line="276" w:lineRule="auto"/>
              <w:rPr>
                <w:color w:val="000000"/>
              </w:rPr>
            </w:pPr>
          </w:p>
        </w:tc>
      </w:tr>
      <w:tr w:rsidR="001D3C37" w:rsidRPr="00C2181A">
        <w:tc>
          <w:tcPr>
            <w:tcW w:w="3936" w:type="dxa"/>
            <w:tcBorders>
              <w:top w:val="nil"/>
              <w:left w:val="nil"/>
              <w:bottom w:val="nil"/>
              <w:right w:val="single" w:sz="8" w:space="0" w:color="9BBB59"/>
            </w:tcBorders>
            <w:shd w:val="clear" w:color="auto" w:fill="FFFFFF"/>
          </w:tcPr>
          <w:p w:rsidR="001D3C37" w:rsidRPr="00C2181A" w:rsidRDefault="001D3C37">
            <w:pPr>
              <w:spacing w:line="276" w:lineRule="auto"/>
              <w:rPr>
                <w:b/>
                <w:bCs/>
                <w:color w:val="000000"/>
              </w:rPr>
            </w:pPr>
            <w:r w:rsidRPr="00C2181A">
              <w:rPr>
                <w:b/>
                <w:bCs/>
                <w:color w:val="000000"/>
                <w:sz w:val="22"/>
                <w:szCs w:val="22"/>
              </w:rPr>
              <w:t>Identificador de remitente</w:t>
            </w:r>
          </w:p>
        </w:tc>
        <w:tc>
          <w:tcPr>
            <w:tcW w:w="5042" w:type="dxa"/>
            <w:tcBorders>
              <w:top w:val="nil"/>
              <w:left w:val="nil"/>
              <w:bottom w:val="nil"/>
            </w:tcBorders>
          </w:tcPr>
          <w:p w:rsidR="001D3C37" w:rsidRPr="00C2181A" w:rsidRDefault="001D3C37">
            <w:pPr>
              <w:spacing w:line="276" w:lineRule="auto"/>
              <w:rPr>
                <w:color w:val="000000"/>
              </w:rPr>
            </w:pPr>
            <w:r w:rsidRPr="00C2181A">
              <w:rPr>
                <w:color w:val="000000"/>
                <w:sz w:val="22"/>
                <w:szCs w:val="22"/>
              </w:rPr>
              <w:t>Se utiliza para identificar una aplicación de Android a la cual se le concedió el permiso para enviar y recibir mensajes.</w:t>
            </w:r>
          </w:p>
        </w:tc>
      </w:tr>
      <w:tr w:rsidR="001D3C37" w:rsidRPr="00C2181A">
        <w:tc>
          <w:tcPr>
            <w:tcW w:w="3936" w:type="dxa"/>
            <w:tcBorders>
              <w:top w:val="nil"/>
              <w:left w:val="nil"/>
              <w:bottom w:val="nil"/>
              <w:right w:val="single" w:sz="8" w:space="0" w:color="9BBB59"/>
            </w:tcBorders>
            <w:shd w:val="clear" w:color="auto" w:fill="FFFFFF"/>
          </w:tcPr>
          <w:p w:rsidR="001D3C37" w:rsidRPr="00C2181A" w:rsidRDefault="001D3C37">
            <w:pPr>
              <w:spacing w:line="276" w:lineRule="auto"/>
              <w:rPr>
                <w:b/>
                <w:bCs/>
                <w:color w:val="000000"/>
              </w:rPr>
            </w:pPr>
            <w:r w:rsidRPr="00C2181A">
              <w:rPr>
                <w:b/>
                <w:bCs/>
                <w:color w:val="000000"/>
                <w:sz w:val="22"/>
                <w:szCs w:val="22"/>
              </w:rPr>
              <w:t>Identificador de aplicación</w:t>
            </w:r>
          </w:p>
        </w:tc>
        <w:tc>
          <w:tcPr>
            <w:tcW w:w="5042" w:type="dxa"/>
            <w:tcBorders>
              <w:top w:val="nil"/>
              <w:left w:val="nil"/>
              <w:bottom w:val="nil"/>
            </w:tcBorders>
          </w:tcPr>
          <w:p w:rsidR="001D3C37" w:rsidRPr="00C2181A" w:rsidRDefault="001D3C37">
            <w:pPr>
              <w:spacing w:line="276" w:lineRule="auto"/>
              <w:rPr>
                <w:color w:val="000000"/>
              </w:rPr>
            </w:pPr>
            <w:r w:rsidRPr="00C2181A">
              <w:rPr>
                <w:color w:val="000000"/>
                <w:sz w:val="22"/>
                <w:szCs w:val="22"/>
              </w:rPr>
              <w:t>La aplicación Android se identifica por el nombre del paquete. Asegurando que los mensajes están dirigidos a la aplicación Android correcta-</w:t>
            </w:r>
          </w:p>
        </w:tc>
      </w:tr>
      <w:tr w:rsidR="001D3C37" w:rsidRPr="00C2181A">
        <w:tc>
          <w:tcPr>
            <w:tcW w:w="3936" w:type="dxa"/>
            <w:tcBorders>
              <w:top w:val="nil"/>
              <w:left w:val="nil"/>
              <w:bottom w:val="nil"/>
              <w:right w:val="single" w:sz="8" w:space="0" w:color="9BBB59"/>
            </w:tcBorders>
            <w:shd w:val="clear" w:color="auto" w:fill="FFFFFF"/>
          </w:tcPr>
          <w:p w:rsidR="001D3C37" w:rsidRPr="00C2181A" w:rsidRDefault="001D3C37">
            <w:pPr>
              <w:spacing w:line="276" w:lineRule="auto"/>
              <w:rPr>
                <w:b/>
                <w:bCs/>
                <w:color w:val="000000"/>
              </w:rPr>
            </w:pPr>
            <w:r w:rsidRPr="00C2181A">
              <w:rPr>
                <w:b/>
                <w:bCs/>
                <w:color w:val="000000"/>
                <w:sz w:val="22"/>
                <w:szCs w:val="22"/>
              </w:rPr>
              <w:t xml:space="preserve">Identificador de Registro </w:t>
            </w:r>
          </w:p>
        </w:tc>
        <w:tc>
          <w:tcPr>
            <w:tcW w:w="5042" w:type="dxa"/>
            <w:tcBorders>
              <w:top w:val="nil"/>
              <w:left w:val="nil"/>
              <w:bottom w:val="nil"/>
            </w:tcBorders>
          </w:tcPr>
          <w:p w:rsidR="001D3C37" w:rsidRPr="00C2181A" w:rsidRDefault="001D3C37">
            <w:pPr>
              <w:spacing w:line="276" w:lineRule="auto"/>
              <w:rPr>
                <w:color w:val="000000"/>
              </w:rPr>
            </w:pPr>
            <w:r w:rsidRPr="00C2181A">
              <w:rPr>
                <w:color w:val="000000"/>
                <w:sz w:val="22"/>
                <w:szCs w:val="22"/>
              </w:rPr>
              <w:t>Es un ID proporcionado por los servidores GCM a la aplicación Android para Android que le permite recibir mensajes.</w:t>
            </w:r>
          </w:p>
        </w:tc>
      </w:tr>
      <w:tr w:rsidR="001D3C37" w:rsidRPr="00C2181A">
        <w:tc>
          <w:tcPr>
            <w:tcW w:w="3936" w:type="dxa"/>
            <w:tcBorders>
              <w:top w:val="nil"/>
              <w:left w:val="nil"/>
              <w:bottom w:val="nil"/>
              <w:right w:val="single" w:sz="8" w:space="0" w:color="9BBB59"/>
            </w:tcBorders>
            <w:shd w:val="clear" w:color="auto" w:fill="FFFFFF"/>
          </w:tcPr>
          <w:p w:rsidR="001D3C37" w:rsidRPr="00C2181A" w:rsidRDefault="001D3C37">
            <w:pPr>
              <w:spacing w:line="276" w:lineRule="auto"/>
              <w:rPr>
                <w:b/>
                <w:bCs/>
                <w:color w:val="000000"/>
              </w:rPr>
            </w:pPr>
            <w:r w:rsidRPr="00C2181A">
              <w:rPr>
                <w:b/>
                <w:bCs/>
                <w:color w:val="000000"/>
                <w:sz w:val="22"/>
                <w:szCs w:val="22"/>
              </w:rPr>
              <w:t>Cuenta de usuario Google</w:t>
            </w:r>
          </w:p>
        </w:tc>
        <w:tc>
          <w:tcPr>
            <w:tcW w:w="5042" w:type="dxa"/>
            <w:tcBorders>
              <w:top w:val="nil"/>
              <w:left w:val="nil"/>
              <w:bottom w:val="nil"/>
            </w:tcBorders>
          </w:tcPr>
          <w:p w:rsidR="001D3C37" w:rsidRPr="00C2181A" w:rsidRDefault="001D3C37">
            <w:pPr>
              <w:spacing w:line="276" w:lineRule="auto"/>
              <w:rPr>
                <w:color w:val="000000"/>
              </w:rPr>
            </w:pPr>
            <w:r w:rsidRPr="00C2181A">
              <w:rPr>
                <w:color w:val="000000"/>
                <w:sz w:val="22"/>
                <w:szCs w:val="22"/>
              </w:rPr>
              <w:t>Es un requisito indispensable que el dispositivo cuente por lo menos con una cuenta de Google si el dispositivo está ejecutando una versión inferior a Android 4.0.4.</w:t>
            </w:r>
          </w:p>
        </w:tc>
      </w:tr>
      <w:tr w:rsidR="001D3C37" w:rsidRPr="00C2181A">
        <w:tc>
          <w:tcPr>
            <w:tcW w:w="3936" w:type="dxa"/>
            <w:tcBorders>
              <w:top w:val="nil"/>
              <w:left w:val="nil"/>
              <w:bottom w:val="nil"/>
              <w:right w:val="single" w:sz="8" w:space="0" w:color="9BBB59"/>
            </w:tcBorders>
            <w:shd w:val="clear" w:color="auto" w:fill="FFFFFF"/>
          </w:tcPr>
          <w:p w:rsidR="001D3C37" w:rsidRPr="00C2181A" w:rsidRDefault="001D3C37">
            <w:pPr>
              <w:spacing w:line="276" w:lineRule="auto"/>
              <w:rPr>
                <w:b/>
                <w:bCs/>
                <w:color w:val="000000"/>
              </w:rPr>
            </w:pPr>
            <w:r w:rsidRPr="00C2181A">
              <w:rPr>
                <w:b/>
                <w:bCs/>
                <w:color w:val="000000"/>
                <w:sz w:val="22"/>
                <w:szCs w:val="22"/>
              </w:rPr>
              <w:t xml:space="preserve">Remitente autenticación </w:t>
            </w:r>
            <w:proofErr w:type="spellStart"/>
            <w:r w:rsidRPr="00C2181A">
              <w:rPr>
                <w:b/>
                <w:bCs/>
                <w:color w:val="000000"/>
                <w:sz w:val="22"/>
                <w:szCs w:val="22"/>
              </w:rPr>
              <w:t>Token</w:t>
            </w:r>
            <w:proofErr w:type="spellEnd"/>
          </w:p>
        </w:tc>
        <w:tc>
          <w:tcPr>
            <w:tcW w:w="5042" w:type="dxa"/>
            <w:tcBorders>
              <w:top w:val="nil"/>
              <w:left w:val="nil"/>
              <w:bottom w:val="nil"/>
            </w:tcBorders>
          </w:tcPr>
          <w:p w:rsidR="001D3C37" w:rsidRPr="00C2181A" w:rsidRDefault="001D3C37">
            <w:pPr>
              <w:spacing w:line="276" w:lineRule="auto"/>
              <w:rPr>
                <w:color w:val="000000"/>
              </w:rPr>
            </w:pPr>
            <w:r w:rsidRPr="00C2181A">
              <w:rPr>
                <w:color w:val="000000"/>
                <w:sz w:val="22"/>
                <w:szCs w:val="22"/>
              </w:rPr>
              <w:t>Información transmitida durante un intercambio de autenticación fuerte, que puede ser usada para autenticar su remitente</w:t>
            </w:r>
            <w:r w:rsidRPr="00C2181A">
              <w:rPr>
                <w:rStyle w:val="apple-converted-space"/>
                <w:rFonts w:cs="Arial"/>
                <w:color w:val="000000"/>
                <w:sz w:val="22"/>
                <w:szCs w:val="22"/>
              </w:rPr>
              <w:t>. [9]</w:t>
            </w:r>
          </w:p>
        </w:tc>
      </w:tr>
      <w:tr w:rsidR="001D3C37" w:rsidRPr="00C2181A">
        <w:tc>
          <w:tcPr>
            <w:tcW w:w="3936" w:type="dxa"/>
            <w:tcBorders>
              <w:top w:val="nil"/>
              <w:left w:val="nil"/>
              <w:bottom w:val="nil"/>
              <w:right w:val="single" w:sz="8" w:space="0" w:color="9BBB59"/>
            </w:tcBorders>
            <w:shd w:val="clear" w:color="auto" w:fill="FFFFFF"/>
          </w:tcPr>
          <w:p w:rsidR="001D3C37" w:rsidRPr="00C2181A" w:rsidRDefault="001D3C37">
            <w:pPr>
              <w:spacing w:line="276" w:lineRule="auto"/>
              <w:rPr>
                <w:b/>
                <w:bCs/>
                <w:color w:val="000000"/>
              </w:rPr>
            </w:pPr>
            <w:r w:rsidRPr="00C2181A">
              <w:rPr>
                <w:b/>
                <w:bCs/>
                <w:color w:val="000000"/>
                <w:sz w:val="22"/>
                <w:szCs w:val="22"/>
              </w:rPr>
              <w:t>Clave Notificación</w:t>
            </w:r>
          </w:p>
        </w:tc>
        <w:tc>
          <w:tcPr>
            <w:tcW w:w="5042" w:type="dxa"/>
            <w:tcBorders>
              <w:top w:val="nil"/>
              <w:left w:val="nil"/>
              <w:bottom w:val="nil"/>
            </w:tcBorders>
          </w:tcPr>
          <w:p w:rsidR="001D3C37" w:rsidRPr="00C2181A" w:rsidRDefault="001D3C37">
            <w:pPr>
              <w:spacing w:line="276" w:lineRule="auto"/>
              <w:rPr>
                <w:color w:val="000000"/>
              </w:rPr>
            </w:pPr>
            <w:r w:rsidRPr="00C2181A">
              <w:rPr>
                <w:color w:val="000000"/>
                <w:sz w:val="22"/>
                <w:szCs w:val="22"/>
              </w:rPr>
              <w:t>Es la señal que GCM utiliza para avivar las notificaciones a todos los dispositivos cuyo registro ID se asocian con la clave.</w:t>
            </w:r>
          </w:p>
        </w:tc>
      </w:tr>
      <w:tr w:rsidR="001D3C37" w:rsidRPr="00C2181A">
        <w:tc>
          <w:tcPr>
            <w:tcW w:w="3936" w:type="dxa"/>
            <w:tcBorders>
              <w:top w:val="nil"/>
              <w:left w:val="nil"/>
              <w:bottom w:val="nil"/>
              <w:right w:val="single" w:sz="8" w:space="0" w:color="9BBB59"/>
            </w:tcBorders>
            <w:shd w:val="clear" w:color="auto" w:fill="FFFFFF"/>
          </w:tcPr>
          <w:p w:rsidR="001D3C37" w:rsidRPr="00C2181A" w:rsidRDefault="001D3C37">
            <w:pPr>
              <w:spacing w:line="276" w:lineRule="auto"/>
              <w:rPr>
                <w:b/>
                <w:bCs/>
                <w:color w:val="000000"/>
              </w:rPr>
            </w:pPr>
            <w:r w:rsidRPr="00C2181A">
              <w:rPr>
                <w:b/>
                <w:bCs/>
                <w:color w:val="000000"/>
                <w:sz w:val="22"/>
                <w:szCs w:val="22"/>
              </w:rPr>
              <w:t>Notificación Nombre de Clave</w:t>
            </w:r>
          </w:p>
        </w:tc>
        <w:tc>
          <w:tcPr>
            <w:tcW w:w="5042" w:type="dxa"/>
            <w:tcBorders>
              <w:top w:val="nil"/>
              <w:left w:val="nil"/>
              <w:bottom w:val="single" w:sz="8" w:space="0" w:color="9BBB59"/>
            </w:tcBorders>
          </w:tcPr>
          <w:p w:rsidR="001D3C37" w:rsidRPr="00C2181A" w:rsidRDefault="001D3C37">
            <w:pPr>
              <w:keepNext/>
              <w:spacing w:line="276" w:lineRule="auto"/>
              <w:rPr>
                <w:color w:val="000000"/>
              </w:rPr>
            </w:pPr>
            <w:r w:rsidRPr="00C2181A">
              <w:rPr>
                <w:color w:val="000000"/>
                <w:sz w:val="22"/>
                <w:szCs w:val="22"/>
              </w:rPr>
              <w:t>Es un nombre o identificador (puede ser un nombre de usuario para una aplicación de 3ª parte) que es único para un usuario determinado. Se utiliza para agrupar los ID de registro para un solo usuario.</w:t>
            </w:r>
          </w:p>
        </w:tc>
      </w:tr>
    </w:tbl>
    <w:p w:rsidR="001D3C37" w:rsidRPr="00C2181A" w:rsidRDefault="001D3C37">
      <w:pPr>
        <w:pStyle w:val="Epgrafe"/>
        <w:framePr w:hSpace="141" w:wrap="auto" w:vAnchor="text" w:hAnchor="page" w:x="5083" w:y="11268"/>
        <w:rPr>
          <w:rFonts w:ascii="Arial" w:hAnsi="Arial" w:cs="Arial"/>
        </w:rPr>
      </w:pPr>
      <w:r w:rsidRPr="00C2181A">
        <w:rPr>
          <w:rFonts w:ascii="Arial" w:hAnsi="Arial" w:cs="Arial"/>
        </w:rPr>
        <w:t xml:space="preserve">Tabla </w:t>
      </w:r>
      <w:r w:rsidR="00050570" w:rsidRPr="00C2181A">
        <w:rPr>
          <w:rFonts w:ascii="Arial" w:hAnsi="Arial" w:cs="Arial"/>
        </w:rPr>
        <w:fldChar w:fldCharType="begin"/>
      </w:r>
      <w:r w:rsidR="00D37675" w:rsidRPr="00C2181A">
        <w:rPr>
          <w:rFonts w:ascii="Arial" w:hAnsi="Arial" w:cs="Arial"/>
        </w:rPr>
        <w:instrText xml:space="preserve"> SEQ Tabla \* ARABIC </w:instrText>
      </w:r>
      <w:r w:rsidR="00050570" w:rsidRPr="00C2181A">
        <w:rPr>
          <w:rFonts w:ascii="Arial" w:hAnsi="Arial" w:cs="Arial"/>
        </w:rPr>
        <w:fldChar w:fldCharType="separate"/>
      </w:r>
      <w:r w:rsidR="006342DE">
        <w:rPr>
          <w:rFonts w:ascii="Arial" w:hAnsi="Arial" w:cs="Arial"/>
          <w:noProof/>
        </w:rPr>
        <w:t>5</w:t>
      </w:r>
      <w:r w:rsidR="00050570" w:rsidRPr="00C2181A">
        <w:rPr>
          <w:rFonts w:ascii="Arial" w:hAnsi="Arial" w:cs="Arial"/>
        </w:rPr>
        <w:fldChar w:fldCharType="end"/>
      </w:r>
      <w:r w:rsidRPr="00C2181A">
        <w:rPr>
          <w:rFonts w:ascii="Arial" w:hAnsi="Arial" w:cs="Arial"/>
        </w:rPr>
        <w:t xml:space="preserve"> Credenciales GCM</w:t>
      </w:r>
    </w:p>
    <w:p w:rsidR="00E60330" w:rsidRDefault="00D246C1" w:rsidP="00D246C1">
      <w:pPr>
        <w:pStyle w:val="Ttulo1"/>
      </w:pPr>
      <w:bookmarkStart w:id="135" w:name="_Toc371087608"/>
      <w:ins w:id="136" w:author="Daniel" w:date="2013-12-10T17:39:00Z">
        <w:r w:rsidRPr="00C2181A">
          <w:br w:type="page"/>
        </w:r>
      </w:ins>
      <w:bookmarkStart w:id="137" w:name="_Toc379923977"/>
      <w:bookmarkStart w:id="138" w:name="_Toc374567354"/>
      <w:r w:rsidR="000D4C1B" w:rsidRPr="00E60330">
        <w:rPr>
          <w:sz w:val="40"/>
        </w:rPr>
        <w:lastRenderedPageBreak/>
        <w:t>Capítulo</w:t>
      </w:r>
      <w:r w:rsidR="00E60330" w:rsidRPr="00E60330">
        <w:rPr>
          <w:sz w:val="40"/>
        </w:rPr>
        <w:t xml:space="preserve"> 2</w:t>
      </w:r>
      <w:bookmarkEnd w:id="137"/>
    </w:p>
    <w:p w:rsidR="00D246C1" w:rsidRPr="00C2181A" w:rsidRDefault="00D246C1" w:rsidP="00D246C1">
      <w:pPr>
        <w:pStyle w:val="Ttulo1"/>
      </w:pPr>
      <w:bookmarkStart w:id="139" w:name="_Toc379923978"/>
      <w:r w:rsidRPr="00C2181A">
        <w:t>Diseño del Sistema Móvil de notificación de proximidad para transporte.</w:t>
      </w:r>
      <w:bookmarkEnd w:id="138"/>
      <w:bookmarkEnd w:id="139"/>
    </w:p>
    <w:p w:rsidR="00D246C1" w:rsidRPr="00C2181A" w:rsidRDefault="00D246C1" w:rsidP="00D943BB">
      <w:pPr>
        <w:pStyle w:val="Ttulo2"/>
        <w:numPr>
          <w:ilvl w:val="0"/>
          <w:numId w:val="41"/>
        </w:numPr>
      </w:pPr>
      <w:bookmarkStart w:id="140" w:name="_Toc374567355"/>
      <w:bookmarkStart w:id="141" w:name="_Toc379923979"/>
      <w:r w:rsidRPr="00C2181A">
        <w:t>Arquitectura propuesta para el sistema</w:t>
      </w:r>
      <w:bookmarkEnd w:id="140"/>
      <w:bookmarkEnd w:id="141"/>
    </w:p>
    <w:p w:rsidR="00D246C1" w:rsidRPr="00C2181A" w:rsidRDefault="00D246C1" w:rsidP="00526E72">
      <w:pPr>
        <w:pStyle w:val="Ttulo3"/>
        <w:rPr>
          <w:lang w:eastAsia="es-MX"/>
        </w:rPr>
      </w:pPr>
      <w:bookmarkStart w:id="142" w:name="_Toc374567356"/>
      <w:bookmarkStart w:id="143" w:name="_Toc379923980"/>
      <w:r w:rsidRPr="00C2181A">
        <w:rPr>
          <w:lang w:eastAsia="es-MX"/>
        </w:rPr>
        <w:t>Sistema de información</w:t>
      </w:r>
      <w:bookmarkEnd w:id="142"/>
      <w:bookmarkEnd w:id="143"/>
    </w:p>
    <w:p w:rsidR="00D246C1" w:rsidRPr="00C2181A" w:rsidRDefault="0067754C" w:rsidP="00D246C1">
      <w:pPr>
        <w:rPr>
          <w:lang w:eastAsia="es-MX"/>
        </w:rPr>
      </w:pPr>
      <w:r w:rsidRPr="00C2181A">
        <w:rPr>
          <w:lang w:eastAsia="es-MX"/>
        </w:rPr>
        <w:t>Este sistema de información se puede clasificar dentro de los sistemas de información como Sistema de Apoyo a las Decisiones, debido</w:t>
      </w:r>
      <w:r w:rsidR="006D59D7" w:rsidRPr="00C2181A">
        <w:rPr>
          <w:lang w:eastAsia="es-MX"/>
        </w:rPr>
        <w:t xml:space="preserve"> a que nuestro sistema será:</w:t>
      </w:r>
    </w:p>
    <w:p w:rsidR="006D59D7" w:rsidRPr="00C2181A" w:rsidRDefault="00493CC7" w:rsidP="00280EA6">
      <w:pPr>
        <w:numPr>
          <w:ilvl w:val="0"/>
          <w:numId w:val="17"/>
        </w:numPr>
        <w:ind w:left="567"/>
        <w:rPr>
          <w:lang w:eastAsia="es-MX"/>
        </w:rPr>
      </w:pPr>
      <w:r w:rsidRPr="00C2181A">
        <w:rPr>
          <w:lang w:eastAsia="es-MX"/>
        </w:rPr>
        <w:t>De apoyo a los usuarios en su proceso de toma de decisiones, dentro del contexto.</w:t>
      </w:r>
    </w:p>
    <w:p w:rsidR="00493CC7" w:rsidRPr="00C2181A" w:rsidRDefault="00493CC7" w:rsidP="00280EA6">
      <w:pPr>
        <w:numPr>
          <w:ilvl w:val="0"/>
          <w:numId w:val="17"/>
        </w:numPr>
        <w:ind w:left="567"/>
        <w:rPr>
          <w:lang w:eastAsia="es-MX"/>
        </w:rPr>
      </w:pPr>
      <w:r w:rsidRPr="00C2181A">
        <w:rPr>
          <w:lang w:eastAsia="es-MX"/>
        </w:rPr>
        <w:t>Será intensivo en cálculos</w:t>
      </w:r>
      <w:r w:rsidR="00256D38" w:rsidRPr="00C2181A">
        <w:rPr>
          <w:lang w:eastAsia="es-MX"/>
        </w:rPr>
        <w:t xml:space="preserve">, realizando una gran cantidad de comparaciones con respecto a los datos almacenados en la base de datos de ubicación de las </w:t>
      </w:r>
      <w:r w:rsidR="00AD135E">
        <w:rPr>
          <w:lang w:eastAsia="es-MX"/>
        </w:rPr>
        <w:t>estacione</w:t>
      </w:r>
      <w:r w:rsidR="00256D38" w:rsidRPr="00C2181A">
        <w:rPr>
          <w:lang w:eastAsia="es-MX"/>
        </w:rPr>
        <w:t>s y los datos de localización del vehículo;</w:t>
      </w:r>
      <w:r w:rsidRPr="00C2181A">
        <w:rPr>
          <w:lang w:eastAsia="es-MX"/>
        </w:rPr>
        <w:t xml:space="preserve"> y escaso en entradas y salidas</w:t>
      </w:r>
      <w:r w:rsidR="00256D38" w:rsidRPr="00C2181A">
        <w:rPr>
          <w:lang w:eastAsia="es-MX"/>
        </w:rPr>
        <w:t>, tomando como entradas la solicitud del usuario y la posición de la unidad de transporte y como salidas las notificaciones</w:t>
      </w:r>
      <w:r w:rsidRPr="00C2181A">
        <w:rPr>
          <w:lang w:eastAsia="es-MX"/>
        </w:rPr>
        <w:t>.</w:t>
      </w:r>
    </w:p>
    <w:p w:rsidR="00493CC7" w:rsidRPr="00C2181A" w:rsidRDefault="00493CC7" w:rsidP="00280EA6">
      <w:pPr>
        <w:numPr>
          <w:ilvl w:val="0"/>
          <w:numId w:val="17"/>
        </w:numPr>
        <w:ind w:left="567"/>
        <w:rPr>
          <w:lang w:eastAsia="es-MX"/>
        </w:rPr>
      </w:pPr>
      <w:r w:rsidRPr="00C2181A">
        <w:rPr>
          <w:lang w:eastAsia="es-MX"/>
        </w:rPr>
        <w:t>Será un sistema de información interactivo y amigable con el usuario final</w:t>
      </w:r>
      <w:r w:rsidR="00C4664A" w:rsidRPr="00C2181A">
        <w:rPr>
          <w:lang w:eastAsia="es-MX"/>
        </w:rPr>
        <w:t>, enfocándose al ser utilizado por personas de con conocimiento en el uso del Sistema Operativo Android.</w:t>
      </w:r>
    </w:p>
    <w:p w:rsidR="00F538EE" w:rsidRPr="00C2181A" w:rsidRDefault="00493CC7" w:rsidP="00280EA6">
      <w:pPr>
        <w:numPr>
          <w:ilvl w:val="0"/>
          <w:numId w:val="17"/>
        </w:numPr>
        <w:ind w:left="567"/>
        <w:rPr>
          <w:lang w:eastAsia="es-MX"/>
        </w:rPr>
      </w:pPr>
      <w:r w:rsidRPr="00C2181A">
        <w:rPr>
          <w:lang w:eastAsia="es-MX"/>
        </w:rPr>
        <w:t>Apoyará a la toma de decisiones que, por su misma naturaleza son repetitivas y de decisiones no estructuradas que no suelen repetirse.</w:t>
      </w:r>
      <w:r w:rsidR="00526E72" w:rsidRPr="00C2181A">
        <w:rPr>
          <w:lang w:eastAsia="es-MX"/>
        </w:rPr>
        <w:t xml:space="preserve"> </w:t>
      </w:r>
    </w:p>
    <w:p w:rsidR="008A0C8E" w:rsidRPr="00C2181A" w:rsidRDefault="00950C7A" w:rsidP="008A0C8E">
      <w:pPr>
        <w:pStyle w:val="Ttulo3"/>
        <w:rPr>
          <w:lang w:eastAsia="es-MX"/>
        </w:rPr>
      </w:pPr>
      <w:bookmarkStart w:id="144" w:name="_Toc374567357"/>
      <w:r>
        <w:rPr>
          <w:lang w:eastAsia="es-MX"/>
        </w:rPr>
        <w:br w:type="page"/>
      </w:r>
      <w:bookmarkStart w:id="145" w:name="_Toc379923981"/>
      <w:r w:rsidR="00A63752" w:rsidRPr="00C2181A">
        <w:rPr>
          <w:lang w:eastAsia="es-MX"/>
        </w:rPr>
        <w:lastRenderedPageBreak/>
        <w:t>Hardware</w:t>
      </w:r>
      <w:bookmarkEnd w:id="144"/>
      <w:bookmarkEnd w:id="145"/>
    </w:p>
    <w:p w:rsidR="008A0C8E" w:rsidRPr="00C2181A" w:rsidRDefault="008A0C8E" w:rsidP="008A0C8E">
      <w:pPr>
        <w:pStyle w:val="Ttulo4"/>
        <w:rPr>
          <w:lang w:eastAsia="es-MX"/>
        </w:rPr>
      </w:pPr>
      <w:r w:rsidRPr="00C2181A">
        <w:rPr>
          <w:lang w:eastAsia="es-MX"/>
        </w:rPr>
        <w:t>El usuario</w:t>
      </w:r>
    </w:p>
    <w:p w:rsidR="008A0C8E" w:rsidRPr="00C2181A" w:rsidRDefault="008A0C8E" w:rsidP="00280EA6">
      <w:pPr>
        <w:numPr>
          <w:ilvl w:val="0"/>
          <w:numId w:val="32"/>
        </w:numPr>
        <w:rPr>
          <w:lang w:eastAsia="es-MX"/>
        </w:rPr>
      </w:pPr>
      <w:r w:rsidRPr="00C2181A">
        <w:rPr>
          <w:lang w:eastAsia="es-MX"/>
        </w:rPr>
        <w:t xml:space="preserve">Dispositivo móvil </w:t>
      </w:r>
    </w:p>
    <w:p w:rsidR="008A0C8E" w:rsidRPr="00C2181A" w:rsidRDefault="008A0C8E" w:rsidP="00280EA6">
      <w:pPr>
        <w:numPr>
          <w:ilvl w:val="0"/>
          <w:numId w:val="32"/>
        </w:numPr>
        <w:rPr>
          <w:lang w:eastAsia="es-MX"/>
        </w:rPr>
      </w:pPr>
      <w:r w:rsidRPr="00C2181A">
        <w:rPr>
          <w:lang w:eastAsia="es-MX"/>
        </w:rPr>
        <w:t xml:space="preserve">Conexión a Internet </w:t>
      </w:r>
    </w:p>
    <w:p w:rsidR="008A0C8E" w:rsidRPr="00C2181A" w:rsidRDefault="008A0C8E" w:rsidP="008A0C8E">
      <w:pPr>
        <w:pStyle w:val="Ttulo4"/>
        <w:rPr>
          <w:lang w:eastAsia="es-MX"/>
        </w:rPr>
      </w:pPr>
      <w:r w:rsidRPr="00C2181A">
        <w:rPr>
          <w:lang w:eastAsia="es-MX"/>
        </w:rPr>
        <w:t>El Vehículo</w:t>
      </w:r>
    </w:p>
    <w:p w:rsidR="008A0C8E" w:rsidRPr="00C2181A" w:rsidRDefault="008A0C8E" w:rsidP="00280EA6">
      <w:pPr>
        <w:numPr>
          <w:ilvl w:val="0"/>
          <w:numId w:val="33"/>
        </w:numPr>
        <w:rPr>
          <w:lang w:eastAsia="es-MX"/>
        </w:rPr>
      </w:pPr>
      <w:r w:rsidRPr="00C2181A">
        <w:rPr>
          <w:lang w:eastAsia="es-MX"/>
        </w:rPr>
        <w:t>Dispositivo Móvil</w:t>
      </w:r>
    </w:p>
    <w:p w:rsidR="008A0C8E" w:rsidRPr="00C2181A" w:rsidRDefault="008A0C8E" w:rsidP="00280EA6">
      <w:pPr>
        <w:numPr>
          <w:ilvl w:val="0"/>
          <w:numId w:val="33"/>
        </w:numPr>
        <w:rPr>
          <w:lang w:eastAsia="es-MX"/>
        </w:rPr>
      </w:pPr>
      <w:r w:rsidRPr="00C2181A">
        <w:rPr>
          <w:lang w:eastAsia="es-MX"/>
        </w:rPr>
        <w:t>GPS</w:t>
      </w:r>
    </w:p>
    <w:p w:rsidR="008A0C8E" w:rsidRPr="00C2181A" w:rsidRDefault="008A0C8E" w:rsidP="00950C7A">
      <w:pPr>
        <w:numPr>
          <w:ilvl w:val="0"/>
          <w:numId w:val="33"/>
        </w:numPr>
        <w:rPr>
          <w:lang w:eastAsia="es-MX"/>
        </w:rPr>
      </w:pPr>
      <w:r w:rsidRPr="00C2181A">
        <w:rPr>
          <w:lang w:eastAsia="es-MX"/>
        </w:rPr>
        <w:t>Conexión a Internet</w:t>
      </w:r>
    </w:p>
    <w:p w:rsidR="00A63752" w:rsidRPr="00C2181A" w:rsidRDefault="00A63752" w:rsidP="008F5F66">
      <w:pPr>
        <w:pStyle w:val="Ttulo3"/>
        <w:rPr>
          <w:lang w:eastAsia="es-MX"/>
        </w:rPr>
      </w:pPr>
      <w:bookmarkStart w:id="146" w:name="_Toc374567358"/>
      <w:bookmarkStart w:id="147" w:name="_Toc379923982"/>
      <w:r w:rsidRPr="00C2181A">
        <w:rPr>
          <w:lang w:eastAsia="es-MX"/>
        </w:rPr>
        <w:t>Software</w:t>
      </w:r>
      <w:bookmarkEnd w:id="146"/>
      <w:bookmarkEnd w:id="147"/>
    </w:p>
    <w:p w:rsidR="006C0678" w:rsidRPr="00C2181A" w:rsidRDefault="006C0678" w:rsidP="00544F60">
      <w:pPr>
        <w:pStyle w:val="Ttulo4"/>
        <w:rPr>
          <w:lang w:eastAsia="es-MX"/>
        </w:rPr>
      </w:pPr>
      <w:r w:rsidRPr="00C2181A">
        <w:rPr>
          <w:lang w:eastAsia="es-MX"/>
        </w:rPr>
        <w:t>Sistema Operativo</w:t>
      </w:r>
    </w:p>
    <w:p w:rsidR="006C0678" w:rsidRPr="00C2181A" w:rsidRDefault="00C365A4" w:rsidP="00544F60">
      <w:pPr>
        <w:pStyle w:val="Ttulo5"/>
        <w:rPr>
          <w:lang w:eastAsia="es-MX"/>
        </w:rPr>
      </w:pPr>
      <w:r w:rsidRPr="00C2181A">
        <w:rPr>
          <w:lang w:eastAsia="es-MX"/>
        </w:rPr>
        <w:t>Para d</w:t>
      </w:r>
      <w:r w:rsidR="006C0678" w:rsidRPr="00C2181A">
        <w:rPr>
          <w:lang w:eastAsia="es-MX"/>
        </w:rPr>
        <w:t>esarrollo:</w:t>
      </w:r>
    </w:p>
    <w:p w:rsidR="00773000" w:rsidRDefault="006C0678" w:rsidP="006C0678">
      <w:pPr>
        <w:tabs>
          <w:tab w:val="left" w:pos="3348"/>
        </w:tabs>
        <w:rPr>
          <w:lang w:val="en-US" w:eastAsia="es-MX"/>
        </w:rPr>
      </w:pPr>
      <w:r w:rsidRPr="00C2181A">
        <w:rPr>
          <w:lang w:val="en-US" w:eastAsia="es-MX"/>
        </w:rPr>
        <w:t xml:space="preserve">Linux </w:t>
      </w:r>
      <w:proofErr w:type="spellStart"/>
      <w:r w:rsidRPr="00C2181A">
        <w:rPr>
          <w:lang w:val="en-US" w:eastAsia="es-MX"/>
        </w:rPr>
        <w:t>Lubuntu</w:t>
      </w:r>
      <w:proofErr w:type="spellEnd"/>
      <w:r w:rsidRPr="00C2181A">
        <w:rPr>
          <w:lang w:val="en-US" w:eastAsia="es-MX"/>
        </w:rPr>
        <w:t xml:space="preserve"> 13.10, </w:t>
      </w:r>
    </w:p>
    <w:p w:rsidR="006C0678" w:rsidRPr="00C2181A" w:rsidRDefault="006C0678" w:rsidP="006C0678">
      <w:pPr>
        <w:tabs>
          <w:tab w:val="left" w:pos="3348"/>
        </w:tabs>
        <w:rPr>
          <w:lang w:val="en-US" w:eastAsia="es-MX"/>
        </w:rPr>
      </w:pPr>
      <w:proofErr w:type="gramStart"/>
      <w:r w:rsidRPr="00C2181A">
        <w:rPr>
          <w:lang w:val="en-US" w:eastAsia="es-MX"/>
        </w:rPr>
        <w:t xml:space="preserve">Windows 7 Home Premium </w:t>
      </w:r>
      <w:proofErr w:type="spellStart"/>
      <w:r w:rsidRPr="00C2181A">
        <w:rPr>
          <w:lang w:val="en-US" w:eastAsia="es-MX"/>
        </w:rPr>
        <w:t>o</w:t>
      </w:r>
      <w:proofErr w:type="spellEnd"/>
      <w:r w:rsidRPr="00C2181A">
        <w:rPr>
          <w:lang w:val="en-US" w:eastAsia="es-MX"/>
        </w:rPr>
        <w:t xml:space="preserve"> Windows 8.1 OEM.</w:t>
      </w:r>
      <w:proofErr w:type="gramEnd"/>
    </w:p>
    <w:p w:rsidR="006C0678" w:rsidRPr="00C2181A" w:rsidRDefault="00C365A4" w:rsidP="00544F60">
      <w:pPr>
        <w:pStyle w:val="Ttulo5"/>
        <w:rPr>
          <w:lang w:eastAsia="es-MX"/>
        </w:rPr>
      </w:pPr>
      <w:r w:rsidRPr="00C2181A">
        <w:rPr>
          <w:lang w:eastAsia="es-MX"/>
        </w:rPr>
        <w:t>Para p</w:t>
      </w:r>
      <w:r w:rsidR="006C0678" w:rsidRPr="00C2181A">
        <w:rPr>
          <w:lang w:eastAsia="es-MX"/>
        </w:rPr>
        <w:t>ruebas:</w:t>
      </w:r>
    </w:p>
    <w:p w:rsidR="005A2A17" w:rsidRPr="00C2181A" w:rsidRDefault="00816EFF" w:rsidP="006C0678">
      <w:pPr>
        <w:tabs>
          <w:tab w:val="left" w:pos="3348"/>
        </w:tabs>
        <w:rPr>
          <w:lang w:eastAsia="es-MX"/>
        </w:rPr>
      </w:pPr>
      <w:r w:rsidRPr="00C2181A">
        <w:rPr>
          <w:lang w:eastAsia="es-MX"/>
        </w:rPr>
        <w:t>A</w:t>
      </w:r>
      <w:r w:rsidR="000D4C1B">
        <w:rPr>
          <w:lang w:eastAsia="es-MX"/>
        </w:rPr>
        <w:t xml:space="preserve"> </w:t>
      </w:r>
      <w:r w:rsidRPr="00C2181A">
        <w:rPr>
          <w:lang w:eastAsia="es-MX"/>
        </w:rPr>
        <w:t>partir de Android 2.3</w:t>
      </w:r>
      <w:r w:rsidR="006D4E8E" w:rsidRPr="00C2181A">
        <w:rPr>
          <w:lang w:eastAsia="es-MX"/>
        </w:rPr>
        <w:t>.3</w:t>
      </w:r>
      <w:r w:rsidRPr="00C2181A">
        <w:rPr>
          <w:lang w:eastAsia="es-MX"/>
        </w:rPr>
        <w:t xml:space="preserve"> </w:t>
      </w:r>
      <w:proofErr w:type="spellStart"/>
      <w:r w:rsidRPr="00C2181A">
        <w:rPr>
          <w:lang w:eastAsia="es-MX"/>
        </w:rPr>
        <w:t>Ginger</w:t>
      </w:r>
      <w:proofErr w:type="spellEnd"/>
      <w:r w:rsidRPr="00C2181A">
        <w:rPr>
          <w:lang w:eastAsia="es-MX"/>
        </w:rPr>
        <w:t xml:space="preserve"> Bread</w:t>
      </w:r>
    </w:p>
    <w:p w:rsidR="00A63752" w:rsidRPr="00C2181A" w:rsidRDefault="00CE0DB6" w:rsidP="00280EA6">
      <w:pPr>
        <w:numPr>
          <w:ilvl w:val="0"/>
          <w:numId w:val="18"/>
        </w:numPr>
        <w:rPr>
          <w:lang w:eastAsia="es-MX"/>
        </w:rPr>
      </w:pPr>
      <w:r w:rsidRPr="00C2181A">
        <w:rPr>
          <w:lang w:eastAsia="es-MX"/>
        </w:rPr>
        <w:t xml:space="preserve">Google API: Google Cloud </w:t>
      </w:r>
      <w:proofErr w:type="spellStart"/>
      <w:r w:rsidRPr="00C2181A">
        <w:rPr>
          <w:lang w:eastAsia="es-MX"/>
        </w:rPr>
        <w:t>Messaging</w:t>
      </w:r>
      <w:proofErr w:type="spellEnd"/>
    </w:p>
    <w:p w:rsidR="00C15807" w:rsidRPr="00C2181A" w:rsidRDefault="000D4C1B" w:rsidP="00280EA6">
      <w:pPr>
        <w:numPr>
          <w:ilvl w:val="0"/>
          <w:numId w:val="18"/>
        </w:numPr>
        <w:rPr>
          <w:lang w:val="en-US" w:eastAsia="es-MX"/>
        </w:rPr>
      </w:pPr>
      <w:r>
        <w:rPr>
          <w:lang w:val="en-US" w:eastAsia="es-MX"/>
        </w:rPr>
        <w:t xml:space="preserve">Android </w:t>
      </w:r>
      <w:r w:rsidR="00C15807" w:rsidRPr="00C2181A">
        <w:rPr>
          <w:lang w:val="en-US" w:eastAsia="es-MX"/>
        </w:rPr>
        <w:t xml:space="preserve">SDK </w:t>
      </w:r>
      <w:r w:rsidR="00FA5BC6" w:rsidRPr="00C2181A">
        <w:rPr>
          <w:lang w:val="en-US" w:eastAsia="es-MX"/>
        </w:rPr>
        <w:t>Manager Revision 22.2.1</w:t>
      </w:r>
      <w:r w:rsidR="006C7AEF" w:rsidRPr="00C2181A">
        <w:rPr>
          <w:lang w:val="en-US" w:eastAsia="es-MX"/>
        </w:rPr>
        <w:t xml:space="preserve"> </w:t>
      </w:r>
      <w:proofErr w:type="gramStart"/>
      <w:r w:rsidR="006C7AEF" w:rsidRPr="00C2181A">
        <w:rPr>
          <w:lang w:val="en-US" w:eastAsia="es-MX"/>
        </w:rPr>
        <w:t>( Android</w:t>
      </w:r>
      <w:proofErr w:type="gramEnd"/>
      <w:r w:rsidR="006C7AEF" w:rsidRPr="00C2181A">
        <w:rPr>
          <w:lang w:val="en-US" w:eastAsia="es-MX"/>
        </w:rPr>
        <w:t xml:space="preserve"> Software Development Kit Manager).</w:t>
      </w:r>
    </w:p>
    <w:p w:rsidR="001A4790" w:rsidRPr="00C2181A" w:rsidRDefault="001A4790" w:rsidP="001A4790">
      <w:pPr>
        <w:rPr>
          <w:lang w:eastAsia="es-MX"/>
        </w:rPr>
      </w:pPr>
      <w:r w:rsidRPr="00C2181A">
        <w:rPr>
          <w:lang w:eastAsia="es-MX"/>
        </w:rPr>
        <w:t>Encapsula un conjunto de herramientas de desarrollo. Co</w:t>
      </w:r>
      <w:r w:rsidR="00A07949" w:rsidRPr="00C2181A">
        <w:rPr>
          <w:lang w:eastAsia="es-MX"/>
        </w:rPr>
        <w:t>mo es</w:t>
      </w:r>
      <w:r w:rsidRPr="00C2181A">
        <w:rPr>
          <w:lang w:eastAsia="es-MX"/>
        </w:rPr>
        <w:t xml:space="preserve"> un depurador de código, biblioteca, un simulador de teléfono basado en </w:t>
      </w:r>
      <w:proofErr w:type="gramStart"/>
      <w:r w:rsidRPr="00C2181A">
        <w:rPr>
          <w:lang w:eastAsia="es-MX"/>
        </w:rPr>
        <w:t>QEMU</w:t>
      </w:r>
      <w:r w:rsidR="00953791" w:rsidRPr="00C2181A">
        <w:rPr>
          <w:lang w:eastAsia="es-MX"/>
        </w:rPr>
        <w:t>(</w:t>
      </w:r>
      <w:proofErr w:type="gramEnd"/>
      <w:r w:rsidR="00953791" w:rsidRPr="00C2181A">
        <w:rPr>
          <w:rStyle w:val="st"/>
        </w:rPr>
        <w:t xml:space="preserve">"Quick </w:t>
      </w:r>
      <w:proofErr w:type="spellStart"/>
      <w:r w:rsidR="00953791" w:rsidRPr="00C2181A">
        <w:rPr>
          <w:rStyle w:val="st"/>
        </w:rPr>
        <w:t>EMUlator</w:t>
      </w:r>
      <w:proofErr w:type="spellEnd"/>
      <w:r w:rsidR="00953791" w:rsidRPr="00C2181A">
        <w:rPr>
          <w:rStyle w:val="st"/>
        </w:rPr>
        <w:t>"</w:t>
      </w:r>
      <w:r w:rsidR="00953791" w:rsidRPr="00C2181A">
        <w:rPr>
          <w:lang w:eastAsia="es-MX"/>
        </w:rPr>
        <w:t>)</w:t>
      </w:r>
      <w:r w:rsidRPr="00C2181A">
        <w:rPr>
          <w:lang w:eastAsia="es-MX"/>
        </w:rPr>
        <w:t>, documentación, ejemplos de código y tutoriales.</w:t>
      </w:r>
    </w:p>
    <w:p w:rsidR="00C15807" w:rsidRPr="00C2181A" w:rsidRDefault="00C15807" w:rsidP="00280EA6">
      <w:pPr>
        <w:numPr>
          <w:ilvl w:val="0"/>
          <w:numId w:val="18"/>
        </w:numPr>
        <w:rPr>
          <w:lang w:eastAsia="es-MX"/>
        </w:rPr>
      </w:pPr>
      <w:r w:rsidRPr="00C2181A">
        <w:rPr>
          <w:lang w:eastAsia="es-MX"/>
        </w:rPr>
        <w:t xml:space="preserve">Android </w:t>
      </w:r>
      <w:proofErr w:type="spellStart"/>
      <w:r w:rsidRPr="00C2181A">
        <w:rPr>
          <w:lang w:eastAsia="es-MX"/>
        </w:rPr>
        <w:t>Developer</w:t>
      </w:r>
      <w:proofErr w:type="spellEnd"/>
      <w:r w:rsidRPr="00C2181A">
        <w:rPr>
          <w:lang w:eastAsia="es-MX"/>
        </w:rPr>
        <w:t xml:space="preserve"> Tools v22.2.1-833290</w:t>
      </w:r>
    </w:p>
    <w:p w:rsidR="00116A72" w:rsidRPr="00C2181A" w:rsidRDefault="00116A72" w:rsidP="00116A72">
      <w:pPr>
        <w:rPr>
          <w:lang w:eastAsia="es-MX"/>
        </w:rPr>
      </w:pPr>
      <w:proofErr w:type="spellStart"/>
      <w:r w:rsidRPr="00C2181A">
        <w:rPr>
          <w:lang w:eastAsia="es-MX"/>
        </w:rPr>
        <w:lastRenderedPageBreak/>
        <w:t>Plugin</w:t>
      </w:r>
      <w:proofErr w:type="spellEnd"/>
      <w:r w:rsidR="00597A5C" w:rsidRPr="00C2181A">
        <w:rPr>
          <w:lang w:eastAsia="es-MX"/>
        </w:rPr>
        <w:t xml:space="preserve"> para Eclipse, para desarrollar aplicaciones de Android.</w:t>
      </w:r>
      <w:r w:rsidRPr="00C2181A">
        <w:rPr>
          <w:lang w:eastAsia="es-MX"/>
        </w:rPr>
        <w:t xml:space="preserve"> </w:t>
      </w:r>
      <w:r w:rsidR="00F943ED" w:rsidRPr="00C2181A">
        <w:rPr>
          <w:lang w:eastAsia="es-MX"/>
        </w:rPr>
        <w:t>Complementando con funciones avanzadas para ayudar a crear, probar, depurar y empaquetar aplicaciones Android.</w:t>
      </w:r>
    </w:p>
    <w:p w:rsidR="00C15807" w:rsidRPr="00C2181A" w:rsidRDefault="00EA0594" w:rsidP="00526E72">
      <w:pPr>
        <w:rPr>
          <w:noProof/>
          <w:lang w:eastAsia="es-MX"/>
        </w:rPr>
      </w:pPr>
      <w:r>
        <w:rPr>
          <w:noProof/>
          <w:lang w:eastAsia="es-MX"/>
        </w:rPr>
        <w:drawing>
          <wp:inline distT="0" distB="0" distL="0" distR="0" wp14:anchorId="1E0DAA86" wp14:editId="0D539BB1">
            <wp:extent cx="2648585" cy="9144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l="35881" t="42436" r="36877" b="40878"/>
                    <a:stretch>
                      <a:fillRect/>
                    </a:stretch>
                  </pic:blipFill>
                  <pic:spPr bwMode="auto">
                    <a:xfrm>
                      <a:off x="0" y="0"/>
                      <a:ext cx="2648585" cy="914400"/>
                    </a:xfrm>
                    <a:prstGeom prst="rect">
                      <a:avLst/>
                    </a:prstGeom>
                    <a:noFill/>
                    <a:ln>
                      <a:noFill/>
                    </a:ln>
                  </pic:spPr>
                </pic:pic>
              </a:graphicData>
            </a:graphic>
          </wp:inline>
        </w:drawing>
      </w:r>
    </w:p>
    <w:p w:rsidR="00C15807" w:rsidRPr="00C2181A" w:rsidRDefault="00C15807" w:rsidP="00280EA6">
      <w:pPr>
        <w:numPr>
          <w:ilvl w:val="0"/>
          <w:numId w:val="19"/>
        </w:numPr>
        <w:rPr>
          <w:lang w:val="en-US" w:eastAsia="es-MX"/>
        </w:rPr>
      </w:pPr>
      <w:r w:rsidRPr="00C2181A">
        <w:rPr>
          <w:lang w:val="en-US" w:eastAsia="es-MX"/>
        </w:rPr>
        <w:t>Eclipse Java Development Tools v 3.8.2</w:t>
      </w:r>
    </w:p>
    <w:p w:rsidR="000E51FB" w:rsidRPr="00C2181A" w:rsidRDefault="000E51FB" w:rsidP="000E51FB">
      <w:pPr>
        <w:rPr>
          <w:lang w:eastAsia="es-MX"/>
        </w:rPr>
      </w:pPr>
      <w:r w:rsidRPr="00C2181A">
        <w:rPr>
          <w:lang w:eastAsia="es-MX"/>
        </w:rPr>
        <w:t>Entorno de Desarrollo para lenguaje Java</w:t>
      </w:r>
      <w:r w:rsidR="007A5ED4" w:rsidRPr="00C2181A">
        <w:rPr>
          <w:lang w:eastAsia="es-MX"/>
        </w:rPr>
        <w:t>.</w:t>
      </w:r>
    </w:p>
    <w:p w:rsidR="00C15807" w:rsidRPr="00C2181A" w:rsidRDefault="00C15807" w:rsidP="00280EA6">
      <w:pPr>
        <w:numPr>
          <w:ilvl w:val="0"/>
          <w:numId w:val="19"/>
        </w:numPr>
        <w:rPr>
          <w:lang w:eastAsia="es-MX"/>
        </w:rPr>
      </w:pPr>
      <w:r w:rsidRPr="00C2181A">
        <w:rPr>
          <w:lang w:eastAsia="es-MX"/>
        </w:rPr>
        <w:t xml:space="preserve">Eclipse </w:t>
      </w:r>
      <w:proofErr w:type="spellStart"/>
      <w:r w:rsidRPr="00C2181A">
        <w:rPr>
          <w:lang w:eastAsia="es-MX"/>
        </w:rPr>
        <w:t>Platform</w:t>
      </w:r>
      <w:proofErr w:type="spellEnd"/>
      <w:r w:rsidRPr="00C2181A">
        <w:rPr>
          <w:lang w:eastAsia="es-MX"/>
        </w:rPr>
        <w:t xml:space="preserve"> </w:t>
      </w:r>
      <w:r w:rsidR="001F77AB" w:rsidRPr="00C2181A">
        <w:rPr>
          <w:lang w:eastAsia="es-MX"/>
        </w:rPr>
        <w:t xml:space="preserve">v </w:t>
      </w:r>
      <w:r w:rsidRPr="00C2181A">
        <w:rPr>
          <w:lang w:eastAsia="es-MX"/>
        </w:rPr>
        <w:t>4.2.1.</w:t>
      </w:r>
    </w:p>
    <w:p w:rsidR="00CA4AA7" w:rsidRPr="00C2181A" w:rsidRDefault="00CA4AA7" w:rsidP="00CA4AA7">
      <w:pPr>
        <w:rPr>
          <w:lang w:eastAsia="es-MX"/>
        </w:rPr>
      </w:pPr>
      <w:r w:rsidRPr="00C2181A">
        <w:rPr>
          <w:lang w:eastAsia="es-MX"/>
        </w:rPr>
        <w:t>Conjunto de marcos y servicios comunes, que en conjunto conforman la infraestructura necesaria para apoyar el uso de Eclipse</w:t>
      </w:r>
      <w:r w:rsidR="00692F8F" w:rsidRPr="00C2181A">
        <w:rPr>
          <w:lang w:eastAsia="es-MX"/>
        </w:rPr>
        <w:t>.</w:t>
      </w:r>
    </w:p>
    <w:p w:rsidR="000954DB" w:rsidRPr="00C2181A" w:rsidRDefault="000954DB" w:rsidP="00280EA6">
      <w:pPr>
        <w:numPr>
          <w:ilvl w:val="0"/>
          <w:numId w:val="19"/>
        </w:numPr>
        <w:rPr>
          <w:lang w:eastAsia="es-MX"/>
        </w:rPr>
      </w:pPr>
      <w:r w:rsidRPr="00C2181A">
        <w:rPr>
          <w:lang w:eastAsia="es-MX"/>
        </w:rPr>
        <w:t>Eclipse RCP 4.2.2</w:t>
      </w:r>
      <w:r w:rsidR="00692F8F" w:rsidRPr="00C2181A">
        <w:rPr>
          <w:lang w:eastAsia="es-MX"/>
        </w:rPr>
        <w:t xml:space="preserve"> (Plataforma de cliente enriquecido).</w:t>
      </w:r>
    </w:p>
    <w:p w:rsidR="00C15807" w:rsidRPr="00C2181A" w:rsidRDefault="00C15807" w:rsidP="00280EA6">
      <w:pPr>
        <w:numPr>
          <w:ilvl w:val="0"/>
          <w:numId w:val="19"/>
        </w:numPr>
        <w:rPr>
          <w:lang w:eastAsia="es-MX"/>
        </w:rPr>
      </w:pPr>
      <w:proofErr w:type="spellStart"/>
      <w:r w:rsidRPr="00C2181A">
        <w:rPr>
          <w:lang w:eastAsia="es-MX"/>
        </w:rPr>
        <w:t>MySQL</w:t>
      </w:r>
      <w:proofErr w:type="spellEnd"/>
      <w:r w:rsidRPr="00C2181A">
        <w:rPr>
          <w:lang w:eastAsia="es-MX"/>
        </w:rPr>
        <w:t xml:space="preserve"> 5.5.24</w:t>
      </w:r>
    </w:p>
    <w:p w:rsidR="00C15807" w:rsidRPr="00C2181A" w:rsidRDefault="00C15807" w:rsidP="00280EA6">
      <w:pPr>
        <w:numPr>
          <w:ilvl w:val="0"/>
          <w:numId w:val="19"/>
        </w:numPr>
        <w:rPr>
          <w:lang w:eastAsia="es-MX"/>
        </w:rPr>
      </w:pPr>
      <w:r w:rsidRPr="00C2181A">
        <w:rPr>
          <w:lang w:eastAsia="es-MX"/>
        </w:rPr>
        <w:t>PHP 5.3.13</w:t>
      </w:r>
    </w:p>
    <w:p w:rsidR="00C15807" w:rsidRPr="00C2181A" w:rsidRDefault="00C15807" w:rsidP="00280EA6">
      <w:pPr>
        <w:numPr>
          <w:ilvl w:val="0"/>
          <w:numId w:val="19"/>
        </w:numPr>
        <w:rPr>
          <w:lang w:eastAsia="es-MX"/>
        </w:rPr>
      </w:pPr>
      <w:r w:rsidRPr="00C2181A">
        <w:rPr>
          <w:lang w:eastAsia="es-MX"/>
        </w:rPr>
        <w:t>Apache 2.2.22</w:t>
      </w:r>
    </w:p>
    <w:p w:rsidR="00C15807" w:rsidRPr="00C2181A" w:rsidRDefault="0053552B" w:rsidP="00280EA6">
      <w:pPr>
        <w:numPr>
          <w:ilvl w:val="0"/>
          <w:numId w:val="19"/>
        </w:numPr>
        <w:rPr>
          <w:lang w:eastAsia="es-MX"/>
        </w:rPr>
      </w:pPr>
      <w:proofErr w:type="spellStart"/>
      <w:r w:rsidRPr="00C2181A">
        <w:rPr>
          <w:lang w:eastAsia="es-MX"/>
        </w:rPr>
        <w:t>GitHub</w:t>
      </w:r>
      <w:proofErr w:type="spellEnd"/>
    </w:p>
    <w:p w:rsidR="0053552B" w:rsidRPr="00C2181A" w:rsidRDefault="003C7B14" w:rsidP="00526E72">
      <w:pPr>
        <w:rPr>
          <w:lang w:eastAsia="es-MX"/>
        </w:rPr>
      </w:pPr>
      <w:r w:rsidRPr="00C2181A">
        <w:rPr>
          <w:lang w:eastAsia="es-MX"/>
        </w:rPr>
        <w:t xml:space="preserve">Software para alojar proyectos, haciendo uso del sistema de control de versiones </w:t>
      </w:r>
      <w:proofErr w:type="spellStart"/>
      <w:r w:rsidRPr="00C2181A">
        <w:rPr>
          <w:lang w:eastAsia="es-MX"/>
        </w:rPr>
        <w:t>Git</w:t>
      </w:r>
      <w:proofErr w:type="spellEnd"/>
      <w:r w:rsidRPr="00C2181A">
        <w:rPr>
          <w:lang w:eastAsia="es-MX"/>
        </w:rPr>
        <w:t xml:space="preserve">. Utiliza el </w:t>
      </w:r>
      <w:proofErr w:type="spellStart"/>
      <w:r w:rsidRPr="00C2181A">
        <w:rPr>
          <w:lang w:eastAsia="es-MX"/>
        </w:rPr>
        <w:t>framework</w:t>
      </w:r>
      <w:proofErr w:type="spellEnd"/>
      <w:r w:rsidRPr="00C2181A">
        <w:rPr>
          <w:lang w:eastAsia="es-MX"/>
        </w:rPr>
        <w:t xml:space="preserve"> Ruby </w:t>
      </w:r>
      <w:proofErr w:type="spellStart"/>
      <w:r w:rsidRPr="00C2181A">
        <w:rPr>
          <w:lang w:eastAsia="es-MX"/>
        </w:rPr>
        <w:t>on</w:t>
      </w:r>
      <w:proofErr w:type="spellEnd"/>
      <w:r w:rsidRPr="00C2181A">
        <w:rPr>
          <w:lang w:eastAsia="es-MX"/>
        </w:rPr>
        <w:t xml:space="preserve"> </w:t>
      </w:r>
      <w:proofErr w:type="spellStart"/>
      <w:r w:rsidRPr="00C2181A">
        <w:rPr>
          <w:lang w:eastAsia="es-MX"/>
        </w:rPr>
        <w:t>Rails</w:t>
      </w:r>
      <w:proofErr w:type="spellEnd"/>
      <w:r w:rsidRPr="00C2181A">
        <w:rPr>
          <w:lang w:eastAsia="es-MX"/>
        </w:rPr>
        <w:t xml:space="preserve"> por </w:t>
      </w:r>
      <w:proofErr w:type="spellStart"/>
      <w:r w:rsidRPr="00C2181A">
        <w:rPr>
          <w:lang w:eastAsia="es-MX"/>
        </w:rPr>
        <w:t>GitHub.Inc</w:t>
      </w:r>
      <w:proofErr w:type="spellEnd"/>
      <w:r w:rsidRPr="00C2181A">
        <w:rPr>
          <w:lang w:eastAsia="es-MX"/>
        </w:rPr>
        <w:t xml:space="preserve">. </w:t>
      </w:r>
    </w:p>
    <w:p w:rsidR="00C15807" w:rsidRPr="00C2181A" w:rsidRDefault="003C7B14" w:rsidP="00526E72">
      <w:pPr>
        <w:rPr>
          <w:lang w:eastAsia="es-MX"/>
        </w:rPr>
      </w:pPr>
      <w:r w:rsidRPr="00C2181A">
        <w:rPr>
          <w:lang w:eastAsia="es-MX"/>
        </w:rPr>
        <w:t>El código se almacena de forma pública, o de manera priva</w:t>
      </w:r>
      <w:r w:rsidR="00FA6F5F" w:rsidRPr="00C2181A">
        <w:rPr>
          <w:lang w:eastAsia="es-MX"/>
        </w:rPr>
        <w:t>da, creando una cuenta de pago.</w:t>
      </w:r>
    </w:p>
    <w:p w:rsidR="00A63752" w:rsidRPr="00C2181A" w:rsidRDefault="00B07C11" w:rsidP="00FD0171">
      <w:pPr>
        <w:pStyle w:val="Ttulo3"/>
        <w:rPr>
          <w:lang w:eastAsia="es-MX"/>
        </w:rPr>
      </w:pPr>
      <w:bookmarkStart w:id="148" w:name="_Toc374567359"/>
      <w:r w:rsidRPr="00C2181A">
        <w:rPr>
          <w:lang w:eastAsia="es-MX"/>
        </w:rPr>
        <w:br w:type="page"/>
      </w:r>
      <w:bookmarkStart w:id="149" w:name="_Toc379923983"/>
      <w:r w:rsidR="00A63752" w:rsidRPr="00C2181A">
        <w:rPr>
          <w:lang w:eastAsia="es-MX"/>
        </w:rPr>
        <w:lastRenderedPageBreak/>
        <w:t>Metodología</w:t>
      </w:r>
      <w:bookmarkEnd w:id="148"/>
      <w:bookmarkEnd w:id="149"/>
    </w:p>
    <w:p w:rsidR="00E36D9D" w:rsidRPr="00C2181A" w:rsidRDefault="00EA0594" w:rsidP="00E36D9D">
      <w:pPr>
        <w:keepNext/>
      </w:pPr>
      <w:r>
        <w:rPr>
          <w:noProof/>
          <w:lang w:eastAsia="es-MX"/>
        </w:rPr>
        <w:drawing>
          <wp:inline distT="0" distB="0" distL="0" distR="0" wp14:anchorId="5B8893F1" wp14:editId="21A058B3">
            <wp:extent cx="5754370" cy="3657600"/>
            <wp:effectExtent l="0" t="0" r="0" b="0"/>
            <wp:docPr id="19" name="Imagen 19" descr="i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ee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4370" cy="3657600"/>
                    </a:xfrm>
                    <a:prstGeom prst="rect">
                      <a:avLst/>
                    </a:prstGeom>
                    <a:noFill/>
                    <a:ln>
                      <a:noFill/>
                    </a:ln>
                  </pic:spPr>
                </pic:pic>
              </a:graphicData>
            </a:graphic>
          </wp:inline>
        </w:drawing>
      </w:r>
    </w:p>
    <w:p w:rsidR="003A62AD" w:rsidRPr="00C2181A" w:rsidRDefault="00E36D9D" w:rsidP="00E36D9D">
      <w:pPr>
        <w:pStyle w:val="Epgrafe"/>
        <w:jc w:val="center"/>
        <w:rPr>
          <w:rFonts w:ascii="Arial" w:hAnsi="Arial" w:cs="Arial"/>
          <w:noProof/>
          <w:lang w:eastAsia="es-MX"/>
        </w:rPr>
      </w:pPr>
      <w:r w:rsidRPr="00C2181A">
        <w:rPr>
          <w:rFonts w:ascii="Arial" w:hAnsi="Arial" w:cs="Arial"/>
        </w:rPr>
        <w:t xml:space="preserve">Figura </w:t>
      </w:r>
      <w:r w:rsidR="00050570" w:rsidRPr="00C2181A">
        <w:rPr>
          <w:rFonts w:ascii="Arial" w:hAnsi="Arial" w:cs="Arial"/>
        </w:rPr>
        <w:fldChar w:fldCharType="begin"/>
      </w:r>
      <w:r w:rsidR="00D37675" w:rsidRPr="00C2181A">
        <w:rPr>
          <w:rFonts w:ascii="Arial" w:hAnsi="Arial" w:cs="Arial"/>
        </w:rPr>
        <w:instrText xml:space="preserve"> SEQ Figura \* ARABIC </w:instrText>
      </w:r>
      <w:r w:rsidR="00050570" w:rsidRPr="00C2181A">
        <w:rPr>
          <w:rFonts w:ascii="Arial" w:hAnsi="Arial" w:cs="Arial"/>
        </w:rPr>
        <w:fldChar w:fldCharType="separate"/>
      </w:r>
      <w:r w:rsidR="006342DE">
        <w:rPr>
          <w:rFonts w:ascii="Arial" w:hAnsi="Arial" w:cs="Arial"/>
          <w:noProof/>
        </w:rPr>
        <w:t>11</w:t>
      </w:r>
      <w:r w:rsidR="00050570" w:rsidRPr="00C2181A">
        <w:rPr>
          <w:rFonts w:ascii="Arial" w:hAnsi="Arial" w:cs="Arial"/>
        </w:rPr>
        <w:fldChar w:fldCharType="end"/>
      </w:r>
      <w:r w:rsidRPr="00C2181A">
        <w:rPr>
          <w:rFonts w:ascii="Arial" w:hAnsi="Arial" w:cs="Arial"/>
        </w:rPr>
        <w:t xml:space="preserve"> Modelo de procesos software IEEE</w:t>
      </w:r>
    </w:p>
    <w:p w:rsidR="00FA3512" w:rsidRPr="00C2181A" w:rsidRDefault="00BA084F" w:rsidP="00BA084F">
      <w:pPr>
        <w:pStyle w:val="Ttulo4"/>
        <w:rPr>
          <w:lang w:eastAsia="es-MX"/>
        </w:rPr>
      </w:pPr>
      <w:r w:rsidRPr="00C2181A">
        <w:rPr>
          <w:lang w:eastAsia="es-MX"/>
        </w:rPr>
        <w:lastRenderedPageBreak/>
        <w:t>Ciclo de vida</w:t>
      </w:r>
    </w:p>
    <w:p w:rsidR="0089532D" w:rsidRPr="00C2181A" w:rsidRDefault="00EA0594" w:rsidP="0089532D">
      <w:pPr>
        <w:keepNext/>
      </w:pPr>
      <w:r>
        <w:rPr>
          <w:noProof/>
          <w:lang w:eastAsia="es-MX"/>
        </w:rPr>
        <w:drawing>
          <wp:inline distT="0" distB="0" distL="0" distR="0" wp14:anchorId="1F777DD5" wp14:editId="46230DB3">
            <wp:extent cx="5770245" cy="3027045"/>
            <wp:effectExtent l="0" t="0" r="1905" b="1905"/>
            <wp:docPr id="20" name="Imagen 20" descr="ciclo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iclocascad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0245" cy="3027045"/>
                    </a:xfrm>
                    <a:prstGeom prst="rect">
                      <a:avLst/>
                    </a:prstGeom>
                    <a:noFill/>
                    <a:ln>
                      <a:noFill/>
                    </a:ln>
                  </pic:spPr>
                </pic:pic>
              </a:graphicData>
            </a:graphic>
          </wp:inline>
        </w:drawing>
      </w:r>
    </w:p>
    <w:p w:rsidR="00BA084F" w:rsidRPr="00C2181A" w:rsidRDefault="0089532D" w:rsidP="0089532D">
      <w:pPr>
        <w:pStyle w:val="Epgrafe"/>
        <w:jc w:val="center"/>
        <w:rPr>
          <w:rFonts w:ascii="Arial" w:hAnsi="Arial" w:cs="Arial"/>
        </w:rPr>
      </w:pPr>
      <w:r w:rsidRPr="00C2181A">
        <w:rPr>
          <w:rFonts w:ascii="Arial" w:hAnsi="Arial" w:cs="Arial"/>
        </w:rPr>
        <w:t xml:space="preserve">Figura </w:t>
      </w:r>
      <w:r w:rsidR="00050570" w:rsidRPr="00C2181A">
        <w:rPr>
          <w:rFonts w:ascii="Arial" w:hAnsi="Arial" w:cs="Arial"/>
        </w:rPr>
        <w:fldChar w:fldCharType="begin"/>
      </w:r>
      <w:r w:rsidR="00D37675" w:rsidRPr="00C2181A">
        <w:rPr>
          <w:rFonts w:ascii="Arial" w:hAnsi="Arial" w:cs="Arial"/>
        </w:rPr>
        <w:instrText xml:space="preserve"> SEQ Figura \* ARABIC </w:instrText>
      </w:r>
      <w:r w:rsidR="00050570" w:rsidRPr="00C2181A">
        <w:rPr>
          <w:rFonts w:ascii="Arial" w:hAnsi="Arial" w:cs="Arial"/>
        </w:rPr>
        <w:fldChar w:fldCharType="separate"/>
      </w:r>
      <w:r w:rsidR="006342DE">
        <w:rPr>
          <w:rFonts w:ascii="Arial" w:hAnsi="Arial" w:cs="Arial"/>
          <w:noProof/>
        </w:rPr>
        <w:t>12</w:t>
      </w:r>
      <w:r w:rsidR="00050570" w:rsidRPr="00C2181A">
        <w:rPr>
          <w:rFonts w:ascii="Arial" w:hAnsi="Arial" w:cs="Arial"/>
        </w:rPr>
        <w:fldChar w:fldCharType="end"/>
      </w:r>
      <w:r w:rsidRPr="00C2181A">
        <w:rPr>
          <w:rFonts w:ascii="Arial" w:hAnsi="Arial" w:cs="Arial"/>
        </w:rPr>
        <w:t xml:space="preserve"> Ciclo de vida en cascada. Mejoramiento por pasos</w:t>
      </w:r>
    </w:p>
    <w:p w:rsidR="00C3774C" w:rsidRPr="00C2181A" w:rsidRDefault="00C3774C" w:rsidP="00C3774C"/>
    <w:p w:rsidR="00A63752" w:rsidRPr="00C2181A" w:rsidRDefault="00501CE9" w:rsidP="00526E72">
      <w:r w:rsidRPr="00C2181A">
        <w:t>Debido</w:t>
      </w:r>
      <w:r w:rsidR="00C3774C" w:rsidRPr="00C2181A">
        <w:t xml:space="preserve"> a que este es utilizado para proyectos pequeños y es muy versátil, ya que nos podemos mover entre etapas durante el desarrollo del mismo para poder hacer alguna mejora. </w:t>
      </w:r>
    </w:p>
    <w:p w:rsidR="00D246C1" w:rsidRPr="00C2181A" w:rsidRDefault="00D246C1" w:rsidP="00D246C1">
      <w:pPr>
        <w:rPr>
          <w:lang w:eastAsia="es-MX"/>
        </w:rPr>
      </w:pPr>
    </w:p>
    <w:p w:rsidR="00ED64A3" w:rsidRPr="00C2181A" w:rsidRDefault="00ED64A3" w:rsidP="00ED64A3">
      <w:pPr>
        <w:pStyle w:val="Ttulo3"/>
      </w:pPr>
      <w:bookmarkStart w:id="150" w:name="_Toc379923984"/>
      <w:r w:rsidRPr="00C2181A">
        <w:t>Estándares</w:t>
      </w:r>
      <w:bookmarkEnd w:id="150"/>
    </w:p>
    <w:p w:rsidR="00D421B1" w:rsidRPr="00C2181A" w:rsidRDefault="00230603" w:rsidP="00D421B1">
      <w:pPr>
        <w:pStyle w:val="Ttulo4"/>
      </w:pPr>
      <w:r w:rsidRPr="00C2181A">
        <w:t>ISO</w:t>
      </w:r>
    </w:p>
    <w:p w:rsidR="00ED64A3" w:rsidRPr="00C2181A" w:rsidRDefault="00230603">
      <w:r w:rsidRPr="00C2181A">
        <w:t>Organización Internacional de Normalización.</w:t>
      </w:r>
      <w:r w:rsidR="00195BBC" w:rsidRPr="00C2181A">
        <w:t xml:space="preserve"> </w:t>
      </w:r>
      <w:r w:rsidR="00195BBC" w:rsidRPr="00C2181A">
        <w:rPr>
          <w:color w:val="000000"/>
        </w:rPr>
        <w:t xml:space="preserve">Es una federación mundial de organismos nacionales de normalización (organismos miembros de ISO). El trabajo de preparación de las normas internacionales normalmente se realiza a través de los comités técnicos de ISO. Cada organismo miembro interesado en una materia para la cual se haya establecido un comité técnico, tiene el derecho de estar representado en dicho comité. Las organizaciones internacionales, públicas y privadas, en </w:t>
      </w:r>
      <w:r w:rsidR="00195BBC" w:rsidRPr="00C2181A">
        <w:rPr>
          <w:color w:val="000000"/>
        </w:rPr>
        <w:lastRenderedPageBreak/>
        <w:t>coordinación con ISO, también participan en el trabajo. ISO colabora estrechamente con la Comisión Electrotécnica Internacional (IEC) en todas las materias de normalización electrotécnica. La tarea principal de los comités técnicos es preparar Normas Internacionales.</w:t>
      </w:r>
      <w:r w:rsidR="00487C45" w:rsidRPr="00C2181A">
        <w:rPr>
          <w:color w:val="000000"/>
        </w:rPr>
        <w:t xml:space="preserve"> [Revisar Anexo]</w:t>
      </w:r>
    </w:p>
    <w:p w:rsidR="00ED64A3" w:rsidRPr="00C2181A" w:rsidRDefault="00ED64A3"/>
    <w:p w:rsidR="00ED64A3" w:rsidRPr="00C2181A" w:rsidRDefault="00ED64A3">
      <w:pPr>
        <w:rPr>
          <w:ins w:id="151" w:author="Daniel" w:date="2013-12-10T17:39:00Z"/>
          <w:rPrChange w:id="152" w:author="Unknown">
            <w:rPr>
              <w:ins w:id="153" w:author="Daniel" w:date="2013-12-10T17:39:00Z"/>
              <w:b/>
              <w:bCs/>
              <w:sz w:val="28"/>
              <w:szCs w:val="40"/>
              <w:lang w:eastAsia="es-MX"/>
            </w:rPr>
          </w:rPrChange>
        </w:rPr>
        <w:sectPr w:rsidR="00ED64A3" w:rsidRPr="00C2181A" w:rsidSect="00C84EB6">
          <w:footerReference w:type="default" r:id="rId29"/>
          <w:type w:val="continuous"/>
          <w:pgSz w:w="12240" w:h="15840"/>
          <w:pgMar w:top="1701" w:right="1418" w:bottom="1701" w:left="1701" w:header="709" w:footer="709" w:gutter="0"/>
          <w:pgNumType w:start="0"/>
          <w:cols w:space="708"/>
          <w:docGrid w:linePitch="360"/>
        </w:sectPr>
      </w:pPr>
    </w:p>
    <w:p w:rsidR="001D3C37" w:rsidRPr="00C2181A" w:rsidRDefault="001D3C37">
      <w:pPr>
        <w:pStyle w:val="Ttulo1"/>
      </w:pPr>
      <w:bookmarkStart w:id="154" w:name="_Toc374567361"/>
      <w:bookmarkStart w:id="155" w:name="_Toc379923985"/>
      <w:r w:rsidRPr="00C2181A">
        <w:lastRenderedPageBreak/>
        <w:t>Referencias</w:t>
      </w:r>
      <w:bookmarkEnd w:id="135"/>
      <w:bookmarkEnd w:id="154"/>
      <w:bookmarkEnd w:id="155"/>
    </w:p>
    <w:p w:rsidR="001D3C37" w:rsidRPr="00C2181A" w:rsidRDefault="001D3C37" w:rsidP="00280EA6">
      <w:pPr>
        <w:pStyle w:val="Prrafodelista"/>
        <w:numPr>
          <w:ilvl w:val="0"/>
          <w:numId w:val="13"/>
        </w:numPr>
        <w:ind w:left="426"/>
      </w:pPr>
      <w:r w:rsidRPr="00C2181A">
        <w:t xml:space="preserve">Conceptos básicos de los Sistemas de Información. </w:t>
      </w:r>
    </w:p>
    <w:p w:rsidR="001D3C37" w:rsidRPr="00C2181A" w:rsidRDefault="001D3C37">
      <w:r w:rsidRPr="00C2181A">
        <w:t>Viernes, 23 de julio de 2004 10:00:24 a. m.</w:t>
      </w:r>
    </w:p>
    <w:p w:rsidR="001D3C37" w:rsidRPr="00C2181A" w:rsidRDefault="001705E2">
      <w:pPr>
        <w:tabs>
          <w:tab w:val="left" w:pos="7028"/>
        </w:tabs>
      </w:pPr>
      <w:hyperlink r:id="rId30" w:history="1">
        <w:r w:rsidR="001D3C37" w:rsidRPr="00C2181A">
          <w:rPr>
            <w:rStyle w:val="Hipervnculo"/>
            <w:rFonts w:ascii="Arial" w:hAnsi="Arial" w:cs="Arial"/>
          </w:rPr>
          <w:t>http://fccea.unicauca.edu.co/old/siconceptosbasicos.htm</w:t>
        </w:r>
      </w:hyperlink>
    </w:p>
    <w:p w:rsidR="001D3C37" w:rsidRPr="00C2181A" w:rsidRDefault="001D3C37" w:rsidP="00280EA6">
      <w:pPr>
        <w:pStyle w:val="Prrafodelista"/>
        <w:numPr>
          <w:ilvl w:val="0"/>
          <w:numId w:val="13"/>
        </w:numPr>
        <w:tabs>
          <w:tab w:val="left" w:pos="0"/>
        </w:tabs>
        <w:ind w:left="426"/>
      </w:pPr>
      <w:r w:rsidRPr="00C2181A">
        <w:t xml:space="preserve">Márquez </w:t>
      </w:r>
      <w:proofErr w:type="spellStart"/>
      <w:r w:rsidRPr="00C2181A">
        <w:t>Avendaño</w:t>
      </w:r>
      <w:proofErr w:type="gramStart"/>
      <w:r w:rsidRPr="00C2181A">
        <w:t>,Bertha</w:t>
      </w:r>
      <w:proofErr w:type="spellEnd"/>
      <w:proofErr w:type="gramEnd"/>
      <w:r w:rsidRPr="00C2181A">
        <w:t xml:space="preserve"> M., </w:t>
      </w:r>
      <w:proofErr w:type="spellStart"/>
      <w:r w:rsidRPr="00C2181A">
        <w:t>Zulaica</w:t>
      </w:r>
      <w:proofErr w:type="spellEnd"/>
      <w:r w:rsidRPr="00C2181A">
        <w:t xml:space="preserve"> </w:t>
      </w:r>
      <w:proofErr w:type="spellStart"/>
      <w:r w:rsidRPr="00C2181A">
        <w:t>Rugarcía</w:t>
      </w:r>
      <w:proofErr w:type="spellEnd"/>
      <w:r w:rsidRPr="00C2181A">
        <w:t>, José M. “Implementación de un reconocedor de voz gratuito a el sistema de ayuda a invidentes Dos-Vox en español”. Univ. De las Américas Puebla. Cholula, Puebla, México, 2004. Consultada. Octubre 2013.</w:t>
      </w:r>
    </w:p>
    <w:p w:rsidR="001D3C37" w:rsidRPr="00C2181A" w:rsidRDefault="001705E2">
      <w:hyperlink r:id="rId31" w:history="1">
        <w:r w:rsidR="001D3C37" w:rsidRPr="00C2181A">
          <w:rPr>
            <w:rStyle w:val="Hipervnculo"/>
            <w:rFonts w:ascii="Arial" w:hAnsi="Arial" w:cs="Arial"/>
          </w:rPr>
          <w:t>http://catarina.udlap.mx/u_dl_a/tales/documentos/lis/marquez_a_bm/portada.html</w:t>
        </w:r>
      </w:hyperlink>
    </w:p>
    <w:p w:rsidR="001D3C37" w:rsidRPr="00C2181A" w:rsidRDefault="001D3C37" w:rsidP="00280EA6">
      <w:pPr>
        <w:pStyle w:val="Prrafodelista"/>
        <w:numPr>
          <w:ilvl w:val="0"/>
          <w:numId w:val="13"/>
        </w:numPr>
        <w:ind w:left="426"/>
      </w:pPr>
      <w:r w:rsidRPr="00C2181A">
        <w:t xml:space="preserve">Gómez </w:t>
      </w:r>
      <w:proofErr w:type="spellStart"/>
      <w:r w:rsidRPr="00C2181A">
        <w:t>Vieites</w:t>
      </w:r>
      <w:proofErr w:type="gramStart"/>
      <w:r w:rsidRPr="00C2181A">
        <w:t>,Álvaro</w:t>
      </w:r>
      <w:proofErr w:type="spellEnd"/>
      <w:proofErr w:type="gramEnd"/>
      <w:r w:rsidRPr="00C2181A">
        <w:t xml:space="preserve">. Suárez Rey, Carlos. Sistemas de información “Herramientas prácticas para la gestión”. Edit. </w:t>
      </w:r>
      <w:proofErr w:type="spellStart"/>
      <w:r w:rsidRPr="00C2181A">
        <w:t>Alfaomega</w:t>
      </w:r>
      <w:proofErr w:type="spellEnd"/>
      <w:r w:rsidRPr="00C2181A">
        <w:t xml:space="preserve"> 3ª Edición. Junio 2011.</w:t>
      </w:r>
    </w:p>
    <w:p w:rsidR="001D3C37" w:rsidRPr="00C2181A" w:rsidRDefault="001D3C37" w:rsidP="00280EA6">
      <w:pPr>
        <w:pStyle w:val="Prrafodelista"/>
        <w:numPr>
          <w:ilvl w:val="0"/>
          <w:numId w:val="13"/>
        </w:numPr>
        <w:ind w:left="426"/>
      </w:pPr>
      <w:r w:rsidRPr="00C2181A">
        <w:t xml:space="preserve">Tomás </w:t>
      </w:r>
      <w:proofErr w:type="spellStart"/>
      <w:r w:rsidRPr="00C2181A">
        <w:t>Gironés</w:t>
      </w:r>
      <w:proofErr w:type="spellEnd"/>
      <w:r w:rsidRPr="00C2181A">
        <w:t xml:space="preserve">, </w:t>
      </w:r>
      <w:proofErr w:type="spellStart"/>
      <w:r w:rsidRPr="00C2181A">
        <w:t>Jesus</w:t>
      </w:r>
      <w:proofErr w:type="spellEnd"/>
      <w:r w:rsidRPr="00C2181A">
        <w:t xml:space="preserve">. “El gran libro de Android”. Edit. </w:t>
      </w:r>
      <w:proofErr w:type="spellStart"/>
      <w:r w:rsidRPr="00C2181A">
        <w:t>Alfaomega</w:t>
      </w:r>
      <w:proofErr w:type="spellEnd"/>
      <w:r w:rsidRPr="00C2181A">
        <w:t>. 3ª Edición. Septiembre 2013.</w:t>
      </w:r>
    </w:p>
    <w:p w:rsidR="001D3C37" w:rsidRPr="00C2181A" w:rsidRDefault="001D3C37" w:rsidP="00280EA6">
      <w:pPr>
        <w:pStyle w:val="Prrafodelista"/>
        <w:numPr>
          <w:ilvl w:val="0"/>
          <w:numId w:val="13"/>
        </w:numPr>
        <w:ind w:left="426"/>
      </w:pPr>
      <w:proofErr w:type="spellStart"/>
      <w:r w:rsidRPr="00C2181A">
        <w:rPr>
          <w:lang w:val="en-US"/>
        </w:rPr>
        <w:t>Berson</w:t>
      </w:r>
      <w:proofErr w:type="spellEnd"/>
      <w:r w:rsidRPr="00C2181A">
        <w:rPr>
          <w:lang w:val="en-US"/>
        </w:rPr>
        <w:t xml:space="preserve">, Alex. “Client/Server Architecture”. Edit. McGraw-Hill. </w:t>
      </w:r>
      <w:r w:rsidRPr="00C2181A">
        <w:t>1992</w:t>
      </w:r>
    </w:p>
    <w:p w:rsidR="001D3C37" w:rsidRPr="00C2181A" w:rsidRDefault="001D3C37" w:rsidP="00280EA6">
      <w:pPr>
        <w:pStyle w:val="Prrafodelista"/>
        <w:numPr>
          <w:ilvl w:val="0"/>
          <w:numId w:val="13"/>
        </w:numPr>
        <w:ind w:left="426"/>
      </w:pPr>
      <w:r w:rsidRPr="00C2181A">
        <w:t>Tipos de servidores.</w:t>
      </w:r>
    </w:p>
    <w:p w:rsidR="001D3C37" w:rsidRPr="00C2181A" w:rsidRDefault="001D3C37">
      <w:r w:rsidRPr="00C2181A">
        <w:t>2013. Consultado octubre 2013</w:t>
      </w:r>
    </w:p>
    <w:p w:rsidR="001D3C37" w:rsidRPr="00C2181A" w:rsidRDefault="001D3C37">
      <w:pPr>
        <w:rPr>
          <w:rStyle w:val="Hipervnculo"/>
          <w:rFonts w:ascii="Arial" w:hAnsi="Arial" w:cs="Arial"/>
        </w:rPr>
      </w:pPr>
      <w:r w:rsidRPr="00C2181A">
        <w:t xml:space="preserve">. </w:t>
      </w:r>
      <w:hyperlink r:id="rId32" w:history="1">
        <w:r w:rsidRPr="00C2181A">
          <w:rPr>
            <w:rStyle w:val="Hipervnculo"/>
            <w:rFonts w:ascii="Arial" w:hAnsi="Arial" w:cs="Arial"/>
          </w:rPr>
          <w:t>http://www.tiposde.org/informatica/131-tipos-de-servidores/</w:t>
        </w:r>
      </w:hyperlink>
    </w:p>
    <w:p w:rsidR="001D3C37" w:rsidRPr="00C2181A" w:rsidRDefault="001D3C37" w:rsidP="00280EA6">
      <w:pPr>
        <w:pStyle w:val="Prrafodelista"/>
        <w:numPr>
          <w:ilvl w:val="0"/>
          <w:numId w:val="13"/>
        </w:numPr>
        <w:ind w:left="426"/>
      </w:pPr>
      <w:r w:rsidRPr="00C2181A">
        <w:rPr>
          <w:lang w:val="en-US"/>
        </w:rPr>
        <w:t xml:space="preserve">Kaplan, E. Understanding GPS: Principles and Applications, Edit. Norwood. MA: </w:t>
      </w:r>
      <w:proofErr w:type="spellStart"/>
      <w:r w:rsidRPr="00C2181A">
        <w:rPr>
          <w:lang w:val="en-US"/>
        </w:rPr>
        <w:t>Artech</w:t>
      </w:r>
      <w:proofErr w:type="spellEnd"/>
      <w:r w:rsidRPr="00C2181A">
        <w:rPr>
          <w:lang w:val="en-US"/>
        </w:rPr>
        <w:t xml:space="preserve"> House. </w:t>
      </w:r>
      <w:r w:rsidRPr="00C2181A">
        <w:t>1990</w:t>
      </w:r>
    </w:p>
    <w:p w:rsidR="001D3C37" w:rsidRPr="00C2181A" w:rsidRDefault="001D3C37" w:rsidP="00280EA6">
      <w:pPr>
        <w:pStyle w:val="Prrafodelista"/>
        <w:numPr>
          <w:ilvl w:val="0"/>
          <w:numId w:val="13"/>
        </w:numPr>
        <w:ind w:left="426"/>
      </w:pPr>
      <w:r w:rsidRPr="00C2181A">
        <w:t xml:space="preserve">Project 2 GPS </w:t>
      </w:r>
    </w:p>
    <w:p w:rsidR="001D3C37" w:rsidRPr="00C2181A" w:rsidRDefault="001D3C37">
      <w:r w:rsidRPr="00C2181A">
        <w:t xml:space="preserve">Consultado octubre 2013. </w:t>
      </w:r>
    </w:p>
    <w:p w:rsidR="001D3C37" w:rsidRPr="00C2181A" w:rsidRDefault="001705E2">
      <w:hyperlink r:id="rId33" w:history="1">
        <w:r w:rsidR="001D3C37" w:rsidRPr="00C2181A">
          <w:rPr>
            <w:rStyle w:val="Hipervnculo"/>
            <w:rFonts w:ascii="Arial" w:hAnsi="Arial" w:cs="Arial"/>
          </w:rPr>
          <w:t>http://mason.gmu.edu/~hsyed1/math447/p2/index.html</w:t>
        </w:r>
      </w:hyperlink>
    </w:p>
    <w:p w:rsidR="001D3C37" w:rsidRPr="00C2181A" w:rsidRDefault="001D3C37" w:rsidP="00280EA6">
      <w:pPr>
        <w:pStyle w:val="Prrafodelista"/>
        <w:numPr>
          <w:ilvl w:val="0"/>
          <w:numId w:val="13"/>
        </w:numPr>
        <w:ind w:left="426"/>
      </w:pPr>
      <w:r w:rsidRPr="00C2181A">
        <w:rPr>
          <w:color w:val="000000"/>
        </w:rPr>
        <w:t xml:space="preserve">A. </w:t>
      </w:r>
      <w:proofErr w:type="spellStart"/>
      <w:r w:rsidRPr="00C2181A">
        <w:rPr>
          <w:color w:val="000000"/>
        </w:rPr>
        <w:t>Ribagorda</w:t>
      </w:r>
      <w:proofErr w:type="spellEnd"/>
      <w:r w:rsidRPr="00C2181A">
        <w:rPr>
          <w:color w:val="000000"/>
        </w:rPr>
        <w:t>, Glosario de Términos de Seguridad de las T.I., Ediciones CODA, 1997.</w:t>
      </w:r>
    </w:p>
    <w:p w:rsidR="001D3C37" w:rsidRPr="00C2181A" w:rsidRDefault="001D3C37" w:rsidP="00280EA6">
      <w:pPr>
        <w:pStyle w:val="Prrafodelista"/>
        <w:numPr>
          <w:ilvl w:val="0"/>
          <w:numId w:val="13"/>
        </w:numPr>
        <w:ind w:left="426"/>
      </w:pPr>
      <w:r w:rsidRPr="00C2181A">
        <w:rPr>
          <w:color w:val="000000"/>
        </w:rPr>
        <w:lastRenderedPageBreak/>
        <w:t xml:space="preserve">Ceballos, </w:t>
      </w:r>
      <w:proofErr w:type="spellStart"/>
      <w:r w:rsidRPr="00C2181A">
        <w:rPr>
          <w:color w:val="000000"/>
        </w:rPr>
        <w:t>Fco</w:t>
      </w:r>
      <w:proofErr w:type="spellEnd"/>
      <w:r w:rsidRPr="00C2181A">
        <w:rPr>
          <w:color w:val="000000"/>
        </w:rPr>
        <w:t xml:space="preserve">. Javier. Java 2 “Curso de programación”. 4ª Edición. Edit. </w:t>
      </w:r>
      <w:proofErr w:type="spellStart"/>
      <w:r w:rsidRPr="00C2181A">
        <w:rPr>
          <w:color w:val="000000"/>
        </w:rPr>
        <w:t>Alfaomega</w:t>
      </w:r>
      <w:proofErr w:type="spellEnd"/>
      <w:r w:rsidRPr="00C2181A">
        <w:rPr>
          <w:color w:val="000000"/>
        </w:rPr>
        <w:t xml:space="preserve"> - Ra-Ma. Febrero 2011.</w:t>
      </w:r>
    </w:p>
    <w:p w:rsidR="004804E6" w:rsidRPr="00C2181A" w:rsidRDefault="004823F5" w:rsidP="00280EA6">
      <w:pPr>
        <w:pStyle w:val="Prrafodelista"/>
        <w:numPr>
          <w:ilvl w:val="0"/>
          <w:numId w:val="13"/>
        </w:numPr>
        <w:ind w:left="426"/>
      </w:pPr>
      <w:r w:rsidRPr="00C2181A">
        <w:rPr>
          <w:color w:val="000000"/>
        </w:rPr>
        <w:t xml:space="preserve">Tomas </w:t>
      </w:r>
      <w:r w:rsidR="004804E6" w:rsidRPr="00C2181A">
        <w:rPr>
          <w:color w:val="000000"/>
        </w:rPr>
        <w:t>Girones,</w:t>
      </w:r>
      <w:r w:rsidR="00586694" w:rsidRPr="00C2181A">
        <w:rPr>
          <w:color w:val="000000"/>
        </w:rPr>
        <w:t xml:space="preserve"> Jesús</w:t>
      </w:r>
      <w:r w:rsidR="004804E6" w:rsidRPr="00C2181A">
        <w:rPr>
          <w:color w:val="000000"/>
        </w:rPr>
        <w:t>. “El Gran Libro de Android”. 4ª Edici</w:t>
      </w:r>
      <w:r w:rsidR="008750DC" w:rsidRPr="00C2181A">
        <w:rPr>
          <w:color w:val="000000"/>
        </w:rPr>
        <w:t xml:space="preserve">ón. Edit. </w:t>
      </w:r>
      <w:proofErr w:type="spellStart"/>
      <w:r w:rsidR="008750DC" w:rsidRPr="00C2181A">
        <w:rPr>
          <w:color w:val="000000"/>
        </w:rPr>
        <w:t>Marcombo</w:t>
      </w:r>
      <w:proofErr w:type="spellEnd"/>
      <w:r w:rsidR="004804E6" w:rsidRPr="00C2181A">
        <w:rPr>
          <w:color w:val="000000"/>
        </w:rPr>
        <w:t xml:space="preserve"> </w:t>
      </w:r>
      <w:r w:rsidR="00586694" w:rsidRPr="00C2181A">
        <w:rPr>
          <w:color w:val="000000"/>
        </w:rPr>
        <w:t>Enero 2013.</w:t>
      </w:r>
    </w:p>
    <w:p w:rsidR="001B025F" w:rsidRPr="00C2181A" w:rsidRDefault="001B025F" w:rsidP="00280EA6">
      <w:pPr>
        <w:pStyle w:val="Prrafodelista"/>
        <w:numPr>
          <w:ilvl w:val="0"/>
          <w:numId w:val="13"/>
        </w:numPr>
        <w:ind w:left="426"/>
      </w:pPr>
      <w:r w:rsidRPr="00C2181A">
        <w:rPr>
          <w:color w:val="000000"/>
        </w:rPr>
        <w:t>Los Estándares internacionales y su importancia para la industria del software.</w:t>
      </w:r>
    </w:p>
    <w:p w:rsidR="001B025F" w:rsidRPr="00C2181A" w:rsidRDefault="001B025F" w:rsidP="001B025F">
      <w:pPr>
        <w:pStyle w:val="Prrafodelista"/>
        <w:ind w:left="0"/>
        <w:rPr>
          <w:color w:val="000000"/>
        </w:rPr>
      </w:pPr>
      <w:r w:rsidRPr="00C2181A">
        <w:rPr>
          <w:color w:val="000000"/>
        </w:rPr>
        <w:t>Consultado diciembre 2013.</w:t>
      </w:r>
    </w:p>
    <w:p w:rsidR="001B025F" w:rsidRPr="00C2181A" w:rsidRDefault="001705E2" w:rsidP="00177F4E">
      <w:pPr>
        <w:pStyle w:val="Prrafodelista"/>
        <w:ind w:left="0"/>
      </w:pPr>
      <w:hyperlink r:id="rId34" w:history="1">
        <w:r w:rsidR="001B025F" w:rsidRPr="00C2181A">
          <w:rPr>
            <w:rStyle w:val="Hipervnculo"/>
            <w:rFonts w:ascii="Arial" w:hAnsi="Arial" w:cs="Arial"/>
          </w:rPr>
          <w:t>http://www.cyta.com.ar/ta1202/v12n2a3.htm</w:t>
        </w:r>
      </w:hyperlink>
    </w:p>
    <w:p w:rsidR="007F5ACA" w:rsidRPr="00902286" w:rsidRDefault="00983D93" w:rsidP="00902286">
      <w:pPr>
        <w:pStyle w:val="Prrafodelista"/>
        <w:numPr>
          <w:ilvl w:val="0"/>
          <w:numId w:val="13"/>
        </w:numPr>
        <w:ind w:left="426"/>
        <w:rPr>
          <w:color w:val="000000"/>
        </w:rPr>
      </w:pPr>
      <w:r w:rsidRPr="00983D93">
        <w:rPr>
          <w:color w:val="000000"/>
        </w:rPr>
        <w:t>Red de Transporte de Pasajeros del Distrito Federal.-RTP</w:t>
      </w:r>
      <w:r>
        <w:rPr>
          <w:color w:val="000000"/>
        </w:rPr>
        <w:t xml:space="preserve">. (Última modificación: </w:t>
      </w:r>
      <w:r w:rsidRPr="00983D93">
        <w:rPr>
          <w:color w:val="000000"/>
        </w:rPr>
        <w:t>viernes, 8 de febrero de 2013 12:46:24 p. m.</w:t>
      </w:r>
      <w:r>
        <w:rPr>
          <w:color w:val="000000"/>
        </w:rPr>
        <w:t>)</w:t>
      </w:r>
      <w:r w:rsidR="00902286">
        <w:rPr>
          <w:color w:val="000000"/>
        </w:rPr>
        <w:t xml:space="preserve"> </w:t>
      </w:r>
      <w:r w:rsidRPr="00902286">
        <w:rPr>
          <w:color w:val="000000"/>
        </w:rPr>
        <w:t>Consultado febrero 2014</w:t>
      </w:r>
      <w:r w:rsidR="007F5ACA" w:rsidRPr="00902286">
        <w:rPr>
          <w:color w:val="000000"/>
        </w:rPr>
        <w:t>.</w:t>
      </w:r>
    </w:p>
    <w:p w:rsidR="007F5ACA" w:rsidRDefault="001705E2" w:rsidP="007F5ACA">
      <w:pPr>
        <w:pStyle w:val="Prrafodelista"/>
        <w:rPr>
          <w:color w:val="000000"/>
        </w:rPr>
      </w:pPr>
      <w:hyperlink r:id="rId35" w:history="1">
        <w:r w:rsidR="007F5ACA" w:rsidRPr="001A1B05">
          <w:rPr>
            <w:rStyle w:val="Hipervnculo"/>
            <w:rFonts w:ascii="Arial" w:hAnsi="Arial" w:cs="Arial"/>
          </w:rPr>
          <w:t>http://www.rtp.gob.mx/red_rutas.html</w:t>
        </w:r>
      </w:hyperlink>
    </w:p>
    <w:p w:rsidR="00691B42" w:rsidRDefault="007F5ACA" w:rsidP="00691B42">
      <w:pPr>
        <w:pStyle w:val="Prrafodelista"/>
        <w:numPr>
          <w:ilvl w:val="0"/>
          <w:numId w:val="13"/>
        </w:numPr>
        <w:ind w:left="426"/>
        <w:rPr>
          <w:color w:val="000000"/>
        </w:rPr>
      </w:pPr>
      <w:r>
        <w:rPr>
          <w:color w:val="000000"/>
        </w:rPr>
        <w:t>Combinación lineal. Departamento de Matemáticas, CCIR/ITESM. 10 de enero de 2011.</w:t>
      </w:r>
      <w:r w:rsidR="00691B42">
        <w:rPr>
          <w:color w:val="000000"/>
        </w:rPr>
        <w:t xml:space="preserve"> Consulta diciembre 2013. </w:t>
      </w:r>
    </w:p>
    <w:p w:rsidR="00691B42" w:rsidRPr="00691B42" w:rsidRDefault="001705E2" w:rsidP="00691B42">
      <w:pPr>
        <w:ind w:left="66"/>
        <w:rPr>
          <w:color w:val="000000"/>
        </w:rPr>
      </w:pPr>
      <w:hyperlink r:id="rId36" w:history="1">
        <w:r w:rsidR="00691B42" w:rsidRPr="00691B42">
          <w:rPr>
            <w:rStyle w:val="Hipervnculo"/>
            <w:rFonts w:ascii="Arial" w:hAnsi="Arial" w:cs="Arial"/>
          </w:rPr>
          <w:t>http://cb.mty.itesm.mx/ma1010/materiales/ma1010-05.pdf</w:t>
        </w:r>
      </w:hyperlink>
    </w:p>
    <w:p w:rsidR="00983D93" w:rsidRDefault="00983D93" w:rsidP="00983D93"/>
    <w:p w:rsidR="001D3C37" w:rsidRPr="00C2181A" w:rsidRDefault="001D3C37" w:rsidP="009922DE">
      <w:pPr>
        <w:pStyle w:val="Ttulo1"/>
      </w:pPr>
      <w:r w:rsidRPr="00C2181A">
        <w:br w:type="page"/>
      </w:r>
      <w:bookmarkStart w:id="156" w:name="_Toc371087609"/>
      <w:bookmarkStart w:id="157" w:name="_Toc374567362"/>
      <w:bookmarkStart w:id="158" w:name="_Toc379923986"/>
      <w:r w:rsidRPr="00C2181A">
        <w:lastRenderedPageBreak/>
        <w:t>Glosario</w:t>
      </w:r>
      <w:bookmarkEnd w:id="156"/>
      <w:bookmarkEnd w:id="157"/>
      <w:bookmarkEnd w:id="158"/>
    </w:p>
    <w:p w:rsidR="001D3C37" w:rsidRPr="00C2181A" w:rsidRDefault="001D3C37">
      <w:r w:rsidRPr="00C2181A">
        <w:rPr>
          <w:b/>
          <w:bCs/>
        </w:rPr>
        <w:t>Descentralizado:</w:t>
      </w:r>
      <w:r w:rsidRPr="00C2181A">
        <w:t xml:space="preserve"> Que carecen de dependencia de una unidad central.</w:t>
      </w:r>
    </w:p>
    <w:p w:rsidR="001D3C37" w:rsidRPr="00C2181A" w:rsidRDefault="001D3C37">
      <w:r w:rsidRPr="00C2181A">
        <w:rPr>
          <w:b/>
          <w:bCs/>
        </w:rPr>
        <w:t>Hipertexto:</w:t>
      </w:r>
      <w:r w:rsidRPr="00C2181A">
        <w:t xml:space="preserve"> Cualquier texto que contenga enlaces con otros documentos o </w:t>
      </w:r>
      <w:r w:rsidR="000D2DE7" w:rsidRPr="00C2181A">
        <w:t>ficheros</w:t>
      </w:r>
      <w:r w:rsidRPr="00C2181A">
        <w:t>.</w:t>
      </w:r>
    </w:p>
    <w:p w:rsidR="001D3C37" w:rsidRPr="00C2181A" w:rsidRDefault="001D3C37">
      <w:r w:rsidRPr="00C2181A">
        <w:rPr>
          <w:b/>
          <w:bCs/>
        </w:rPr>
        <w:t>Modem:</w:t>
      </w:r>
      <w:r w:rsidRPr="00C2181A">
        <w:t xml:space="preserve"> es un acrónimo formado por dos términos: modulación y demodulación. Se trata de un aparato utilizado para convertir las señales digitales en analógicas y viceversa, de modo tal que éstas puedan ser transmitidas de forma inteligible.</w:t>
      </w:r>
    </w:p>
    <w:p w:rsidR="001D3C37" w:rsidRPr="00C2181A" w:rsidRDefault="001D3C37">
      <w:r w:rsidRPr="00C2181A">
        <w:t xml:space="preserve">En las computadoras o dispositivos </w:t>
      </w:r>
      <w:proofErr w:type="spellStart"/>
      <w:r w:rsidRPr="00C2181A">
        <w:t>moviles</w:t>
      </w:r>
      <w:proofErr w:type="spellEnd"/>
      <w:r w:rsidRPr="00C2181A">
        <w:t xml:space="preserve"> es un periférico de entrada/salida que puede ser tanto interno como externo. Permitiendo conectar una línea telefónica al equipo y acceder a distintas redes, como Internet.</w:t>
      </w:r>
    </w:p>
    <w:p w:rsidR="001D3C37" w:rsidRPr="00C2181A" w:rsidRDefault="001D3C37">
      <w:r w:rsidRPr="00C2181A">
        <w:rPr>
          <w:b/>
          <w:bCs/>
        </w:rPr>
        <w:t>Concurrente:</w:t>
      </w:r>
      <w:r w:rsidRPr="00C2181A">
        <w:t xml:space="preserve"> propiedad de los sistemas que permiten que múltiples procesos sean ejecutados al mismo tiempo, y que potencialmente puedan interactuar entre sí.</w:t>
      </w:r>
    </w:p>
    <w:p w:rsidR="001D3C37" w:rsidRPr="00C2181A" w:rsidRDefault="001D3C37">
      <w:r w:rsidRPr="00C2181A">
        <w:rPr>
          <w:b/>
          <w:bCs/>
        </w:rPr>
        <w:t>Granularidad:</w:t>
      </w:r>
      <w:r w:rsidRPr="00C2181A">
        <w:t xml:space="preserve"> Describe el nivel de detalle de la base de datos en un </w:t>
      </w:r>
      <w:proofErr w:type="spellStart"/>
      <w:r w:rsidRPr="00C2181A">
        <w:t>DataWarehouse</w:t>
      </w:r>
      <w:proofErr w:type="spellEnd"/>
      <w:r w:rsidRPr="00C2181A">
        <w:t xml:space="preserve"> (almacén de datos).</w:t>
      </w:r>
    </w:p>
    <w:p w:rsidR="001D3C37" w:rsidRPr="00C2181A" w:rsidRDefault="001D3C37">
      <w:r w:rsidRPr="00C2181A">
        <w:rPr>
          <w:b/>
          <w:bCs/>
        </w:rPr>
        <w:t>Host</w:t>
      </w:r>
      <w:r w:rsidRPr="00C2181A">
        <w:t>: es un ordenador que funciona como el punto de inicio y final de las transferencias de datos. Más comúnmente descrito como el lugar donde reside un sitio web. Un host de Internet tiene una dirección de Internet única (dirección IP) y un nombre de dominio único o nombre de host.</w:t>
      </w:r>
    </w:p>
    <w:p w:rsidR="001D3C37" w:rsidRPr="00C2181A" w:rsidRDefault="001D3C37">
      <w:r w:rsidRPr="00C2181A">
        <w:rPr>
          <w:b/>
          <w:bCs/>
        </w:rPr>
        <w:t>Dual:</w:t>
      </w:r>
      <w:r w:rsidRPr="00C2181A">
        <w:t xml:space="preserve"> Hace referencia a que un elemento se aplica para dos casos.</w:t>
      </w:r>
    </w:p>
    <w:p w:rsidR="001D3C37" w:rsidRPr="00C2181A" w:rsidRDefault="001D3C37">
      <w:r w:rsidRPr="00C2181A">
        <w:rPr>
          <w:b/>
          <w:bCs/>
        </w:rPr>
        <w:t>Excentricidad:</w:t>
      </w:r>
      <w:r w:rsidRPr="00C2181A">
        <w:t xml:space="preserve"> Distancia que media entre el centro de la elipse y uno de sus focos.</w:t>
      </w:r>
    </w:p>
    <w:p w:rsidR="001D3C37" w:rsidRPr="00C2181A" w:rsidRDefault="001D3C37">
      <w:r w:rsidRPr="00C2181A">
        <w:rPr>
          <w:b/>
          <w:bCs/>
        </w:rPr>
        <w:t>Sideral (Tiempo):</w:t>
      </w:r>
      <w:r w:rsidRPr="00C2181A">
        <w:t xml:space="preserve"> Es el tiempo determinado en base a la rotación aparente de las estrellas.</w:t>
      </w:r>
    </w:p>
    <w:p w:rsidR="001D3C37" w:rsidRPr="00C2181A" w:rsidRDefault="001D3C37">
      <w:r w:rsidRPr="00C2181A">
        <w:t>Así, el día sideral es el periodo de tiempo entre dos pasos sucesivos por el meridiano (o culminación) de una misma estrella; tiene una duración de 23h 56m 04s, inferior en 3m 56s con respecto al día solar.</w:t>
      </w:r>
    </w:p>
    <w:p w:rsidR="00AB679D" w:rsidRPr="00C2181A" w:rsidRDefault="001D3C37" w:rsidP="00B60654">
      <w:r w:rsidRPr="00C2181A">
        <w:t>El año sideral es el tiempo empleado por la Tierra en realizar una vuelta en su órbita con referencia a las estrellas fijas; tiene una duración de 365d 6h 9m 10s</w:t>
      </w:r>
      <w:r w:rsidR="009922DE" w:rsidRPr="00C2181A">
        <w:t>.</w:t>
      </w:r>
      <w:r w:rsidR="00AB679D" w:rsidRPr="00C2181A">
        <w:br w:type="page"/>
      </w:r>
      <w:r w:rsidR="00AB679D" w:rsidRPr="00C2181A">
        <w:rPr>
          <w:rStyle w:val="Ttulo1Car"/>
        </w:rPr>
        <w:lastRenderedPageBreak/>
        <w:t>Anexo</w:t>
      </w:r>
    </w:p>
    <w:p w:rsidR="00D421B1" w:rsidRPr="00C2181A" w:rsidRDefault="00280EA6" w:rsidP="00145892">
      <w:pPr>
        <w:pStyle w:val="Ttulo1"/>
      </w:pPr>
      <w:bookmarkStart w:id="159" w:name="_Toc379923987"/>
      <w:r w:rsidRPr="00C2181A">
        <w:t>Modelos ISO</w:t>
      </w:r>
      <w:bookmarkEnd w:id="159"/>
    </w:p>
    <w:p w:rsidR="00280EA6" w:rsidRPr="00C2181A" w:rsidRDefault="00280EA6" w:rsidP="00280EA6">
      <w:pPr>
        <w:rPr>
          <w:b/>
          <w:lang w:eastAsia="es-MX"/>
        </w:rPr>
      </w:pPr>
      <w:r w:rsidRPr="00C2181A">
        <w:rPr>
          <w:b/>
          <w:lang w:eastAsia="es-MX"/>
        </w:rPr>
        <w:t xml:space="preserve">El estándar ISO/IEC 9126 </w:t>
      </w:r>
    </w:p>
    <w:p w:rsidR="00280EA6" w:rsidRPr="00C2181A" w:rsidRDefault="00280EA6" w:rsidP="00280EA6">
      <w:pPr>
        <w:rPr>
          <w:color w:val="000000"/>
          <w:lang w:eastAsia="es-MX"/>
        </w:rPr>
      </w:pPr>
      <w:r w:rsidRPr="00C2181A">
        <w:rPr>
          <w:color w:val="000000"/>
          <w:lang w:eastAsia="es-MX"/>
        </w:rPr>
        <w:t xml:space="preserve">El estándar ISO9126 (2001), presenta un marco conceptual para el modelo de calidad y define un conjunto de características, refinadas en </w:t>
      </w:r>
      <w:proofErr w:type="spellStart"/>
      <w:r w:rsidRPr="00C2181A">
        <w:rPr>
          <w:color w:val="000000"/>
          <w:lang w:eastAsia="es-MX"/>
        </w:rPr>
        <w:t>subcaracterísticas</w:t>
      </w:r>
      <w:proofErr w:type="spellEnd"/>
      <w:r w:rsidRPr="00C2181A">
        <w:rPr>
          <w:color w:val="000000"/>
          <w:lang w:eastAsia="es-MX"/>
        </w:rPr>
        <w:t xml:space="preserve">, las cuales debe cumplir todo producto software para ser considerado de calidad. </w:t>
      </w:r>
    </w:p>
    <w:p w:rsidR="00280EA6" w:rsidRPr="00C2181A" w:rsidRDefault="00280EA6" w:rsidP="00280EA6">
      <w:pPr>
        <w:rPr>
          <w:color w:val="000000"/>
          <w:lang w:eastAsia="es-MX"/>
        </w:rPr>
      </w:pPr>
      <w:r w:rsidRPr="00C2181A">
        <w:rPr>
          <w:color w:val="000000"/>
          <w:lang w:eastAsia="es-MX"/>
        </w:rPr>
        <w:t xml:space="preserve">En relación al modelo de calidad del producto software, el estándar ISO/IEC 9126 (2001), está dividido en cuatro partes: </w:t>
      </w:r>
    </w:p>
    <w:p w:rsidR="00280EA6" w:rsidRPr="00C2181A" w:rsidRDefault="00280EA6" w:rsidP="00280EA6">
      <w:pPr>
        <w:rPr>
          <w:color w:val="000000"/>
          <w:lang w:eastAsia="es-MX"/>
        </w:rPr>
      </w:pPr>
      <w:r w:rsidRPr="00C2181A">
        <w:rPr>
          <w:b/>
          <w:color w:val="000000"/>
          <w:lang w:eastAsia="es-MX"/>
        </w:rPr>
        <w:t>ISO/IEC 9126-1 (2001):</w:t>
      </w:r>
      <w:r w:rsidRPr="00C2181A">
        <w:rPr>
          <w:color w:val="000000"/>
          <w:lang w:eastAsia="es-MX"/>
        </w:rPr>
        <w:t xml:space="preserve"> Presenta un modelo de calidad del software, estructurado en características y </w:t>
      </w:r>
      <w:proofErr w:type="spellStart"/>
      <w:r w:rsidRPr="00C2181A">
        <w:rPr>
          <w:color w:val="000000"/>
          <w:lang w:eastAsia="es-MX"/>
        </w:rPr>
        <w:t>subcaracterísticas</w:t>
      </w:r>
      <w:proofErr w:type="spellEnd"/>
      <w:r w:rsidRPr="00C2181A">
        <w:rPr>
          <w:color w:val="000000"/>
          <w:lang w:eastAsia="es-MX"/>
        </w:rPr>
        <w:t xml:space="preserve">. </w:t>
      </w:r>
    </w:p>
    <w:p w:rsidR="00280EA6" w:rsidRPr="00C2181A" w:rsidRDefault="00280EA6" w:rsidP="006B74A9">
      <w:pPr>
        <w:numPr>
          <w:ilvl w:val="0"/>
          <w:numId w:val="36"/>
        </w:numPr>
        <w:rPr>
          <w:color w:val="000000"/>
          <w:lang w:eastAsia="es-MX"/>
        </w:rPr>
      </w:pPr>
      <w:r w:rsidRPr="00C2181A">
        <w:rPr>
          <w:b/>
          <w:color w:val="000000"/>
          <w:lang w:eastAsia="es-MX"/>
        </w:rPr>
        <w:t>ISO/IEC TR 9126-2 (2003):</w:t>
      </w:r>
      <w:r w:rsidRPr="00C2181A">
        <w:rPr>
          <w:color w:val="000000"/>
          <w:lang w:eastAsia="es-MX"/>
        </w:rPr>
        <w:t xml:space="preserve"> Proporciona métricas externas para medir los atributos de seis características de calidad externa definidas en la ISO/IEC 9126-1 (2001) y una explicación de cómo aplicar las métricas de calidad de software. </w:t>
      </w:r>
    </w:p>
    <w:p w:rsidR="00280EA6" w:rsidRPr="00C2181A" w:rsidRDefault="00280EA6" w:rsidP="006B74A9">
      <w:pPr>
        <w:numPr>
          <w:ilvl w:val="0"/>
          <w:numId w:val="36"/>
        </w:numPr>
        <w:rPr>
          <w:color w:val="000000"/>
          <w:lang w:eastAsia="es-MX"/>
        </w:rPr>
      </w:pPr>
      <w:r w:rsidRPr="00C2181A">
        <w:rPr>
          <w:b/>
          <w:color w:val="000000"/>
          <w:lang w:eastAsia="es-MX"/>
        </w:rPr>
        <w:t>ISO/IEC TR 9126-3 (2003):</w:t>
      </w:r>
      <w:r w:rsidRPr="00C2181A">
        <w:rPr>
          <w:color w:val="000000"/>
          <w:lang w:eastAsia="es-MX"/>
        </w:rPr>
        <w:t xml:space="preserve"> Proporciona métricas internas para medir atributos de seis características de calidad interna definidas en la ISO/IEC 9126-1 (2001). </w:t>
      </w:r>
    </w:p>
    <w:p w:rsidR="00280EA6" w:rsidRPr="00C2181A" w:rsidRDefault="0075016F" w:rsidP="006B74A9">
      <w:pPr>
        <w:numPr>
          <w:ilvl w:val="0"/>
          <w:numId w:val="36"/>
        </w:numPr>
        <w:rPr>
          <w:color w:val="000000"/>
          <w:lang w:eastAsia="es-MX"/>
        </w:rPr>
      </w:pPr>
      <w:r w:rsidRPr="00C2181A">
        <w:rPr>
          <w:b/>
          <w:color w:val="000000"/>
          <w:lang w:eastAsia="es-MX"/>
        </w:rPr>
        <w:t>ISO/IEC TR 9126-4</w:t>
      </w:r>
      <w:r w:rsidR="00280EA6" w:rsidRPr="00C2181A">
        <w:rPr>
          <w:b/>
          <w:color w:val="000000"/>
          <w:lang w:eastAsia="es-MX"/>
        </w:rPr>
        <w:t>:</w:t>
      </w:r>
      <w:r w:rsidR="00280EA6" w:rsidRPr="00C2181A">
        <w:rPr>
          <w:color w:val="000000"/>
          <w:lang w:eastAsia="es-MX"/>
        </w:rPr>
        <w:t xml:space="preserve"> Define métricas de calidad en uso para medir los atributos definidos en la ISO/IEC 9126-1 (2001). </w:t>
      </w:r>
    </w:p>
    <w:p w:rsidR="00280EA6" w:rsidRPr="00C2181A" w:rsidRDefault="00280EA6" w:rsidP="00280EA6">
      <w:pPr>
        <w:rPr>
          <w:color w:val="000000"/>
          <w:lang w:eastAsia="es-MX"/>
        </w:rPr>
      </w:pPr>
      <w:r w:rsidRPr="00C2181A">
        <w:rPr>
          <w:color w:val="000000"/>
          <w:lang w:eastAsia="es-MX"/>
        </w:rPr>
        <w:t>Sólo la primera parte de la norma ISO 9126-1 (2001) es un estándar aprobado y publicado, siendo los restantes informes que componen la parte identificada como Reportes Técnicos (</w:t>
      </w:r>
      <w:proofErr w:type="spellStart"/>
      <w:r w:rsidRPr="00C2181A">
        <w:rPr>
          <w:color w:val="000000"/>
          <w:lang w:eastAsia="es-MX"/>
        </w:rPr>
        <w:t>Technical</w:t>
      </w:r>
      <w:proofErr w:type="spellEnd"/>
      <w:r w:rsidRPr="00C2181A">
        <w:rPr>
          <w:color w:val="000000"/>
          <w:lang w:eastAsia="es-MX"/>
        </w:rPr>
        <w:t xml:space="preserve"> </w:t>
      </w:r>
      <w:proofErr w:type="spellStart"/>
      <w:r w:rsidRPr="00C2181A">
        <w:rPr>
          <w:color w:val="000000"/>
          <w:lang w:eastAsia="es-MX"/>
        </w:rPr>
        <w:t>Report</w:t>
      </w:r>
      <w:proofErr w:type="spellEnd"/>
      <w:r w:rsidRPr="00C2181A">
        <w:rPr>
          <w:color w:val="000000"/>
          <w:lang w:eastAsia="es-MX"/>
        </w:rPr>
        <w:t xml:space="preserve"> TR).</w:t>
      </w:r>
    </w:p>
    <w:p w:rsidR="00280EA6" w:rsidRPr="00C2181A" w:rsidRDefault="00280EA6" w:rsidP="00280EA6">
      <w:pPr>
        <w:rPr>
          <w:color w:val="000000"/>
          <w:lang w:eastAsia="es-MX"/>
        </w:rPr>
      </w:pPr>
      <w:r w:rsidRPr="00C2181A">
        <w:rPr>
          <w:color w:val="000000"/>
          <w:lang w:eastAsia="es-MX"/>
        </w:rPr>
        <w:t xml:space="preserve">El estándar </w:t>
      </w:r>
      <w:r w:rsidRPr="00C2181A">
        <w:rPr>
          <w:b/>
          <w:color w:val="000000"/>
          <w:lang w:eastAsia="es-MX"/>
        </w:rPr>
        <w:t>ISO9126-1(2001)</w:t>
      </w:r>
      <w:r w:rsidRPr="00C2181A">
        <w:rPr>
          <w:color w:val="000000"/>
          <w:lang w:eastAsia="es-MX"/>
        </w:rPr>
        <w:t>, presenta dos modelos de calidad. La primera referida a la calidad interna y externa (Figura 1</w:t>
      </w:r>
      <w:r w:rsidR="006B74A9" w:rsidRPr="00C2181A">
        <w:rPr>
          <w:color w:val="000000"/>
          <w:lang w:eastAsia="es-MX"/>
        </w:rPr>
        <w:t>2</w:t>
      </w:r>
      <w:r w:rsidRPr="00C2181A">
        <w:rPr>
          <w:color w:val="000000"/>
          <w:lang w:eastAsia="es-MX"/>
        </w:rPr>
        <w:t xml:space="preserve">) y la segunda a la calidad en uso (Figura </w:t>
      </w:r>
      <w:r w:rsidR="006B74A9" w:rsidRPr="00C2181A">
        <w:rPr>
          <w:color w:val="000000"/>
          <w:lang w:eastAsia="es-MX"/>
        </w:rPr>
        <w:t>13</w:t>
      </w:r>
      <w:r w:rsidRPr="00C2181A">
        <w:rPr>
          <w:color w:val="000000"/>
          <w:lang w:eastAsia="es-MX"/>
        </w:rPr>
        <w:t xml:space="preserve">). A continuación se definen las características descriptas en la ISO/IEC 9126 (2001) y citadas en </w:t>
      </w:r>
      <w:proofErr w:type="spellStart"/>
      <w:r w:rsidRPr="00C2181A">
        <w:rPr>
          <w:color w:val="000000"/>
          <w:lang w:eastAsia="es-MX"/>
        </w:rPr>
        <w:t>Abrahão</w:t>
      </w:r>
      <w:proofErr w:type="spellEnd"/>
      <w:r w:rsidRPr="00C2181A">
        <w:rPr>
          <w:color w:val="000000"/>
          <w:lang w:eastAsia="es-MX"/>
        </w:rPr>
        <w:t xml:space="preserve"> et al. (2001):</w:t>
      </w:r>
    </w:p>
    <w:p w:rsidR="00280EA6" w:rsidRPr="00C2181A" w:rsidRDefault="00280EA6" w:rsidP="006B74A9">
      <w:pPr>
        <w:numPr>
          <w:ilvl w:val="0"/>
          <w:numId w:val="37"/>
        </w:numPr>
        <w:rPr>
          <w:color w:val="000000"/>
          <w:lang w:eastAsia="es-MX"/>
        </w:rPr>
      </w:pPr>
      <w:r w:rsidRPr="00C2181A">
        <w:rPr>
          <w:b/>
          <w:color w:val="000000"/>
          <w:lang w:eastAsia="es-MX"/>
        </w:rPr>
        <w:lastRenderedPageBreak/>
        <w:t>Usabilidad:</w:t>
      </w:r>
      <w:r w:rsidRPr="00C2181A">
        <w:rPr>
          <w:color w:val="000000"/>
          <w:lang w:eastAsia="es-MX"/>
        </w:rPr>
        <w:t xml:space="preserve"> Capacidad del producto software de ser entendido, aprendido y usado por los usuarios bajo condiciones específicas. </w:t>
      </w:r>
    </w:p>
    <w:p w:rsidR="00280EA6" w:rsidRPr="00C2181A" w:rsidRDefault="00280EA6" w:rsidP="006B74A9">
      <w:pPr>
        <w:numPr>
          <w:ilvl w:val="0"/>
          <w:numId w:val="37"/>
        </w:numPr>
        <w:rPr>
          <w:color w:val="000000"/>
          <w:lang w:eastAsia="es-MX"/>
        </w:rPr>
      </w:pPr>
      <w:r w:rsidRPr="00C2181A">
        <w:rPr>
          <w:b/>
          <w:color w:val="000000"/>
          <w:lang w:eastAsia="es-MX"/>
        </w:rPr>
        <w:t>Funcionalidad:</w:t>
      </w:r>
      <w:r w:rsidRPr="00C2181A">
        <w:rPr>
          <w:color w:val="000000"/>
          <w:lang w:eastAsia="es-MX"/>
        </w:rPr>
        <w:t xml:space="preserve"> Capacidad del producto software de proporcionar funciones que ejecuten las necesidades explícitas e implícitas de los usuarios cuando el software es usado bajo condiciones específicas. </w:t>
      </w:r>
    </w:p>
    <w:p w:rsidR="00280EA6" w:rsidRPr="00C2181A" w:rsidRDefault="00280EA6" w:rsidP="006B74A9">
      <w:pPr>
        <w:numPr>
          <w:ilvl w:val="0"/>
          <w:numId w:val="37"/>
        </w:numPr>
        <w:rPr>
          <w:color w:val="000000"/>
          <w:lang w:eastAsia="es-MX"/>
        </w:rPr>
      </w:pPr>
      <w:r w:rsidRPr="00C2181A">
        <w:rPr>
          <w:b/>
          <w:color w:val="000000"/>
          <w:lang w:eastAsia="es-MX"/>
        </w:rPr>
        <w:t>Confiabilidad:</w:t>
      </w:r>
      <w:r w:rsidRPr="00C2181A">
        <w:rPr>
          <w:color w:val="000000"/>
          <w:lang w:eastAsia="es-MX"/>
        </w:rPr>
        <w:t xml:space="preserve"> Capacidad del producto software de mantener un nivel especificado de rendimiento cuando es usado bajo condiciones específicas. </w:t>
      </w:r>
    </w:p>
    <w:p w:rsidR="00280EA6" w:rsidRPr="00C2181A" w:rsidRDefault="00280EA6" w:rsidP="006B74A9">
      <w:pPr>
        <w:numPr>
          <w:ilvl w:val="0"/>
          <w:numId w:val="37"/>
        </w:numPr>
        <w:rPr>
          <w:color w:val="000000"/>
          <w:lang w:eastAsia="es-MX"/>
        </w:rPr>
      </w:pPr>
      <w:r w:rsidRPr="00C2181A">
        <w:rPr>
          <w:b/>
          <w:color w:val="000000"/>
          <w:lang w:eastAsia="es-MX"/>
        </w:rPr>
        <w:t>Eficiencia:</w:t>
      </w:r>
      <w:r w:rsidRPr="00C2181A">
        <w:rPr>
          <w:color w:val="000000"/>
          <w:lang w:eastAsia="es-MX"/>
        </w:rPr>
        <w:t xml:space="preserve"> Representa la relación entre el grado de rendimiento del sitio y la cantidad de recursos (tiempo, espacio, entre otros) usados bajo ciertas condiciones. </w:t>
      </w:r>
    </w:p>
    <w:p w:rsidR="00280EA6" w:rsidRPr="00C2181A" w:rsidRDefault="00280EA6" w:rsidP="006B74A9">
      <w:pPr>
        <w:numPr>
          <w:ilvl w:val="0"/>
          <w:numId w:val="37"/>
        </w:numPr>
        <w:rPr>
          <w:color w:val="000000"/>
          <w:lang w:eastAsia="es-MX"/>
        </w:rPr>
      </w:pPr>
      <w:r w:rsidRPr="00C2181A">
        <w:rPr>
          <w:b/>
          <w:color w:val="000000"/>
          <w:lang w:eastAsia="es-MX"/>
        </w:rPr>
        <w:t>Mantenimiento:</w:t>
      </w:r>
      <w:r w:rsidRPr="00C2181A">
        <w:rPr>
          <w:color w:val="000000"/>
          <w:lang w:eastAsia="es-MX"/>
        </w:rPr>
        <w:t xml:space="preserve"> Capacidad del producto software de ser modificado y probado. </w:t>
      </w:r>
    </w:p>
    <w:p w:rsidR="00280EA6" w:rsidRPr="00C2181A" w:rsidRDefault="00280EA6" w:rsidP="006B74A9">
      <w:pPr>
        <w:numPr>
          <w:ilvl w:val="0"/>
          <w:numId w:val="37"/>
        </w:numPr>
        <w:rPr>
          <w:color w:val="000000"/>
          <w:lang w:eastAsia="es-MX"/>
        </w:rPr>
      </w:pPr>
      <w:r w:rsidRPr="00C2181A">
        <w:rPr>
          <w:b/>
          <w:color w:val="000000"/>
          <w:lang w:eastAsia="es-MX"/>
        </w:rPr>
        <w:t>Portabilidad:</w:t>
      </w:r>
      <w:r w:rsidRPr="00C2181A">
        <w:rPr>
          <w:color w:val="000000"/>
          <w:lang w:eastAsia="es-MX"/>
        </w:rPr>
        <w:t xml:space="preserve"> Capacidad del producto software de ser transferido de un ambiente a otro. </w:t>
      </w:r>
    </w:p>
    <w:p w:rsidR="00280EA6" w:rsidRPr="00C2181A" w:rsidRDefault="00280EA6" w:rsidP="00280EA6">
      <w:pPr>
        <w:rPr>
          <w:lang w:eastAsia="es-MX"/>
        </w:rPr>
      </w:pPr>
      <w:r w:rsidRPr="00C2181A">
        <w:rPr>
          <w:lang w:eastAsia="es-MX"/>
        </w:rPr>
        <w:t xml:space="preserve">3.1.1. Calidad Interna y externa </w:t>
      </w:r>
    </w:p>
    <w:p w:rsidR="00280EA6" w:rsidRPr="00C2181A" w:rsidRDefault="00280EA6" w:rsidP="00280EA6">
      <w:pPr>
        <w:rPr>
          <w:color w:val="000000"/>
          <w:lang w:eastAsia="es-MX"/>
        </w:rPr>
      </w:pPr>
      <w:r w:rsidRPr="00C2181A">
        <w:rPr>
          <w:color w:val="000000"/>
          <w:lang w:eastAsia="es-MX"/>
        </w:rPr>
        <w:t xml:space="preserve">En </w:t>
      </w:r>
      <w:proofErr w:type="spellStart"/>
      <w:r w:rsidRPr="00C2181A">
        <w:rPr>
          <w:color w:val="000000"/>
          <w:lang w:eastAsia="es-MX"/>
        </w:rPr>
        <w:t>Olsina</w:t>
      </w:r>
      <w:proofErr w:type="spellEnd"/>
      <w:r w:rsidRPr="00C2181A">
        <w:rPr>
          <w:color w:val="000000"/>
          <w:lang w:eastAsia="es-MX"/>
        </w:rPr>
        <w:t xml:space="preserve"> et al. (2005) citado en </w:t>
      </w:r>
      <w:proofErr w:type="spellStart"/>
      <w:r w:rsidRPr="00C2181A">
        <w:rPr>
          <w:color w:val="000000"/>
          <w:lang w:eastAsia="es-MX"/>
        </w:rPr>
        <w:t>Covella</w:t>
      </w:r>
      <w:proofErr w:type="spellEnd"/>
      <w:r w:rsidRPr="00C2181A">
        <w:rPr>
          <w:color w:val="000000"/>
          <w:lang w:eastAsia="es-MX"/>
        </w:rPr>
        <w:t xml:space="preserve"> (2005), se sintetizan los enfoques de calidad interna y externa del producto software, en el estándar ISO9126-1(2001). </w:t>
      </w:r>
    </w:p>
    <w:p w:rsidR="00280EA6" w:rsidRPr="00C2181A" w:rsidRDefault="00280EA6" w:rsidP="006B4636">
      <w:pPr>
        <w:numPr>
          <w:ilvl w:val="0"/>
          <w:numId w:val="38"/>
        </w:numPr>
        <w:rPr>
          <w:color w:val="000000"/>
          <w:lang w:eastAsia="es-MX"/>
        </w:rPr>
      </w:pPr>
      <w:r w:rsidRPr="00C2181A">
        <w:rPr>
          <w:b/>
          <w:color w:val="000000"/>
          <w:lang w:eastAsia="es-MX"/>
        </w:rPr>
        <w:t>Calidad Interna:</w:t>
      </w:r>
      <w:r w:rsidRPr="00C2181A">
        <w:rPr>
          <w:color w:val="000000"/>
          <w:lang w:eastAsia="es-MX"/>
        </w:rPr>
        <w:t xml:space="preserve"> Especificada por un modelo de calidad similar al modelo 9126. Puede ser medida y evaluada por medio de atributos estáticos de documentos tales como: i) Especificación de requerimientos, ii) Arquitectura o diseño, iii) Piezas de código fuente, entre otros. En etapas tempranas del ciclo de vida del software es posible medir, evaluar y controlar la calidad interna de estos productos. Sin embargo, asegurar la calidad interna no es generalmente suficiente para asegurar la calidad externa. </w:t>
      </w:r>
    </w:p>
    <w:p w:rsidR="00280EA6" w:rsidRPr="00C2181A" w:rsidRDefault="00280EA6" w:rsidP="006B4636">
      <w:pPr>
        <w:numPr>
          <w:ilvl w:val="0"/>
          <w:numId w:val="38"/>
        </w:numPr>
        <w:rPr>
          <w:color w:val="000000"/>
          <w:lang w:eastAsia="es-MX"/>
        </w:rPr>
      </w:pPr>
      <w:r w:rsidRPr="00C2181A">
        <w:rPr>
          <w:b/>
          <w:color w:val="000000"/>
          <w:lang w:eastAsia="es-MX"/>
        </w:rPr>
        <w:t>Calidad Externa:</w:t>
      </w:r>
      <w:r w:rsidRPr="00C2181A">
        <w:rPr>
          <w:color w:val="000000"/>
          <w:lang w:eastAsia="es-MX"/>
        </w:rPr>
        <w:t xml:space="preserve"> Especificada también por un modelo de calidad similar al modelo 9126. Puede ser medida y evaluada por medio de propiedades dinámicas del código ejecutable en un sistema de computación, esto es, </w:t>
      </w:r>
      <w:r w:rsidRPr="00C2181A">
        <w:rPr>
          <w:color w:val="000000"/>
          <w:lang w:eastAsia="es-MX"/>
        </w:rPr>
        <w:lastRenderedPageBreak/>
        <w:t xml:space="preserve">cuando un módulo o la aplicación completa es ejecutado en una computadora o en una red simulando lo más cercanamente posible un ambiente real. En fases tardías del ciclo de vida del software (principalmente en distintas etapas de </w:t>
      </w:r>
      <w:proofErr w:type="spellStart"/>
      <w:r w:rsidRPr="00C2181A">
        <w:rPr>
          <w:color w:val="000000"/>
          <w:lang w:eastAsia="es-MX"/>
        </w:rPr>
        <w:t>testing</w:t>
      </w:r>
      <w:proofErr w:type="spellEnd"/>
      <w:r w:rsidRPr="00C2181A">
        <w:rPr>
          <w:color w:val="000000"/>
          <w:lang w:eastAsia="es-MX"/>
        </w:rPr>
        <w:t xml:space="preserve"> o ya en estado operativo de un producto de software o aplicación Web), es posible medir, evaluar y controlar la calidad externa de estos productos  ejecutables. </w:t>
      </w:r>
    </w:p>
    <w:p w:rsidR="00280EA6" w:rsidRPr="00C2181A" w:rsidRDefault="00280EA6" w:rsidP="00280EA6">
      <w:pPr>
        <w:rPr>
          <w:color w:val="000000"/>
          <w:lang w:eastAsia="es-MX"/>
        </w:rPr>
      </w:pPr>
      <w:r w:rsidRPr="00C2181A">
        <w:rPr>
          <w:color w:val="000000"/>
          <w:lang w:eastAsia="es-MX"/>
        </w:rPr>
        <w:t>La calidad interna expuesta en ISO9126-1(2001), se define como “</w:t>
      </w:r>
      <w:r w:rsidRPr="00C2181A">
        <w:rPr>
          <w:i/>
          <w:color w:val="000000"/>
          <w:lang w:eastAsia="es-MX"/>
        </w:rPr>
        <w:t>la totalidad de atributos de un producto que determina su capacidad de satisfacer necesidades explícitas e implícitas cuando es usadas bajo condiciones específicas</w:t>
      </w:r>
      <w:r w:rsidRPr="00C2181A">
        <w:rPr>
          <w:color w:val="000000"/>
          <w:lang w:eastAsia="es-MX"/>
        </w:rPr>
        <w:t>”. Se define como calidad extern</w:t>
      </w:r>
      <w:r w:rsidR="00DA5000" w:rsidRPr="00C2181A">
        <w:rPr>
          <w:color w:val="000000"/>
          <w:lang w:eastAsia="es-MX"/>
        </w:rPr>
        <w:t>a</w:t>
      </w:r>
      <w:r w:rsidRPr="00C2181A">
        <w:rPr>
          <w:color w:val="000000"/>
          <w:lang w:eastAsia="es-MX"/>
        </w:rPr>
        <w:t xml:space="preserve"> “el grado en la que un producto satisface necesidades explícitas e implícitas cuando se utiliza bajo condiciones especificadas” (</w:t>
      </w:r>
      <w:proofErr w:type="spellStart"/>
      <w:r w:rsidRPr="00C2181A">
        <w:rPr>
          <w:color w:val="000000"/>
          <w:lang w:eastAsia="es-MX"/>
        </w:rPr>
        <w:t>Covella</w:t>
      </w:r>
      <w:proofErr w:type="spellEnd"/>
      <w:r w:rsidRPr="00C2181A">
        <w:rPr>
          <w:color w:val="000000"/>
          <w:lang w:eastAsia="es-MX"/>
        </w:rPr>
        <w:t>, 2005).</w:t>
      </w:r>
    </w:p>
    <w:p w:rsidR="00280EA6" w:rsidRPr="00C2181A" w:rsidRDefault="00280EA6" w:rsidP="00280EA6">
      <w:pPr>
        <w:rPr>
          <w:color w:val="000000"/>
          <w:lang w:eastAsia="es-MX"/>
        </w:rPr>
      </w:pPr>
      <w:r w:rsidRPr="00C2181A">
        <w:rPr>
          <w:color w:val="000000"/>
          <w:lang w:eastAsia="es-MX"/>
        </w:rPr>
        <w:t xml:space="preserve">Para los modelos de calidad interna y externa, se mantuvieron en la revisión las seis características principales de calidad. </w:t>
      </w:r>
      <w:proofErr w:type="spellStart"/>
      <w:r w:rsidRPr="00C2181A">
        <w:rPr>
          <w:color w:val="000000"/>
          <w:lang w:eastAsia="es-MX"/>
        </w:rPr>
        <w:t>Aun</w:t>
      </w:r>
      <w:proofErr w:type="spellEnd"/>
      <w:r w:rsidRPr="00C2181A">
        <w:rPr>
          <w:color w:val="000000"/>
          <w:lang w:eastAsia="es-MX"/>
        </w:rPr>
        <w:t xml:space="preserve"> más, a nivel de </w:t>
      </w:r>
      <w:proofErr w:type="spellStart"/>
      <w:r w:rsidRPr="00C2181A">
        <w:rPr>
          <w:color w:val="000000"/>
          <w:lang w:eastAsia="es-MX"/>
        </w:rPr>
        <w:t>subcaracterísticas</w:t>
      </w:r>
      <w:proofErr w:type="spellEnd"/>
      <w:r w:rsidRPr="00C2181A">
        <w:rPr>
          <w:color w:val="000000"/>
          <w:lang w:eastAsia="es-MX"/>
        </w:rPr>
        <w:t xml:space="preserve"> se transformaron en </w:t>
      </w:r>
      <w:proofErr w:type="spellStart"/>
      <w:r w:rsidRPr="00C2181A">
        <w:rPr>
          <w:color w:val="000000"/>
          <w:lang w:eastAsia="es-MX"/>
        </w:rPr>
        <w:t>prescriptitas</w:t>
      </w:r>
      <w:proofErr w:type="spellEnd"/>
      <w:r w:rsidRPr="00C2181A">
        <w:rPr>
          <w:color w:val="000000"/>
          <w:lang w:eastAsia="es-MX"/>
        </w:rPr>
        <w:t xml:space="preserve"> en vez de informativas. Además, se añadieron nuevas </w:t>
      </w:r>
      <w:proofErr w:type="spellStart"/>
      <w:r w:rsidRPr="00C2181A">
        <w:rPr>
          <w:color w:val="000000"/>
          <w:lang w:eastAsia="es-MX"/>
        </w:rPr>
        <w:t>subcaracterísticas</w:t>
      </w:r>
      <w:proofErr w:type="spellEnd"/>
      <w:r w:rsidRPr="00C2181A">
        <w:rPr>
          <w:color w:val="000000"/>
          <w:lang w:eastAsia="es-MX"/>
        </w:rPr>
        <w:t xml:space="preserve"> y otras redefinidas en términos de “capacidad del software” para facilitar la interpretación de las mismas desde una perspectiva de calidad interna o de c</w:t>
      </w:r>
      <w:r w:rsidR="00DA5000" w:rsidRPr="00C2181A">
        <w:rPr>
          <w:color w:val="000000"/>
          <w:lang w:eastAsia="es-MX"/>
        </w:rPr>
        <w:t>alidad externa (</w:t>
      </w:r>
      <w:proofErr w:type="spellStart"/>
      <w:r w:rsidR="00DA5000" w:rsidRPr="00C2181A">
        <w:rPr>
          <w:color w:val="000000"/>
          <w:lang w:eastAsia="es-MX"/>
        </w:rPr>
        <w:t>Covella</w:t>
      </w:r>
      <w:proofErr w:type="spellEnd"/>
      <w:r w:rsidR="00DA5000" w:rsidRPr="00C2181A">
        <w:rPr>
          <w:color w:val="000000"/>
          <w:lang w:eastAsia="es-MX"/>
        </w:rPr>
        <w:t>, 2005).</w:t>
      </w:r>
    </w:p>
    <w:tbl>
      <w:tblPr>
        <w:tblW w:w="5371" w:type="pct"/>
        <w:jc w:val="center"/>
        <w:tblCellSpacing w:w="7" w:type="dxa"/>
        <w:tblInd w:w="2894" w:type="dxa"/>
        <w:tblCellMar>
          <w:top w:w="15" w:type="dxa"/>
          <w:left w:w="15" w:type="dxa"/>
          <w:bottom w:w="15" w:type="dxa"/>
          <w:right w:w="15" w:type="dxa"/>
        </w:tblCellMar>
        <w:tblLook w:val="04A0" w:firstRow="1" w:lastRow="0" w:firstColumn="1" w:lastColumn="0" w:noHBand="0" w:noVBand="1"/>
      </w:tblPr>
      <w:tblGrid>
        <w:gridCol w:w="10519"/>
      </w:tblGrid>
      <w:tr w:rsidR="00280EA6" w:rsidRPr="00280EA6" w:rsidTr="006B74A9">
        <w:trPr>
          <w:tblCellSpacing w:w="7" w:type="dxa"/>
          <w:jc w:val="center"/>
        </w:trPr>
        <w:tc>
          <w:tcPr>
            <w:tcW w:w="0" w:type="auto"/>
            <w:vAlign w:val="center"/>
            <w:hideMark/>
          </w:tcPr>
          <w:p w:rsidR="006B74A9" w:rsidRPr="00C2181A" w:rsidRDefault="00EA0594" w:rsidP="006B74A9">
            <w:pPr>
              <w:keepNext/>
              <w:spacing w:before="150" w:after="107" w:line="240" w:lineRule="auto"/>
              <w:ind w:left="734" w:right="367"/>
            </w:pPr>
            <w:r>
              <w:rPr>
                <w:noProof/>
                <w:color w:val="000000"/>
                <w:sz w:val="20"/>
                <w:szCs w:val="20"/>
                <w:lang w:eastAsia="es-MX"/>
              </w:rPr>
              <w:lastRenderedPageBreak/>
              <w:drawing>
                <wp:inline distT="0" distB="0" distL="0" distR="0" wp14:anchorId="2D36BC21" wp14:editId="27DC13A2">
                  <wp:extent cx="5943600" cy="3720465"/>
                  <wp:effectExtent l="0" t="0" r="0" b="0"/>
                  <wp:docPr id="21" name="Imagen 21" descr="F:\ESIME\Sistemas de Información II\Estandares\CyTA Archivo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ESIME\Sistemas de Información II\Estandares\CyTA Archivos\image00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20465"/>
                          </a:xfrm>
                          <a:prstGeom prst="rect">
                            <a:avLst/>
                          </a:prstGeom>
                          <a:noFill/>
                          <a:ln>
                            <a:noFill/>
                          </a:ln>
                        </pic:spPr>
                      </pic:pic>
                    </a:graphicData>
                  </a:graphic>
                </wp:inline>
              </w:drawing>
            </w:r>
          </w:p>
          <w:p w:rsidR="00280EA6" w:rsidRPr="00280EA6" w:rsidRDefault="006B74A9" w:rsidP="006B74A9">
            <w:pPr>
              <w:pStyle w:val="Epgrafe"/>
              <w:jc w:val="center"/>
              <w:rPr>
                <w:rFonts w:ascii="Arial" w:hAnsi="Arial" w:cs="Arial"/>
                <w:color w:val="000000"/>
                <w:sz w:val="20"/>
                <w:szCs w:val="20"/>
                <w:lang w:eastAsia="es-MX"/>
              </w:rPr>
            </w:pPr>
            <w:r w:rsidRPr="00C2181A">
              <w:rPr>
                <w:rFonts w:ascii="Arial" w:hAnsi="Arial" w:cs="Arial"/>
              </w:rPr>
              <w:t xml:space="preserve">Figura </w:t>
            </w:r>
            <w:r w:rsidR="00050570" w:rsidRPr="00C2181A">
              <w:rPr>
                <w:rFonts w:ascii="Arial" w:hAnsi="Arial" w:cs="Arial"/>
              </w:rPr>
              <w:fldChar w:fldCharType="begin"/>
            </w:r>
            <w:r w:rsidRPr="00C2181A">
              <w:rPr>
                <w:rFonts w:ascii="Arial" w:hAnsi="Arial" w:cs="Arial"/>
              </w:rPr>
              <w:instrText xml:space="preserve"> SEQ Figura \* ARABIC </w:instrText>
            </w:r>
            <w:r w:rsidR="00050570" w:rsidRPr="00C2181A">
              <w:rPr>
                <w:rFonts w:ascii="Arial" w:hAnsi="Arial" w:cs="Arial"/>
              </w:rPr>
              <w:fldChar w:fldCharType="separate"/>
            </w:r>
            <w:r w:rsidR="006342DE">
              <w:rPr>
                <w:rFonts w:ascii="Arial" w:hAnsi="Arial" w:cs="Arial"/>
                <w:noProof/>
              </w:rPr>
              <w:t>13</w:t>
            </w:r>
            <w:r w:rsidR="00050570" w:rsidRPr="00C2181A">
              <w:rPr>
                <w:rFonts w:ascii="Arial" w:hAnsi="Arial" w:cs="Arial"/>
              </w:rPr>
              <w:fldChar w:fldCharType="end"/>
            </w:r>
            <w:r w:rsidRPr="00C2181A">
              <w:rPr>
                <w:rFonts w:ascii="Arial" w:hAnsi="Arial" w:cs="Arial"/>
              </w:rPr>
              <w:t xml:space="preserve"> Características de la Calidad según la ISO/IEC 9126-1 (Fuente: Portal ISO 25000).</w:t>
            </w:r>
          </w:p>
        </w:tc>
      </w:tr>
    </w:tbl>
    <w:p w:rsidR="00280EA6" w:rsidRPr="00C2181A" w:rsidRDefault="00280EA6" w:rsidP="006B74A9">
      <w:pPr>
        <w:rPr>
          <w:lang w:eastAsia="es-MX"/>
        </w:rPr>
      </w:pPr>
      <w:r w:rsidRPr="00C2181A">
        <w:rPr>
          <w:b/>
          <w:lang w:eastAsia="es-MX"/>
        </w:rPr>
        <w:t>Estándar ISO/IEC 25000:2005</w:t>
      </w:r>
    </w:p>
    <w:p w:rsidR="00280EA6" w:rsidRPr="00C2181A" w:rsidRDefault="00280EA6" w:rsidP="006B74A9">
      <w:pPr>
        <w:rPr>
          <w:color w:val="000000"/>
          <w:lang w:eastAsia="es-MX"/>
        </w:rPr>
      </w:pPr>
      <w:r w:rsidRPr="00C2181A">
        <w:rPr>
          <w:color w:val="000000"/>
          <w:lang w:eastAsia="es-MX"/>
        </w:rPr>
        <w:t xml:space="preserve">Los aspectos más importantes en el desarrollo de software son la </w:t>
      </w:r>
      <w:r w:rsidRPr="00C2181A">
        <w:rPr>
          <w:b/>
          <w:bCs/>
          <w:color w:val="000000"/>
          <w:lang w:eastAsia="es-MX"/>
        </w:rPr>
        <w:t xml:space="preserve">calidad del producto y </w:t>
      </w:r>
      <w:r w:rsidRPr="00C2181A">
        <w:rPr>
          <w:color w:val="000000"/>
          <w:lang w:eastAsia="es-MX"/>
        </w:rPr>
        <w:t xml:space="preserve">del proceso. </w:t>
      </w:r>
      <w:r w:rsidRPr="00C2181A">
        <w:rPr>
          <w:b/>
          <w:bCs/>
          <w:color w:val="000000"/>
          <w:lang w:eastAsia="es-MX"/>
        </w:rPr>
        <w:t xml:space="preserve">ISO/IEC 25000, proporciona </w:t>
      </w:r>
      <w:r w:rsidRPr="00C2181A">
        <w:rPr>
          <w:color w:val="000000"/>
          <w:lang w:eastAsia="es-MX"/>
        </w:rPr>
        <w:t>una guía para el uso de las nuevas series de estándares internacionales, llamados Requisitos y Evaluación de Calidad de Productos de Software (</w:t>
      </w:r>
      <w:proofErr w:type="spellStart"/>
      <w:r w:rsidRPr="00C2181A">
        <w:rPr>
          <w:color w:val="000000"/>
          <w:lang w:eastAsia="es-MX"/>
        </w:rPr>
        <w:t>SQuaRE</w:t>
      </w:r>
      <w:proofErr w:type="spellEnd"/>
      <w:r w:rsidRPr="00C2181A">
        <w:rPr>
          <w:color w:val="000000"/>
          <w:lang w:eastAsia="es-MX"/>
        </w:rPr>
        <w:t xml:space="preserve">). Constituyen una serie de </w:t>
      </w:r>
      <w:r w:rsidRPr="00C2181A">
        <w:rPr>
          <w:b/>
          <w:bCs/>
          <w:color w:val="000000"/>
          <w:lang w:eastAsia="es-MX"/>
        </w:rPr>
        <w:t>normas basadas en la ISO 9126 y en la ISO 14598</w:t>
      </w:r>
      <w:r w:rsidRPr="00C2181A">
        <w:rPr>
          <w:color w:val="000000"/>
          <w:lang w:eastAsia="es-MX"/>
        </w:rPr>
        <w:t xml:space="preserve">, y su objetivo principal es guiar el desarrollo de los productos de software con la especificación y evaluación de requisitos de calidad (Portal ISO 25000). </w:t>
      </w:r>
    </w:p>
    <w:p w:rsidR="00280EA6" w:rsidRPr="00C2181A" w:rsidRDefault="00280EA6" w:rsidP="006B74A9">
      <w:pPr>
        <w:rPr>
          <w:color w:val="000000"/>
          <w:lang w:eastAsia="es-MX"/>
        </w:rPr>
      </w:pPr>
      <w:r w:rsidRPr="00C2181A">
        <w:rPr>
          <w:color w:val="000000"/>
          <w:lang w:eastAsia="es-MX"/>
        </w:rPr>
        <w:t xml:space="preserve">La familia ISO 25000 está </w:t>
      </w:r>
      <w:r w:rsidRPr="00C2181A">
        <w:rPr>
          <w:b/>
          <w:bCs/>
          <w:color w:val="000000"/>
          <w:lang w:eastAsia="es-MX"/>
        </w:rPr>
        <w:t>orientada al producto software</w:t>
      </w:r>
      <w:r w:rsidRPr="00C2181A">
        <w:rPr>
          <w:color w:val="000000"/>
          <w:lang w:eastAsia="es-MX"/>
        </w:rPr>
        <w:t xml:space="preserve">, permitiendo definir el modelo de calidad y el proceso a seguir para </w:t>
      </w:r>
      <w:r w:rsidRPr="00C2181A">
        <w:rPr>
          <w:b/>
          <w:bCs/>
          <w:color w:val="000000"/>
          <w:lang w:eastAsia="es-MX"/>
        </w:rPr>
        <w:t>evaluar dicho producto.</w:t>
      </w:r>
    </w:p>
    <w:p w:rsidR="006F5AD3" w:rsidRPr="00C2181A" w:rsidRDefault="00280EA6" w:rsidP="006B74A9">
      <w:pPr>
        <w:rPr>
          <w:bCs/>
          <w:color w:val="000000"/>
          <w:lang w:eastAsia="es-MX"/>
        </w:rPr>
      </w:pPr>
      <w:r w:rsidRPr="00C2181A">
        <w:rPr>
          <w:bCs/>
          <w:color w:val="000000"/>
          <w:lang w:eastAsia="es-MX"/>
        </w:rPr>
        <w:t xml:space="preserve">La familia de normas </w:t>
      </w:r>
      <w:proofErr w:type="spellStart"/>
      <w:r w:rsidRPr="00C2181A">
        <w:rPr>
          <w:bCs/>
          <w:color w:val="000000"/>
          <w:lang w:eastAsia="es-MX"/>
        </w:rPr>
        <w:t>SQuaRE</w:t>
      </w:r>
      <w:proofErr w:type="spellEnd"/>
      <w:r w:rsidRPr="00C2181A">
        <w:rPr>
          <w:bCs/>
          <w:color w:val="000000"/>
          <w:lang w:eastAsia="es-MX"/>
        </w:rPr>
        <w:t xml:space="preserve"> está compuesta por 5 divisiones:</w:t>
      </w:r>
    </w:p>
    <w:p w:rsidR="006F5AD3" w:rsidRPr="00C2181A" w:rsidRDefault="00280EA6" w:rsidP="006F5AD3">
      <w:pPr>
        <w:numPr>
          <w:ilvl w:val="0"/>
          <w:numId w:val="39"/>
        </w:numPr>
        <w:rPr>
          <w:bCs/>
          <w:color w:val="000000"/>
          <w:lang w:eastAsia="es-MX"/>
        </w:rPr>
      </w:pPr>
      <w:r w:rsidRPr="00C2181A">
        <w:rPr>
          <w:bCs/>
          <w:color w:val="000000"/>
          <w:lang w:eastAsia="es-MX"/>
        </w:rPr>
        <w:t>ISO 2500n: Gestión de la calidad,</w:t>
      </w:r>
    </w:p>
    <w:p w:rsidR="006F5AD3" w:rsidRPr="00C2181A" w:rsidRDefault="006F5AD3" w:rsidP="006F5AD3">
      <w:pPr>
        <w:numPr>
          <w:ilvl w:val="0"/>
          <w:numId w:val="39"/>
        </w:numPr>
        <w:rPr>
          <w:bCs/>
          <w:color w:val="000000"/>
          <w:lang w:eastAsia="es-MX"/>
        </w:rPr>
      </w:pPr>
      <w:r w:rsidRPr="00C2181A">
        <w:rPr>
          <w:bCs/>
          <w:color w:val="000000"/>
          <w:lang w:eastAsia="es-MX"/>
        </w:rPr>
        <w:lastRenderedPageBreak/>
        <w:t>ISO 2501n: Modelo de calidad</w:t>
      </w:r>
    </w:p>
    <w:p w:rsidR="006F5AD3" w:rsidRPr="00C2181A" w:rsidRDefault="00280EA6" w:rsidP="006F5AD3">
      <w:pPr>
        <w:numPr>
          <w:ilvl w:val="0"/>
          <w:numId w:val="39"/>
        </w:numPr>
        <w:rPr>
          <w:bCs/>
          <w:color w:val="000000"/>
          <w:lang w:eastAsia="es-MX"/>
        </w:rPr>
      </w:pPr>
      <w:r w:rsidRPr="00C2181A">
        <w:rPr>
          <w:bCs/>
          <w:color w:val="000000"/>
          <w:lang w:eastAsia="es-MX"/>
        </w:rPr>
        <w:t>I</w:t>
      </w:r>
      <w:r w:rsidR="006F5AD3" w:rsidRPr="00C2181A">
        <w:rPr>
          <w:bCs/>
          <w:color w:val="000000"/>
          <w:lang w:eastAsia="es-MX"/>
        </w:rPr>
        <w:t>SO 2502n: Medida de la calidad</w:t>
      </w:r>
    </w:p>
    <w:p w:rsidR="006F5AD3" w:rsidRPr="00C2181A" w:rsidRDefault="00280EA6" w:rsidP="006F5AD3">
      <w:pPr>
        <w:numPr>
          <w:ilvl w:val="0"/>
          <w:numId w:val="39"/>
        </w:numPr>
        <w:rPr>
          <w:bCs/>
          <w:color w:val="000000"/>
          <w:lang w:eastAsia="es-MX"/>
        </w:rPr>
      </w:pPr>
      <w:r w:rsidRPr="00C2181A">
        <w:rPr>
          <w:bCs/>
          <w:color w:val="000000"/>
          <w:lang w:eastAsia="es-MX"/>
        </w:rPr>
        <w:t>IS</w:t>
      </w:r>
      <w:r w:rsidR="006F5AD3" w:rsidRPr="00C2181A">
        <w:rPr>
          <w:bCs/>
          <w:color w:val="000000"/>
          <w:lang w:eastAsia="es-MX"/>
        </w:rPr>
        <w:t>O 2503n: Requisitos de calidad</w:t>
      </w:r>
    </w:p>
    <w:p w:rsidR="00280EA6" w:rsidRPr="00C2181A" w:rsidRDefault="00280EA6" w:rsidP="006F5AD3">
      <w:pPr>
        <w:numPr>
          <w:ilvl w:val="0"/>
          <w:numId w:val="39"/>
        </w:numPr>
        <w:rPr>
          <w:bCs/>
          <w:color w:val="000000"/>
          <w:lang w:eastAsia="es-MX"/>
        </w:rPr>
      </w:pPr>
      <w:r w:rsidRPr="00C2181A">
        <w:rPr>
          <w:bCs/>
          <w:color w:val="000000"/>
          <w:lang w:eastAsia="es-MX"/>
        </w:rPr>
        <w:t>ISO 2504n: Evaluación de la calidad.</w:t>
      </w:r>
    </w:p>
    <w:p w:rsidR="00280EA6" w:rsidRPr="00C2181A" w:rsidRDefault="00280EA6" w:rsidP="006B74A9">
      <w:pPr>
        <w:rPr>
          <w:color w:val="000000"/>
          <w:lang w:eastAsia="es-MX"/>
        </w:rPr>
      </w:pPr>
      <w:r w:rsidRPr="00C2181A">
        <w:rPr>
          <w:color w:val="000000"/>
          <w:lang w:eastAsia="es-MX"/>
        </w:rPr>
        <w:t>El estándar</w:t>
      </w:r>
      <w:r w:rsidRPr="00C2181A">
        <w:rPr>
          <w:b/>
          <w:bCs/>
          <w:color w:val="000000"/>
          <w:lang w:eastAsia="es-MX"/>
        </w:rPr>
        <w:t xml:space="preserve"> ISO/IEC 25000 (</w:t>
      </w:r>
      <w:r w:rsidRPr="00C2181A">
        <w:rPr>
          <w:color w:val="000000"/>
          <w:lang w:eastAsia="es-MX"/>
        </w:rPr>
        <w:t xml:space="preserve">2005), contiene una explicación sobre el proceso de transición entre el estándar ISO/IEC 9126, las series 14598 y </w:t>
      </w:r>
      <w:proofErr w:type="spellStart"/>
      <w:r w:rsidRPr="00C2181A">
        <w:rPr>
          <w:color w:val="000000"/>
          <w:lang w:eastAsia="es-MX"/>
        </w:rPr>
        <w:t>SQuaRE</w:t>
      </w:r>
      <w:proofErr w:type="spellEnd"/>
      <w:r w:rsidRPr="00C2181A">
        <w:rPr>
          <w:color w:val="000000"/>
          <w:lang w:eastAsia="es-MX"/>
        </w:rPr>
        <w:t>. También presenta información sobre cómo utilizar la norma ISO/IEC 9126 y la serie 14598 en su forma anterior. Ofrece términos y definiciones, modelos referencia, guía general, guías de división individual y los estándares para fines de especificación, planificación y gestión, medición y evaluación.</w:t>
      </w:r>
      <w:r w:rsidR="000F7867" w:rsidRPr="00C2181A">
        <w:rPr>
          <w:color w:val="000000"/>
          <w:lang w:eastAsia="es-MX"/>
        </w:rPr>
        <w:t xml:space="preserve"> [12]</w:t>
      </w:r>
    </w:p>
    <w:p w:rsidR="00AB679D" w:rsidRPr="00C2181A" w:rsidRDefault="00145892" w:rsidP="00145892">
      <w:pPr>
        <w:pStyle w:val="Ttulo1"/>
      </w:pPr>
      <w:r>
        <w:br w:type="page"/>
      </w:r>
      <w:bookmarkStart w:id="160" w:name="_Toc379923988"/>
      <w:r w:rsidR="00AB679D" w:rsidRPr="00C2181A">
        <w:lastRenderedPageBreak/>
        <w:t>TABLA DE ESTANDARES DE CODIFICACION EN JAVA</w:t>
      </w:r>
      <w:bookmarkEnd w:id="1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235"/>
        <w:gridCol w:w="7102"/>
      </w:tblGrid>
      <w:tr w:rsidR="00AB679D" w:rsidRPr="00C2181A" w:rsidTr="00200541">
        <w:tc>
          <w:tcPr>
            <w:tcW w:w="1197" w:type="pct"/>
            <w:shd w:val="clear" w:color="auto" w:fill="FFFFFF"/>
            <w:tcMar>
              <w:top w:w="0" w:type="dxa"/>
              <w:left w:w="108" w:type="dxa"/>
              <w:bottom w:w="0" w:type="dxa"/>
              <w:right w:w="108" w:type="dxa"/>
            </w:tcMar>
            <w:vAlign w:val="center"/>
            <w:hideMark/>
          </w:tcPr>
          <w:p w:rsidR="00AB679D" w:rsidRPr="00C2181A" w:rsidRDefault="00AB679D" w:rsidP="00AB679D">
            <w:pPr>
              <w:spacing w:after="0" w:line="285" w:lineRule="atLeast"/>
              <w:jc w:val="center"/>
              <w:rPr>
                <w:color w:val="000000" w:themeColor="text1"/>
                <w:sz w:val="21"/>
                <w:szCs w:val="21"/>
                <w:lang w:eastAsia="es-MX"/>
              </w:rPr>
            </w:pPr>
            <w:r w:rsidRPr="00C2181A">
              <w:rPr>
                <w:color w:val="000000" w:themeColor="text1"/>
                <w:lang w:eastAsia="es-MX"/>
              </w:rPr>
              <w:t>Sentencias de importación</w:t>
            </w:r>
          </w:p>
        </w:tc>
        <w:tc>
          <w:tcPr>
            <w:tcW w:w="3803" w:type="pct"/>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21"/>
                <w:szCs w:val="21"/>
                <w:lang w:eastAsia="es-MX"/>
              </w:rPr>
              <w:t>     </w:t>
            </w:r>
            <w:r w:rsidRPr="00C2181A">
              <w:rPr>
                <w:color w:val="000000" w:themeColor="text1"/>
                <w:sz w:val="14"/>
                <w:szCs w:val="14"/>
                <w:lang w:eastAsia="es-MX"/>
              </w:rPr>
              <w:t> </w:t>
            </w:r>
            <w:r w:rsidRPr="00C2181A">
              <w:rPr>
                <w:color w:val="000000" w:themeColor="text1"/>
                <w:sz w:val="21"/>
                <w:szCs w:val="21"/>
                <w:lang w:eastAsia="es-MX"/>
              </w:rPr>
              <w:t>Tras la declaración del paquete se incluirán las sentencias de importación de los paquetes necesarios. Esta importación de paquetes obligatorios seguirá el siguiente orden:</w:t>
            </w:r>
          </w:p>
          <w:p w:rsidR="00AB679D" w:rsidRPr="00C2181A" w:rsidRDefault="00AB679D" w:rsidP="00970633">
            <w:pPr>
              <w:spacing w:after="0" w:line="285" w:lineRule="atLeast"/>
              <w:ind w:hanging="360"/>
              <w:rPr>
                <w:color w:val="000000" w:themeColor="text1"/>
                <w:sz w:val="21"/>
                <w:szCs w:val="21"/>
                <w:lang w:eastAsia="es-MX"/>
              </w:rPr>
            </w:pPr>
            <w:r w:rsidRPr="00C2181A">
              <w:rPr>
                <w:color w:val="000000" w:themeColor="text1"/>
                <w:sz w:val="21"/>
                <w:szCs w:val="21"/>
                <w:lang w:eastAsia="es-MX"/>
              </w:rPr>
              <w:t>      1.</w:t>
            </w:r>
            <w:r w:rsidRPr="00C2181A">
              <w:rPr>
                <w:color w:val="000000" w:themeColor="text1"/>
                <w:sz w:val="14"/>
                <w:szCs w:val="14"/>
                <w:lang w:eastAsia="es-MX"/>
              </w:rPr>
              <w:t>      </w:t>
            </w:r>
            <w:r w:rsidRPr="00C2181A">
              <w:rPr>
                <w:color w:val="000000" w:themeColor="text1"/>
                <w:sz w:val="21"/>
                <w:szCs w:val="21"/>
                <w:lang w:eastAsia="es-MX"/>
              </w:rPr>
              <w:t>Paquetes del JDK de java.</w:t>
            </w:r>
          </w:p>
          <w:p w:rsidR="00AB679D" w:rsidRPr="00C2181A" w:rsidRDefault="00AB679D" w:rsidP="00970633">
            <w:pPr>
              <w:spacing w:after="0" w:line="285" w:lineRule="atLeast"/>
              <w:ind w:hanging="360"/>
              <w:rPr>
                <w:color w:val="000000" w:themeColor="text1"/>
                <w:sz w:val="21"/>
                <w:szCs w:val="21"/>
                <w:lang w:eastAsia="es-MX"/>
              </w:rPr>
            </w:pPr>
            <w:r w:rsidRPr="00C2181A">
              <w:rPr>
                <w:color w:val="000000" w:themeColor="text1"/>
                <w:sz w:val="21"/>
                <w:szCs w:val="21"/>
                <w:lang w:eastAsia="es-MX"/>
              </w:rPr>
              <w:t>      2.</w:t>
            </w:r>
            <w:r w:rsidRPr="00C2181A">
              <w:rPr>
                <w:color w:val="000000" w:themeColor="text1"/>
                <w:sz w:val="14"/>
                <w:szCs w:val="14"/>
                <w:lang w:eastAsia="es-MX"/>
              </w:rPr>
              <w:t>      </w:t>
            </w:r>
            <w:r w:rsidRPr="00C2181A">
              <w:rPr>
                <w:color w:val="000000" w:themeColor="text1"/>
                <w:sz w:val="21"/>
                <w:szCs w:val="21"/>
                <w:lang w:eastAsia="es-MX"/>
              </w:rPr>
              <w:t xml:space="preserve">Paquetes de utilidades no pertenecientes al JDK de Java, de </w:t>
            </w:r>
            <w:proofErr w:type="spellStart"/>
            <w:r w:rsidRPr="00C2181A">
              <w:rPr>
                <w:color w:val="000000" w:themeColor="text1"/>
                <w:sz w:val="21"/>
                <w:szCs w:val="21"/>
                <w:lang w:eastAsia="es-MX"/>
              </w:rPr>
              <w:t>frameworks</w:t>
            </w:r>
            <w:proofErr w:type="spellEnd"/>
            <w:r w:rsidRPr="00C2181A">
              <w:rPr>
                <w:color w:val="000000" w:themeColor="text1"/>
                <w:sz w:val="21"/>
                <w:szCs w:val="21"/>
                <w:lang w:eastAsia="es-MX"/>
              </w:rPr>
              <w:t xml:space="preserve"> de  </w:t>
            </w:r>
          </w:p>
          <w:p w:rsidR="00AB679D" w:rsidRPr="00C2181A" w:rsidRDefault="00AB679D" w:rsidP="00970633">
            <w:pPr>
              <w:spacing w:after="0" w:line="285" w:lineRule="atLeast"/>
              <w:ind w:hanging="360"/>
              <w:rPr>
                <w:color w:val="000000" w:themeColor="text1"/>
                <w:sz w:val="21"/>
                <w:szCs w:val="21"/>
                <w:lang w:eastAsia="es-MX"/>
              </w:rPr>
            </w:pPr>
            <w:r w:rsidRPr="00C2181A">
              <w:rPr>
                <w:color w:val="000000" w:themeColor="text1"/>
                <w:sz w:val="21"/>
                <w:szCs w:val="21"/>
                <w:lang w:eastAsia="es-MX"/>
              </w:rPr>
              <w:t xml:space="preserve">             desarrollo o de proyectos </w:t>
            </w:r>
            <w:proofErr w:type="spellStart"/>
            <w:r w:rsidRPr="00C2181A">
              <w:rPr>
                <w:color w:val="000000" w:themeColor="text1"/>
                <w:sz w:val="21"/>
                <w:szCs w:val="21"/>
                <w:lang w:eastAsia="es-MX"/>
              </w:rPr>
              <w:t>opensource</w:t>
            </w:r>
            <w:proofErr w:type="spellEnd"/>
            <w:r w:rsidRPr="00C2181A">
              <w:rPr>
                <w:color w:val="000000" w:themeColor="text1"/>
                <w:sz w:val="21"/>
                <w:szCs w:val="21"/>
                <w:lang w:eastAsia="es-MX"/>
              </w:rPr>
              <w:t xml:space="preserve"> tales como apache, </w:t>
            </w:r>
            <w:proofErr w:type="spellStart"/>
            <w:r w:rsidRPr="00C2181A">
              <w:rPr>
                <w:color w:val="000000" w:themeColor="text1"/>
                <w:sz w:val="21"/>
                <w:szCs w:val="21"/>
                <w:lang w:eastAsia="es-MX"/>
              </w:rPr>
              <w:t>hibernate</w:t>
            </w:r>
            <w:proofErr w:type="spellEnd"/>
            <w:r w:rsidRPr="00C2181A">
              <w:rPr>
                <w:color w:val="000000" w:themeColor="text1"/>
                <w:sz w:val="21"/>
                <w:szCs w:val="21"/>
                <w:lang w:eastAsia="es-MX"/>
              </w:rPr>
              <w:t>,  </w:t>
            </w:r>
          </w:p>
          <w:p w:rsidR="00AB679D" w:rsidRPr="00C2181A" w:rsidRDefault="00AB679D" w:rsidP="00970633">
            <w:pPr>
              <w:spacing w:after="0" w:line="285" w:lineRule="atLeast"/>
              <w:ind w:hanging="360"/>
              <w:rPr>
                <w:color w:val="000000" w:themeColor="text1"/>
                <w:sz w:val="21"/>
                <w:szCs w:val="21"/>
                <w:lang w:eastAsia="es-MX"/>
              </w:rPr>
            </w:pPr>
            <w:r w:rsidRPr="00C2181A">
              <w:rPr>
                <w:color w:val="000000" w:themeColor="text1"/>
                <w:sz w:val="21"/>
                <w:szCs w:val="21"/>
                <w:lang w:eastAsia="es-MX"/>
              </w:rPr>
              <w:t>             </w:t>
            </w:r>
            <w:proofErr w:type="spellStart"/>
            <w:proofErr w:type="gramStart"/>
            <w:r w:rsidRPr="00C2181A">
              <w:rPr>
                <w:color w:val="000000" w:themeColor="text1"/>
                <w:sz w:val="21"/>
                <w:szCs w:val="21"/>
                <w:lang w:eastAsia="es-MX"/>
              </w:rPr>
              <w:t>springframework</w:t>
            </w:r>
            <w:proofErr w:type="spellEnd"/>
            <w:proofErr w:type="gramEnd"/>
            <w:r w:rsidRPr="00C2181A">
              <w:rPr>
                <w:color w:val="000000" w:themeColor="text1"/>
                <w:sz w:val="21"/>
                <w:szCs w:val="21"/>
                <w:lang w:eastAsia="es-MX"/>
              </w:rPr>
              <w:t>, etc.</w:t>
            </w:r>
          </w:p>
          <w:p w:rsidR="00AB679D" w:rsidRPr="00C2181A" w:rsidRDefault="00AB679D" w:rsidP="00AB679D">
            <w:pPr>
              <w:spacing w:after="0" w:line="285" w:lineRule="atLeast"/>
              <w:ind w:hanging="360"/>
              <w:rPr>
                <w:color w:val="000000" w:themeColor="text1"/>
                <w:sz w:val="21"/>
                <w:szCs w:val="21"/>
                <w:lang w:eastAsia="es-MX"/>
              </w:rPr>
            </w:pPr>
            <w:r w:rsidRPr="00C2181A">
              <w:rPr>
                <w:color w:val="000000" w:themeColor="text1"/>
                <w:sz w:val="21"/>
                <w:szCs w:val="21"/>
                <w:lang w:eastAsia="es-MX"/>
              </w:rPr>
              <w:t>      3.</w:t>
            </w:r>
            <w:r w:rsidRPr="00C2181A">
              <w:rPr>
                <w:color w:val="000000" w:themeColor="text1"/>
                <w:sz w:val="14"/>
                <w:szCs w:val="14"/>
                <w:lang w:eastAsia="es-MX"/>
              </w:rPr>
              <w:t>      </w:t>
            </w:r>
            <w:r w:rsidRPr="00C2181A">
              <w:rPr>
                <w:color w:val="000000" w:themeColor="text1"/>
                <w:sz w:val="21"/>
                <w:szCs w:val="21"/>
                <w:lang w:eastAsia="es-MX"/>
              </w:rPr>
              <w:t>Paquetes de la aplicación.</w:t>
            </w:r>
          </w:p>
        </w:tc>
      </w:tr>
      <w:tr w:rsidR="00AB679D" w:rsidRPr="00C2181A" w:rsidTr="00200541">
        <w:tc>
          <w:tcPr>
            <w:tcW w:w="1197" w:type="pct"/>
            <w:shd w:val="clear" w:color="auto" w:fill="FFFFFF"/>
            <w:tcMar>
              <w:top w:w="0" w:type="dxa"/>
              <w:left w:w="108" w:type="dxa"/>
              <w:bottom w:w="0" w:type="dxa"/>
              <w:right w:w="108" w:type="dxa"/>
            </w:tcMar>
            <w:vAlign w:val="center"/>
            <w:hideMark/>
          </w:tcPr>
          <w:p w:rsidR="00AB679D" w:rsidRPr="00C2181A" w:rsidRDefault="00AB679D" w:rsidP="00AB679D">
            <w:pPr>
              <w:spacing w:after="0" w:line="285" w:lineRule="atLeast"/>
              <w:jc w:val="center"/>
              <w:rPr>
                <w:color w:val="000000" w:themeColor="text1"/>
                <w:sz w:val="21"/>
                <w:szCs w:val="21"/>
                <w:lang w:eastAsia="es-MX"/>
              </w:rPr>
            </w:pPr>
            <w:r w:rsidRPr="00C2181A">
              <w:rPr>
                <w:color w:val="000000" w:themeColor="text1"/>
                <w:lang w:eastAsia="es-MX"/>
              </w:rPr>
              <w:t>Declaraciones de clases e interfaces</w:t>
            </w:r>
          </w:p>
        </w:tc>
        <w:tc>
          <w:tcPr>
            <w:tcW w:w="3803" w:type="pct"/>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21"/>
                <w:szCs w:val="21"/>
                <w:lang w:eastAsia="es-MX"/>
              </w:rPr>
              <w:t>  </w:t>
            </w:r>
            <w:r w:rsidRPr="00C2181A">
              <w:rPr>
                <w:color w:val="000000" w:themeColor="text1"/>
                <w:sz w:val="14"/>
                <w:szCs w:val="14"/>
                <w:lang w:eastAsia="es-MX"/>
              </w:rPr>
              <w:t>      </w:t>
            </w:r>
            <w:r w:rsidRPr="00C2181A">
              <w:rPr>
                <w:b/>
                <w:bCs/>
                <w:color w:val="000000" w:themeColor="text1"/>
                <w:sz w:val="21"/>
                <w:szCs w:val="21"/>
                <w:lang w:eastAsia="es-MX"/>
              </w:rPr>
              <w:t>Comentario de documentación de la clase/interfaz /*</w:t>
            </w:r>
            <w:proofErr w:type="gramStart"/>
            <w:r w:rsidRPr="00C2181A">
              <w:rPr>
                <w:b/>
                <w:bCs/>
                <w:color w:val="000000" w:themeColor="text1"/>
                <w:sz w:val="21"/>
                <w:szCs w:val="21"/>
                <w:lang w:eastAsia="es-MX"/>
              </w:rPr>
              <w:t>* ...</w:t>
            </w:r>
            <w:proofErr w:type="gramEnd"/>
            <w:r w:rsidRPr="00C2181A">
              <w:rPr>
                <w:b/>
                <w:bCs/>
                <w:color w:val="000000" w:themeColor="text1"/>
                <w:sz w:val="21"/>
                <w:szCs w:val="21"/>
                <w:lang w:eastAsia="es-MX"/>
              </w:rPr>
              <w:t xml:space="preserve"> */</w:t>
            </w:r>
            <w:r w:rsidRPr="00C2181A">
              <w:rPr>
                <w:color w:val="000000" w:themeColor="text1"/>
                <w:sz w:val="21"/>
                <w:szCs w:val="21"/>
                <w:lang w:eastAsia="es-MX"/>
              </w:rPr>
              <w:t xml:space="preserve"> - Permite describir la clase/interfaz desarrollada. Necesario para generar la documentación de la api mediante </w:t>
            </w:r>
            <w:proofErr w:type="spellStart"/>
            <w:r w:rsidRPr="00C2181A">
              <w:rPr>
                <w:color w:val="000000" w:themeColor="text1"/>
                <w:sz w:val="21"/>
                <w:szCs w:val="21"/>
                <w:lang w:eastAsia="es-MX"/>
              </w:rPr>
              <w:t>javadoc</w:t>
            </w:r>
            <w:proofErr w:type="spellEnd"/>
            <w:r w:rsidRPr="00C2181A">
              <w:rPr>
                <w:color w:val="000000" w:themeColor="text1"/>
                <w:sz w:val="21"/>
                <w:szCs w:val="21"/>
                <w:lang w:eastAsia="es-MX"/>
              </w:rPr>
              <w:t>.</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21"/>
                <w:szCs w:val="21"/>
                <w:lang w:eastAsia="es-MX"/>
              </w:rPr>
              <w:t>  </w:t>
            </w:r>
            <w:r w:rsidRPr="00C2181A">
              <w:rPr>
                <w:color w:val="000000" w:themeColor="text1"/>
                <w:sz w:val="14"/>
                <w:szCs w:val="14"/>
                <w:lang w:eastAsia="es-MX"/>
              </w:rPr>
              <w:t>      </w:t>
            </w:r>
            <w:r w:rsidRPr="00C2181A">
              <w:rPr>
                <w:b/>
                <w:bCs/>
                <w:color w:val="000000" w:themeColor="text1"/>
                <w:sz w:val="21"/>
                <w:szCs w:val="21"/>
                <w:lang w:eastAsia="es-MX"/>
              </w:rPr>
              <w:t>Comentario de implementación de la clase/interfaz, si es necesario /</w:t>
            </w:r>
            <w:proofErr w:type="gramStart"/>
            <w:r w:rsidRPr="00C2181A">
              <w:rPr>
                <w:b/>
                <w:bCs/>
                <w:color w:val="000000" w:themeColor="text1"/>
                <w:sz w:val="21"/>
                <w:szCs w:val="21"/>
                <w:lang w:eastAsia="es-MX"/>
              </w:rPr>
              <w:t>* ...</w:t>
            </w:r>
            <w:proofErr w:type="gramEnd"/>
            <w:r w:rsidRPr="00C2181A">
              <w:rPr>
                <w:b/>
                <w:bCs/>
                <w:color w:val="000000" w:themeColor="text1"/>
                <w:sz w:val="21"/>
                <w:szCs w:val="21"/>
                <w:lang w:eastAsia="es-MX"/>
              </w:rPr>
              <w:t xml:space="preserve"> */ -</w:t>
            </w:r>
            <w:r w:rsidRPr="00C2181A">
              <w:rPr>
                <w:color w:val="000000" w:themeColor="text1"/>
                <w:sz w:val="21"/>
                <w:szCs w:val="21"/>
                <w:lang w:eastAsia="es-MX"/>
              </w:rPr>
              <w:t> Este comentario incluye cualquier información que no pueda incluirse en el comentario de documentación de la clase/interfaz.</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21"/>
                <w:szCs w:val="21"/>
                <w:lang w:eastAsia="es-MX"/>
              </w:rPr>
              <w:t>  </w:t>
            </w:r>
            <w:r w:rsidRPr="00C2181A">
              <w:rPr>
                <w:color w:val="000000" w:themeColor="text1"/>
                <w:sz w:val="14"/>
                <w:szCs w:val="14"/>
                <w:lang w:eastAsia="es-MX"/>
              </w:rPr>
              <w:t>      </w:t>
            </w:r>
            <w:r w:rsidRPr="00C2181A">
              <w:rPr>
                <w:b/>
                <w:bCs/>
                <w:color w:val="000000" w:themeColor="text1"/>
                <w:sz w:val="21"/>
                <w:szCs w:val="21"/>
                <w:lang w:eastAsia="es-MX"/>
              </w:rPr>
              <w:t>Variables de clase (estáticas) -</w:t>
            </w:r>
            <w:r w:rsidRPr="00C2181A">
              <w:rPr>
                <w:color w:val="000000" w:themeColor="text1"/>
                <w:sz w:val="21"/>
                <w:szCs w:val="21"/>
                <w:lang w:eastAsia="es-MX"/>
              </w:rPr>
              <w:t> En primer lugar las variables de clase públicas (</w:t>
            </w:r>
            <w:proofErr w:type="spellStart"/>
            <w:r w:rsidRPr="00C2181A">
              <w:rPr>
                <w:color w:val="000000" w:themeColor="text1"/>
                <w:sz w:val="21"/>
                <w:szCs w:val="21"/>
                <w:lang w:eastAsia="es-MX"/>
              </w:rPr>
              <w:t>public</w:t>
            </w:r>
            <w:proofErr w:type="spellEnd"/>
            <w:r w:rsidRPr="00C2181A">
              <w:rPr>
                <w:color w:val="000000" w:themeColor="text1"/>
                <w:sz w:val="21"/>
                <w:szCs w:val="21"/>
                <w:lang w:eastAsia="es-MX"/>
              </w:rPr>
              <w:t>), después las protegidas (</w:t>
            </w:r>
            <w:proofErr w:type="spellStart"/>
            <w:r w:rsidRPr="00C2181A">
              <w:rPr>
                <w:color w:val="000000" w:themeColor="text1"/>
                <w:sz w:val="21"/>
                <w:szCs w:val="21"/>
                <w:lang w:eastAsia="es-MX"/>
              </w:rPr>
              <w:t>protected</w:t>
            </w:r>
            <w:proofErr w:type="spellEnd"/>
            <w:r w:rsidRPr="00C2181A">
              <w:rPr>
                <w:color w:val="000000" w:themeColor="text1"/>
                <w:sz w:val="21"/>
                <w:szCs w:val="21"/>
                <w:lang w:eastAsia="es-MX"/>
              </w:rPr>
              <w:t>), posteriormente las de nivel de paquete (sin modificador), y por último las privadas (</w:t>
            </w:r>
            <w:proofErr w:type="spellStart"/>
            <w:r w:rsidRPr="00C2181A">
              <w:rPr>
                <w:color w:val="000000" w:themeColor="text1"/>
                <w:sz w:val="21"/>
                <w:szCs w:val="21"/>
                <w:lang w:eastAsia="es-MX"/>
              </w:rPr>
              <w:t>private</w:t>
            </w:r>
            <w:proofErr w:type="spellEnd"/>
            <w:r w:rsidRPr="00C2181A">
              <w:rPr>
                <w:color w:val="000000" w:themeColor="text1"/>
                <w:sz w:val="21"/>
                <w:szCs w:val="21"/>
                <w:lang w:eastAsia="es-MX"/>
              </w:rPr>
              <w:t>).</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21"/>
                <w:szCs w:val="21"/>
                <w:lang w:eastAsia="es-MX"/>
              </w:rPr>
              <w:t>  </w:t>
            </w:r>
            <w:r w:rsidRPr="00C2181A">
              <w:rPr>
                <w:color w:val="000000" w:themeColor="text1"/>
                <w:sz w:val="14"/>
                <w:szCs w:val="14"/>
                <w:lang w:eastAsia="es-MX"/>
              </w:rPr>
              <w:t>      </w:t>
            </w:r>
            <w:r w:rsidRPr="00C2181A">
              <w:rPr>
                <w:b/>
                <w:bCs/>
                <w:color w:val="000000" w:themeColor="text1"/>
                <w:sz w:val="21"/>
                <w:szCs w:val="21"/>
                <w:lang w:eastAsia="es-MX"/>
              </w:rPr>
              <w:t>Variables de instancia -</w:t>
            </w:r>
            <w:r w:rsidRPr="00C2181A">
              <w:rPr>
                <w:color w:val="000000" w:themeColor="text1"/>
                <w:sz w:val="21"/>
                <w:szCs w:val="21"/>
                <w:lang w:eastAsia="es-MX"/>
              </w:rPr>
              <w:t> Primero las públicas (</w:t>
            </w:r>
            <w:proofErr w:type="spellStart"/>
            <w:r w:rsidRPr="00C2181A">
              <w:rPr>
                <w:color w:val="000000" w:themeColor="text1"/>
                <w:sz w:val="21"/>
                <w:szCs w:val="21"/>
                <w:lang w:eastAsia="es-MX"/>
              </w:rPr>
              <w:t>public</w:t>
            </w:r>
            <w:proofErr w:type="spellEnd"/>
            <w:r w:rsidRPr="00C2181A">
              <w:rPr>
                <w:color w:val="000000" w:themeColor="text1"/>
                <w:sz w:val="21"/>
                <w:szCs w:val="21"/>
                <w:lang w:eastAsia="es-MX"/>
              </w:rPr>
              <w:t>), después las protegidas (</w:t>
            </w:r>
            <w:proofErr w:type="spellStart"/>
            <w:r w:rsidRPr="00C2181A">
              <w:rPr>
                <w:color w:val="000000" w:themeColor="text1"/>
                <w:sz w:val="21"/>
                <w:szCs w:val="21"/>
                <w:lang w:eastAsia="es-MX"/>
              </w:rPr>
              <w:t>protected</w:t>
            </w:r>
            <w:proofErr w:type="spellEnd"/>
            <w:r w:rsidRPr="00C2181A">
              <w:rPr>
                <w:color w:val="000000" w:themeColor="text1"/>
                <w:sz w:val="21"/>
                <w:szCs w:val="21"/>
                <w:lang w:eastAsia="es-MX"/>
              </w:rPr>
              <w:t>), luego las de nivel de paquete (sin modificador), y finalmente las privadas (</w:t>
            </w:r>
            <w:proofErr w:type="spellStart"/>
            <w:r w:rsidRPr="00C2181A">
              <w:rPr>
                <w:color w:val="000000" w:themeColor="text1"/>
                <w:sz w:val="21"/>
                <w:szCs w:val="21"/>
                <w:lang w:eastAsia="es-MX"/>
              </w:rPr>
              <w:t>private</w:t>
            </w:r>
            <w:proofErr w:type="spellEnd"/>
            <w:r w:rsidRPr="00C2181A">
              <w:rPr>
                <w:color w:val="000000" w:themeColor="text1"/>
                <w:sz w:val="21"/>
                <w:szCs w:val="21"/>
                <w:lang w:eastAsia="es-MX"/>
              </w:rPr>
              <w:t>).</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21"/>
                <w:szCs w:val="21"/>
                <w:lang w:eastAsia="es-MX"/>
              </w:rPr>
              <w:t>  </w:t>
            </w:r>
            <w:r w:rsidRPr="00C2181A">
              <w:rPr>
                <w:color w:val="000000" w:themeColor="text1"/>
                <w:sz w:val="14"/>
                <w:szCs w:val="14"/>
                <w:lang w:eastAsia="es-MX"/>
              </w:rPr>
              <w:t>      </w:t>
            </w:r>
            <w:r w:rsidRPr="00C2181A">
              <w:rPr>
                <w:b/>
                <w:bCs/>
                <w:color w:val="000000" w:themeColor="text1"/>
                <w:sz w:val="21"/>
                <w:szCs w:val="21"/>
                <w:lang w:eastAsia="es-MX"/>
              </w:rPr>
              <w:t>Métodos -</w:t>
            </w:r>
            <w:r w:rsidRPr="00C2181A">
              <w:rPr>
                <w:color w:val="000000" w:themeColor="text1"/>
                <w:sz w:val="21"/>
                <w:szCs w:val="21"/>
                <w:lang w:eastAsia="es-MX"/>
              </w:rPr>
              <w:t> Deben agruparse por funcionalidad en lugar de agruparse por ámbito o accesibilidad. Por ejemplo, un método privado puede estar situado entre dos métodos públicos. El objetivo es desarrollar código fácil de leer y comprender.</w:t>
            </w:r>
          </w:p>
        </w:tc>
      </w:tr>
      <w:tr w:rsidR="00AB679D" w:rsidRPr="00C2181A" w:rsidTr="00087854">
        <w:tc>
          <w:tcPr>
            <w:tcW w:w="1197" w:type="pct"/>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t>Sangría</w:t>
            </w:r>
          </w:p>
        </w:tc>
        <w:tc>
          <w:tcPr>
            <w:tcW w:w="3803" w:type="pct"/>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b/>
                <w:bCs/>
                <w:color w:val="000000" w:themeColor="text1"/>
                <w:sz w:val="21"/>
                <w:szCs w:val="21"/>
                <w:lang w:eastAsia="es-MX"/>
              </w:rPr>
              <w:t>   </w:t>
            </w:r>
            <w:r w:rsidRPr="00C2181A">
              <w:rPr>
                <w:color w:val="000000" w:themeColor="text1"/>
                <w:sz w:val="14"/>
                <w:szCs w:val="14"/>
                <w:lang w:eastAsia="es-MX"/>
              </w:rPr>
              <w:t>      </w:t>
            </w:r>
            <w:r w:rsidRPr="00C2181A">
              <w:rPr>
                <w:color w:val="000000" w:themeColor="text1"/>
                <w:sz w:val="21"/>
                <w:szCs w:val="21"/>
                <w:lang w:eastAsia="es-MX"/>
              </w:rPr>
              <w:t xml:space="preserve">Como norma general se establecen 4 caracteres como unidad de sangría. Los entornos de desarrollo integrado (IDE) más populares, tales como Eclipse o </w:t>
            </w:r>
            <w:proofErr w:type="spellStart"/>
            <w:r w:rsidRPr="00C2181A">
              <w:rPr>
                <w:color w:val="000000" w:themeColor="text1"/>
                <w:sz w:val="21"/>
                <w:szCs w:val="21"/>
                <w:lang w:eastAsia="es-MX"/>
              </w:rPr>
              <w:t>NetBeans</w:t>
            </w:r>
            <w:proofErr w:type="spellEnd"/>
            <w:r w:rsidRPr="00C2181A">
              <w:rPr>
                <w:color w:val="000000" w:themeColor="text1"/>
                <w:sz w:val="21"/>
                <w:szCs w:val="21"/>
                <w:lang w:eastAsia="es-MX"/>
              </w:rPr>
              <w:t>, incluyen facilidades para formatear código Java.</w:t>
            </w:r>
          </w:p>
        </w:tc>
      </w:tr>
      <w:tr w:rsidR="00AB679D" w:rsidRPr="00C2181A" w:rsidTr="00087854">
        <w:tc>
          <w:tcPr>
            <w:tcW w:w="1197" w:type="pct"/>
            <w:tcBorders>
              <w:bottom w:val="single" w:sz="4" w:space="0" w:color="auto"/>
            </w:tcBorders>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t>Longitud de línea</w:t>
            </w:r>
          </w:p>
        </w:tc>
        <w:tc>
          <w:tcPr>
            <w:tcW w:w="3803" w:type="pct"/>
            <w:tcBorders>
              <w:bottom w:val="single" w:sz="4"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b/>
                <w:bCs/>
                <w:color w:val="000000" w:themeColor="text1"/>
                <w:sz w:val="21"/>
                <w:szCs w:val="21"/>
                <w:lang w:eastAsia="es-MX"/>
              </w:rPr>
              <w:t>  </w:t>
            </w:r>
            <w:r w:rsidRPr="00C2181A">
              <w:rPr>
                <w:color w:val="000000" w:themeColor="text1"/>
                <w:sz w:val="14"/>
                <w:szCs w:val="14"/>
                <w:lang w:eastAsia="es-MX"/>
              </w:rPr>
              <w:t>      </w:t>
            </w:r>
            <w:r w:rsidRPr="00C2181A">
              <w:rPr>
                <w:color w:val="000000" w:themeColor="text1"/>
                <w:sz w:val="21"/>
                <w:szCs w:val="21"/>
                <w:lang w:eastAsia="es-MX"/>
              </w:rPr>
              <w:t>La longitud de línea no debe superar los 80 caracteres por motivos de visualización e impresión</w:t>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rsidR="00AB679D" w:rsidRPr="00C2181A" w:rsidRDefault="00AB679D" w:rsidP="00087854">
            <w:pPr>
              <w:rPr>
                <w:sz w:val="21"/>
                <w:szCs w:val="21"/>
                <w:lang w:eastAsia="es-MX"/>
              </w:rPr>
            </w:pPr>
            <w:r w:rsidRPr="00C2181A">
              <w:rPr>
                <w:lang w:eastAsia="es-MX"/>
              </w:rPr>
              <w:lastRenderedPageBreak/>
              <w:t>División de líneas</w:t>
            </w:r>
          </w:p>
        </w:tc>
        <w:tc>
          <w:tcPr>
            <w:tcW w:w="3803"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21"/>
                <w:szCs w:val="21"/>
                <w:lang w:eastAsia="es-MX"/>
              </w:rPr>
              <w:t>    </w:t>
            </w:r>
            <w:r w:rsidRPr="00C2181A">
              <w:rPr>
                <w:color w:val="000000" w:themeColor="text1"/>
                <w:sz w:val="14"/>
                <w:szCs w:val="14"/>
                <w:lang w:eastAsia="es-MX"/>
              </w:rPr>
              <w:t>  </w:t>
            </w:r>
            <w:r w:rsidRPr="00C2181A">
              <w:rPr>
                <w:color w:val="000000" w:themeColor="text1"/>
                <w:sz w:val="21"/>
                <w:szCs w:val="21"/>
                <w:lang w:eastAsia="es-MX"/>
              </w:rPr>
              <w:t>Cuando una expresión ocupe más de una línea, esta se podrá romper o dividir en función de los siguientes criterios:</w:t>
            </w:r>
          </w:p>
          <w:p w:rsidR="00AB679D" w:rsidRPr="00C2181A" w:rsidRDefault="00AB679D" w:rsidP="00280EA6">
            <w:pPr>
              <w:pStyle w:val="Prrafodelista"/>
              <w:numPr>
                <w:ilvl w:val="0"/>
                <w:numId w:val="30"/>
              </w:numPr>
              <w:spacing w:before="0" w:after="200" w:line="285" w:lineRule="atLeast"/>
              <w:contextualSpacing/>
              <w:jc w:val="left"/>
              <w:rPr>
                <w:color w:val="000000" w:themeColor="text1"/>
                <w:sz w:val="21"/>
                <w:szCs w:val="21"/>
                <w:lang w:eastAsia="es-MX"/>
              </w:rPr>
            </w:pPr>
            <w:r w:rsidRPr="00C2181A">
              <w:rPr>
                <w:color w:val="000000" w:themeColor="text1"/>
                <w:sz w:val="21"/>
                <w:szCs w:val="21"/>
                <w:lang w:eastAsia="es-MX"/>
              </w:rPr>
              <w:t>Tras una coma.</w:t>
            </w:r>
          </w:p>
          <w:p w:rsidR="00AB679D" w:rsidRPr="00C2181A" w:rsidRDefault="00AB679D" w:rsidP="00280EA6">
            <w:pPr>
              <w:pStyle w:val="Prrafodelista"/>
              <w:numPr>
                <w:ilvl w:val="0"/>
                <w:numId w:val="30"/>
              </w:numPr>
              <w:spacing w:before="0" w:after="200" w:line="285" w:lineRule="atLeast"/>
              <w:contextualSpacing/>
              <w:jc w:val="left"/>
              <w:rPr>
                <w:color w:val="000000" w:themeColor="text1"/>
                <w:sz w:val="21"/>
                <w:szCs w:val="21"/>
                <w:lang w:eastAsia="es-MX"/>
              </w:rPr>
            </w:pPr>
            <w:r w:rsidRPr="00C2181A">
              <w:rPr>
                <w:color w:val="000000" w:themeColor="text1"/>
                <w:sz w:val="21"/>
                <w:szCs w:val="21"/>
                <w:lang w:eastAsia="es-MX"/>
              </w:rPr>
              <w:t>Antes de un operador.</w:t>
            </w:r>
          </w:p>
          <w:p w:rsidR="00AB679D" w:rsidRPr="00C2181A" w:rsidRDefault="00AB679D" w:rsidP="00280EA6">
            <w:pPr>
              <w:pStyle w:val="Prrafodelista"/>
              <w:numPr>
                <w:ilvl w:val="0"/>
                <w:numId w:val="30"/>
              </w:numPr>
              <w:spacing w:before="0" w:after="200" w:line="285" w:lineRule="atLeast"/>
              <w:contextualSpacing/>
              <w:jc w:val="left"/>
              <w:rPr>
                <w:color w:val="000000" w:themeColor="text1"/>
                <w:sz w:val="21"/>
                <w:szCs w:val="21"/>
                <w:lang w:eastAsia="es-MX"/>
              </w:rPr>
            </w:pPr>
            <w:r w:rsidRPr="00C2181A">
              <w:rPr>
                <w:color w:val="000000" w:themeColor="text1"/>
                <w:sz w:val="21"/>
                <w:szCs w:val="21"/>
                <w:lang w:eastAsia="es-MX"/>
              </w:rPr>
              <w:t>Se recomienda las rupturas de nivel superior a las de nivel inferior.</w:t>
            </w:r>
          </w:p>
          <w:p w:rsidR="00AB679D" w:rsidRPr="00C2181A" w:rsidRDefault="00AB679D" w:rsidP="00280EA6">
            <w:pPr>
              <w:pStyle w:val="Prrafodelista"/>
              <w:numPr>
                <w:ilvl w:val="0"/>
                <w:numId w:val="30"/>
              </w:numPr>
              <w:spacing w:before="0" w:after="200" w:line="285" w:lineRule="atLeast"/>
              <w:contextualSpacing/>
              <w:jc w:val="left"/>
              <w:rPr>
                <w:color w:val="000000" w:themeColor="text1"/>
                <w:sz w:val="21"/>
                <w:szCs w:val="21"/>
                <w:lang w:eastAsia="es-MX"/>
              </w:rPr>
            </w:pPr>
            <w:r w:rsidRPr="00C2181A">
              <w:rPr>
                <w:color w:val="000000" w:themeColor="text1"/>
                <w:sz w:val="21"/>
                <w:szCs w:val="21"/>
                <w:lang w:eastAsia="es-MX"/>
              </w:rPr>
              <w:t>Alinear la nueva línea con el inicio de la expresión al mismo nivel que la línea  anterior.</w:t>
            </w:r>
          </w:p>
          <w:p w:rsidR="00AB679D" w:rsidRPr="00C2181A" w:rsidRDefault="00AB679D" w:rsidP="00280EA6">
            <w:pPr>
              <w:pStyle w:val="Prrafodelista"/>
              <w:numPr>
                <w:ilvl w:val="0"/>
                <w:numId w:val="30"/>
              </w:numPr>
              <w:spacing w:before="0" w:after="200" w:line="285" w:lineRule="atLeast"/>
              <w:contextualSpacing/>
              <w:jc w:val="left"/>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Si las reglas anteriores generan código poco comprensible, entonces estableceremos tabulaciones de 8 espacios.</w:t>
            </w:r>
          </w:p>
          <w:p w:rsidR="00AB679D" w:rsidRPr="00C2181A" w:rsidRDefault="00AB679D" w:rsidP="00970633">
            <w:pPr>
              <w:spacing w:after="0" w:line="285" w:lineRule="atLeast"/>
              <w:rPr>
                <w:color w:val="000000" w:themeColor="text1"/>
                <w:sz w:val="21"/>
                <w:szCs w:val="21"/>
                <w:lang w:eastAsia="es-MX"/>
              </w:rPr>
            </w:pPr>
            <w:r w:rsidRPr="00C2181A">
              <w:rPr>
                <w:color w:val="000000" w:themeColor="text1"/>
                <w:sz w:val="21"/>
                <w:szCs w:val="21"/>
                <w:lang w:eastAsia="es-MX"/>
              </w:rPr>
              <w:t>Ejemplos:</w:t>
            </w:r>
          </w:p>
          <w:p w:rsidR="00AB679D" w:rsidRPr="00C2181A" w:rsidRDefault="00AB679D" w:rsidP="00AB679D">
            <w:pPr>
              <w:spacing w:after="0" w:line="285" w:lineRule="atLeast"/>
              <w:jc w:val="left"/>
              <w:rPr>
                <w:color w:val="000000" w:themeColor="text1"/>
                <w:sz w:val="21"/>
                <w:szCs w:val="21"/>
                <w:lang w:eastAsia="es-MX"/>
              </w:rPr>
            </w:pPr>
            <w:proofErr w:type="spellStart"/>
            <w:r w:rsidRPr="00C2181A">
              <w:rPr>
                <w:color w:val="000000" w:themeColor="text1"/>
                <w:sz w:val="21"/>
                <w:szCs w:val="21"/>
                <w:lang w:eastAsia="es-MX"/>
              </w:rPr>
              <w:t>unMetodo</w:t>
            </w:r>
            <w:proofErr w:type="spellEnd"/>
            <w:r w:rsidRPr="00C2181A">
              <w:rPr>
                <w:color w:val="000000" w:themeColor="text1"/>
                <w:sz w:val="21"/>
                <w:szCs w:val="21"/>
                <w:lang w:eastAsia="es-MX"/>
              </w:rPr>
              <w:t xml:space="preserve">(expresionLarga1, </w:t>
            </w:r>
            <w:proofErr w:type="spellStart"/>
            <w:r w:rsidRPr="00C2181A">
              <w:rPr>
                <w:color w:val="000000" w:themeColor="text1"/>
                <w:sz w:val="21"/>
                <w:szCs w:val="21"/>
                <w:lang w:eastAsia="es-MX"/>
              </w:rPr>
              <w:t>expresionLarga</w:t>
            </w:r>
            <w:proofErr w:type="spellEnd"/>
            <w:r w:rsidRPr="00C2181A">
              <w:rPr>
                <w:color w:val="000000" w:themeColor="text1"/>
                <w:sz w:val="21"/>
                <w:szCs w:val="21"/>
                <w:lang w:eastAsia="es-MX"/>
              </w:rPr>
              <w:t xml:space="preserve"> 2, </w:t>
            </w:r>
            <w:proofErr w:type="spellStart"/>
            <w:r w:rsidRPr="00C2181A">
              <w:rPr>
                <w:color w:val="000000" w:themeColor="text1"/>
                <w:sz w:val="21"/>
                <w:szCs w:val="21"/>
                <w:lang w:eastAsia="es-MX"/>
              </w:rPr>
              <w:t>expresionLarga</w:t>
            </w:r>
            <w:proofErr w:type="spellEnd"/>
            <w:r w:rsidRPr="00C2181A">
              <w:rPr>
                <w:color w:val="000000" w:themeColor="text1"/>
                <w:sz w:val="21"/>
                <w:szCs w:val="21"/>
                <w:lang w:eastAsia="es-MX"/>
              </w:rPr>
              <w:t xml:space="preserve"> 3, </w:t>
            </w:r>
            <w:r w:rsidRPr="00C2181A">
              <w:rPr>
                <w:color w:val="000000" w:themeColor="text1"/>
                <w:sz w:val="21"/>
                <w:szCs w:val="21"/>
                <w:lang w:eastAsia="es-MX"/>
              </w:rPr>
              <w:br/>
              <w:t xml:space="preserve">        </w:t>
            </w:r>
            <w:proofErr w:type="spellStart"/>
            <w:r w:rsidRPr="00C2181A">
              <w:rPr>
                <w:color w:val="000000" w:themeColor="text1"/>
                <w:sz w:val="21"/>
                <w:szCs w:val="21"/>
                <w:lang w:eastAsia="es-MX"/>
              </w:rPr>
              <w:t>expresionLarga</w:t>
            </w:r>
            <w:proofErr w:type="spellEnd"/>
            <w:r w:rsidRPr="00C2181A">
              <w:rPr>
                <w:color w:val="000000" w:themeColor="text1"/>
                <w:sz w:val="21"/>
                <w:szCs w:val="21"/>
                <w:lang w:eastAsia="es-MX"/>
              </w:rPr>
              <w:t xml:space="preserve"> 4, </w:t>
            </w:r>
            <w:proofErr w:type="spellStart"/>
            <w:r w:rsidRPr="00C2181A">
              <w:rPr>
                <w:color w:val="000000" w:themeColor="text1"/>
                <w:sz w:val="21"/>
                <w:szCs w:val="21"/>
                <w:lang w:eastAsia="es-MX"/>
              </w:rPr>
              <w:t>expresionLarga</w:t>
            </w:r>
            <w:proofErr w:type="spellEnd"/>
            <w:r w:rsidRPr="00C2181A">
              <w:rPr>
                <w:color w:val="000000" w:themeColor="text1"/>
                <w:sz w:val="21"/>
                <w:szCs w:val="21"/>
                <w:lang w:eastAsia="es-MX"/>
              </w:rPr>
              <w:t xml:space="preserve"> 5);</w:t>
            </w:r>
            <w:r w:rsidRPr="00C2181A">
              <w:rPr>
                <w:color w:val="000000" w:themeColor="text1"/>
                <w:sz w:val="20"/>
                <w:szCs w:val="20"/>
                <w:lang w:eastAsia="es-MX"/>
              </w:rPr>
              <w:br/>
            </w:r>
            <w:r w:rsidRPr="00C2181A">
              <w:rPr>
                <w:color w:val="000000" w:themeColor="text1"/>
                <w:sz w:val="20"/>
                <w:szCs w:val="20"/>
                <w:lang w:eastAsia="es-MX"/>
              </w:rPr>
              <w:br/>
            </w:r>
            <w:proofErr w:type="spellStart"/>
            <w:r w:rsidRPr="00C2181A">
              <w:rPr>
                <w:color w:val="000000" w:themeColor="text1"/>
                <w:sz w:val="21"/>
                <w:szCs w:val="21"/>
                <w:lang w:eastAsia="es-MX"/>
              </w:rPr>
              <w:t>if</w:t>
            </w:r>
            <w:proofErr w:type="spellEnd"/>
            <w:r w:rsidRPr="00C2181A">
              <w:rPr>
                <w:color w:val="000000" w:themeColor="text1"/>
                <w:sz w:val="21"/>
                <w:szCs w:val="21"/>
                <w:lang w:eastAsia="es-MX"/>
              </w:rPr>
              <w:t xml:space="preserve"> ((condicion1 &amp;&amp; condicion2)</w:t>
            </w:r>
            <w:r w:rsidRPr="00C2181A">
              <w:rPr>
                <w:color w:val="000000" w:themeColor="text1"/>
                <w:sz w:val="21"/>
                <w:szCs w:val="21"/>
                <w:lang w:eastAsia="es-MX"/>
              </w:rPr>
              <w:br/>
            </w:r>
            <w:r w:rsidRPr="00C2181A">
              <w:rPr>
                <w:color w:val="000000" w:themeColor="text1"/>
                <w:sz w:val="20"/>
                <w:szCs w:val="20"/>
                <w:lang w:eastAsia="es-MX"/>
              </w:rPr>
              <w:t>        </w:t>
            </w:r>
            <w:r w:rsidRPr="00C2181A">
              <w:rPr>
                <w:color w:val="000000" w:themeColor="text1"/>
                <w:sz w:val="21"/>
                <w:szCs w:val="21"/>
                <w:lang w:eastAsia="es-MX"/>
              </w:rPr>
              <w:t>|| (condicion3 &amp;&amp; condicion4)</w:t>
            </w:r>
            <w:r w:rsidRPr="00C2181A">
              <w:rPr>
                <w:color w:val="000000" w:themeColor="text1"/>
                <w:sz w:val="21"/>
                <w:szCs w:val="21"/>
                <w:lang w:eastAsia="es-MX"/>
              </w:rPr>
              <w:br/>
              <w:t>                ||!(condicion5 &amp;&amp; condicion6)) {</w:t>
            </w:r>
            <w:r w:rsidRPr="00C2181A">
              <w:rPr>
                <w:color w:val="000000" w:themeColor="text1"/>
                <w:sz w:val="21"/>
                <w:szCs w:val="21"/>
                <w:lang w:eastAsia="es-MX"/>
              </w:rPr>
              <w:br/>
              <w:t>                </w:t>
            </w:r>
            <w:proofErr w:type="spellStart"/>
            <w:r w:rsidRPr="00C2181A">
              <w:rPr>
                <w:color w:val="000000" w:themeColor="text1"/>
                <w:sz w:val="21"/>
                <w:szCs w:val="21"/>
                <w:lang w:eastAsia="es-MX"/>
              </w:rPr>
              <w:t>unMetodo</w:t>
            </w:r>
            <w:proofErr w:type="spellEnd"/>
            <w:r w:rsidRPr="00C2181A">
              <w:rPr>
                <w:color w:val="000000" w:themeColor="text1"/>
                <w:sz w:val="21"/>
                <w:szCs w:val="21"/>
                <w:lang w:eastAsia="es-MX"/>
              </w:rPr>
              <w:t>();</w:t>
            </w:r>
            <w:r w:rsidRPr="00C2181A">
              <w:rPr>
                <w:color w:val="000000" w:themeColor="text1"/>
                <w:sz w:val="20"/>
                <w:szCs w:val="20"/>
                <w:lang w:eastAsia="es-MX"/>
              </w:rPr>
              <w:br/>
            </w:r>
            <w:r w:rsidRPr="00C2181A">
              <w:rPr>
                <w:color w:val="000000" w:themeColor="text1"/>
                <w:sz w:val="21"/>
                <w:szCs w:val="21"/>
                <w:lang w:eastAsia="es-MX"/>
              </w:rPr>
              <w:t>}</w:t>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rsidR="00AB679D" w:rsidRPr="00C2181A" w:rsidRDefault="00AB679D" w:rsidP="00087854">
            <w:pPr>
              <w:rPr>
                <w:sz w:val="21"/>
                <w:szCs w:val="21"/>
                <w:lang w:eastAsia="es-MX"/>
              </w:rPr>
            </w:pPr>
            <w:r w:rsidRPr="00C2181A">
              <w:rPr>
                <w:lang w:eastAsia="es-MX"/>
              </w:rPr>
              <w:t>Comentarios de implementación</w:t>
            </w:r>
          </w:p>
        </w:tc>
        <w:tc>
          <w:tcPr>
            <w:tcW w:w="3803"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rsidR="00AB679D" w:rsidRPr="00C2181A" w:rsidRDefault="00AB679D" w:rsidP="00970633">
            <w:pPr>
              <w:spacing w:after="0"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Estos comentarios se utilizan para describir el código ("el cómo"), y en ellos se incluye información relacionada con la implementación, tales como descripción de la función de variables locales, fases lógicas de ejecución de un método, captura de excepciones, etc.</w:t>
            </w:r>
            <w:r w:rsidR="0090279A" w:rsidRPr="00C2181A">
              <w:rPr>
                <w:color w:val="000000" w:themeColor="text1"/>
                <w:sz w:val="21"/>
                <w:szCs w:val="21"/>
                <w:lang w:eastAsia="es-MX"/>
              </w:rPr>
              <w:t xml:space="preserve"> </w:t>
            </w:r>
            <w:r w:rsidRPr="00C2181A">
              <w:rPr>
                <w:color w:val="000000" w:themeColor="text1"/>
                <w:sz w:val="21"/>
                <w:szCs w:val="21"/>
                <w:lang w:eastAsia="es-MX"/>
              </w:rPr>
              <w:t>Distinguimos tres tipos de comentarios de implementación:</w:t>
            </w:r>
          </w:p>
          <w:p w:rsidR="00AB679D" w:rsidRPr="00C2181A" w:rsidRDefault="00AB679D" w:rsidP="00280EA6">
            <w:pPr>
              <w:pStyle w:val="Prrafodelista"/>
              <w:numPr>
                <w:ilvl w:val="0"/>
                <w:numId w:val="31"/>
              </w:numPr>
              <w:spacing w:before="0" w:after="200" w:line="285" w:lineRule="atLeast"/>
              <w:contextualSpacing/>
              <w:jc w:val="left"/>
              <w:rPr>
                <w:color w:val="000000" w:themeColor="text1"/>
                <w:sz w:val="21"/>
                <w:szCs w:val="21"/>
                <w:lang w:eastAsia="es-MX"/>
              </w:rPr>
            </w:pPr>
            <w:r w:rsidRPr="00C2181A">
              <w:rPr>
                <w:b/>
                <w:bCs/>
                <w:color w:val="000000" w:themeColor="text1"/>
                <w:sz w:val="21"/>
                <w:szCs w:val="21"/>
                <w:lang w:eastAsia="es-MX"/>
              </w:rPr>
              <w:t>Comentarios de bloque:</w:t>
            </w:r>
            <w:r w:rsidRPr="00C2181A">
              <w:rPr>
                <w:color w:val="000000" w:themeColor="text1"/>
                <w:sz w:val="21"/>
                <w:szCs w:val="21"/>
                <w:lang w:eastAsia="es-MX"/>
              </w:rPr>
              <w:t> Permiten la descripción de ficheros, clases, bloques, estructuras de datos y algoritmos.</w:t>
            </w:r>
          </w:p>
          <w:p w:rsidR="00AB679D" w:rsidRPr="00C2181A" w:rsidRDefault="00AB679D" w:rsidP="00AB679D">
            <w:pPr>
              <w:pStyle w:val="Prrafodelista"/>
              <w:spacing w:line="285" w:lineRule="atLeast"/>
              <w:ind w:left="390"/>
              <w:jc w:val="left"/>
              <w:rPr>
                <w:b/>
                <w:color w:val="000000" w:themeColor="text1"/>
                <w:sz w:val="21"/>
                <w:szCs w:val="21"/>
                <w:lang w:eastAsia="es-MX"/>
              </w:rPr>
            </w:pPr>
            <w:r w:rsidRPr="00C2181A">
              <w:rPr>
                <w:b/>
                <w:color w:val="000000" w:themeColor="text1"/>
                <w:sz w:val="21"/>
                <w:szCs w:val="21"/>
                <w:lang w:eastAsia="es-MX"/>
              </w:rPr>
              <w:t>/*</w:t>
            </w:r>
            <w:r w:rsidRPr="00C2181A">
              <w:rPr>
                <w:b/>
                <w:color w:val="000000" w:themeColor="text1"/>
                <w:sz w:val="21"/>
                <w:szCs w:val="21"/>
                <w:lang w:eastAsia="es-MX"/>
              </w:rPr>
              <w:br/>
              <w:t> * Esto es un comentario</w:t>
            </w:r>
            <w:r w:rsidRPr="00C2181A">
              <w:rPr>
                <w:b/>
                <w:color w:val="000000" w:themeColor="text1"/>
                <w:sz w:val="21"/>
                <w:szCs w:val="21"/>
                <w:lang w:eastAsia="es-MX"/>
              </w:rPr>
              <w:br/>
              <w:t> * de bloque</w:t>
            </w:r>
            <w:r w:rsidRPr="00C2181A">
              <w:rPr>
                <w:b/>
                <w:color w:val="000000" w:themeColor="text1"/>
                <w:sz w:val="21"/>
                <w:szCs w:val="21"/>
                <w:lang w:eastAsia="es-MX"/>
              </w:rPr>
              <w:br/>
              <w:t> */</w:t>
            </w:r>
          </w:p>
          <w:p w:rsidR="00AB679D" w:rsidRPr="00C2181A" w:rsidRDefault="00AB679D" w:rsidP="00280EA6">
            <w:pPr>
              <w:pStyle w:val="Prrafodelista"/>
              <w:numPr>
                <w:ilvl w:val="0"/>
                <w:numId w:val="31"/>
              </w:numPr>
              <w:spacing w:before="0" w:after="200" w:line="285" w:lineRule="atLeast"/>
              <w:contextualSpacing/>
              <w:jc w:val="left"/>
              <w:rPr>
                <w:color w:val="000000" w:themeColor="text1"/>
                <w:sz w:val="20"/>
                <w:szCs w:val="20"/>
                <w:lang w:eastAsia="es-MX"/>
              </w:rPr>
            </w:pPr>
            <w:r w:rsidRPr="00C2181A">
              <w:rPr>
                <w:b/>
                <w:bCs/>
                <w:color w:val="000000" w:themeColor="text1"/>
                <w:sz w:val="20"/>
                <w:szCs w:val="20"/>
                <w:lang w:eastAsia="es-MX"/>
              </w:rPr>
              <w:t>C</w:t>
            </w:r>
            <w:r w:rsidRPr="00C2181A">
              <w:rPr>
                <w:b/>
                <w:bCs/>
                <w:color w:val="000000" w:themeColor="text1"/>
                <w:sz w:val="21"/>
                <w:szCs w:val="21"/>
                <w:lang w:eastAsia="es-MX"/>
              </w:rPr>
              <w:t>omentarios de línea:</w:t>
            </w:r>
            <w:r w:rsidRPr="00C2181A">
              <w:rPr>
                <w:color w:val="000000" w:themeColor="text1"/>
                <w:sz w:val="21"/>
                <w:szCs w:val="21"/>
                <w:lang w:eastAsia="es-MX"/>
              </w:rPr>
              <w:t> Son comentarios cortos localizados en una sola línea y tabulados al mismo nivel que el código que describen. Si ocupa más de una línea se utilizará un comentario de bloque. Deben estar precedidos por una línea en blanco.</w:t>
            </w:r>
          </w:p>
          <w:p w:rsidR="00AB679D" w:rsidRPr="00C2181A" w:rsidRDefault="00AB679D" w:rsidP="00AB679D">
            <w:pPr>
              <w:pStyle w:val="Prrafodelista"/>
              <w:spacing w:line="285" w:lineRule="atLeast"/>
              <w:ind w:left="390"/>
              <w:jc w:val="left"/>
              <w:rPr>
                <w:color w:val="000000" w:themeColor="text1"/>
                <w:sz w:val="21"/>
                <w:szCs w:val="21"/>
                <w:lang w:eastAsia="es-MX"/>
              </w:rPr>
            </w:pPr>
            <w:r w:rsidRPr="00C2181A">
              <w:rPr>
                <w:b/>
                <w:color w:val="000000" w:themeColor="text1"/>
                <w:sz w:val="21"/>
                <w:szCs w:val="21"/>
                <w:lang w:eastAsia="es-MX"/>
              </w:rPr>
              <w:t>/* Esto es un comentario de línea */</w:t>
            </w:r>
            <w:r w:rsidRPr="00C2181A">
              <w:rPr>
                <w:b/>
                <w:color w:val="000000" w:themeColor="text1"/>
                <w:sz w:val="21"/>
                <w:szCs w:val="21"/>
                <w:lang w:eastAsia="es-MX"/>
              </w:rPr>
              <w:br/>
              <w:t>// Esto es otro comentario de línea</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20"/>
                <w:szCs w:val="20"/>
                <w:lang w:eastAsia="es-MX"/>
              </w:rPr>
              <w:t>        3.</w:t>
            </w:r>
            <w:r w:rsidRPr="00C2181A">
              <w:rPr>
                <w:color w:val="000000" w:themeColor="text1"/>
                <w:sz w:val="14"/>
                <w:szCs w:val="14"/>
                <w:lang w:eastAsia="es-MX"/>
              </w:rPr>
              <w:t>       </w:t>
            </w:r>
            <w:r w:rsidRPr="00C2181A">
              <w:rPr>
                <w:b/>
                <w:bCs/>
                <w:color w:val="000000" w:themeColor="text1"/>
                <w:sz w:val="21"/>
                <w:szCs w:val="21"/>
                <w:lang w:eastAsia="es-MX"/>
              </w:rPr>
              <w:t>Comentario a final de línea:</w:t>
            </w:r>
            <w:r w:rsidRPr="00C2181A">
              <w:rPr>
                <w:color w:val="000000" w:themeColor="text1"/>
                <w:sz w:val="21"/>
                <w:szCs w:val="21"/>
                <w:lang w:eastAsia="es-MX"/>
              </w:rPr>
              <w:t> Comentario situado al final de una sentencia de código y en la misma línea.</w:t>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rsidR="00AB679D" w:rsidRPr="00C2181A" w:rsidRDefault="00AB679D" w:rsidP="00087854">
            <w:pPr>
              <w:rPr>
                <w:sz w:val="21"/>
                <w:szCs w:val="21"/>
                <w:lang w:eastAsia="es-MX"/>
              </w:rPr>
            </w:pPr>
            <w:r w:rsidRPr="00C2181A">
              <w:rPr>
                <w:lang w:eastAsia="es-MX"/>
              </w:rPr>
              <w:t>Declaraciones</w:t>
            </w:r>
          </w:p>
        </w:tc>
        <w:tc>
          <w:tcPr>
            <w:tcW w:w="3803"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b/>
                <w:bCs/>
                <w:color w:val="000000" w:themeColor="text1"/>
                <w:sz w:val="21"/>
                <w:szCs w:val="21"/>
                <w:lang w:eastAsia="es-MX"/>
              </w:rPr>
              <w:t>Una declaración por línea:</w:t>
            </w:r>
            <w:r w:rsidRPr="00C2181A">
              <w:rPr>
                <w:color w:val="000000" w:themeColor="text1"/>
                <w:sz w:val="21"/>
                <w:szCs w:val="21"/>
                <w:lang w:eastAsia="es-MX"/>
              </w:rPr>
              <w:t> Se recomienda el uso de una declaración por línea, promoviendo así el uso de comentarios.</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lastRenderedPageBreak/>
              <w:t>           </w:t>
            </w:r>
            <w:r w:rsidRPr="00C2181A">
              <w:rPr>
                <w:b/>
                <w:bCs/>
                <w:color w:val="000000" w:themeColor="text1"/>
                <w:sz w:val="21"/>
                <w:szCs w:val="21"/>
                <w:lang w:eastAsia="es-MX"/>
              </w:rPr>
              <w:t>Inicialización:</w:t>
            </w:r>
            <w:r w:rsidRPr="00C2181A">
              <w:rPr>
                <w:color w:val="000000" w:themeColor="text1"/>
                <w:sz w:val="21"/>
                <w:szCs w:val="21"/>
                <w:lang w:eastAsia="es-MX"/>
              </w:rPr>
              <w:t> Toda variable local tendrá que ser inicializada en el momento de su declaración, salvo que su valor inicial dependa de algún valor que tenga que ser calculado previamente.</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b/>
                <w:bCs/>
                <w:color w:val="000000" w:themeColor="text1"/>
                <w:sz w:val="21"/>
                <w:szCs w:val="21"/>
                <w:lang w:eastAsia="es-MX"/>
              </w:rPr>
              <w:t>Localización:</w:t>
            </w:r>
            <w:r w:rsidRPr="00C2181A">
              <w:rPr>
                <w:b/>
                <w:bCs/>
                <w:color w:val="000000" w:themeColor="text1"/>
                <w:sz w:val="20"/>
                <w:szCs w:val="20"/>
                <w:lang w:eastAsia="es-MX"/>
              </w:rPr>
              <w:t> </w:t>
            </w:r>
            <w:r w:rsidRPr="00C2181A">
              <w:rPr>
                <w:color w:val="000000" w:themeColor="text1"/>
                <w:sz w:val="21"/>
                <w:szCs w:val="21"/>
                <w:lang w:eastAsia="es-MX"/>
              </w:rPr>
              <w:t>Las declaraciones deben situarse al principio de cada bloque principal en el que se utilicen, y nunca en el momento de su uso.</w:t>
            </w:r>
          </w:p>
          <w:p w:rsidR="00AB679D" w:rsidRPr="00C2181A" w:rsidRDefault="00AB679D" w:rsidP="00970633">
            <w:pPr>
              <w:spacing w:after="0" w:line="285" w:lineRule="atLeast"/>
              <w:rPr>
                <w:color w:val="000000" w:themeColor="text1"/>
                <w:sz w:val="21"/>
                <w:szCs w:val="21"/>
                <w:lang w:eastAsia="es-MX"/>
              </w:rPr>
            </w:pPr>
            <w:r w:rsidRPr="00C2181A">
              <w:rPr>
                <w:color w:val="000000" w:themeColor="text1"/>
                <w:sz w:val="21"/>
                <w:szCs w:val="21"/>
                <w:lang w:eastAsia="es-MX"/>
              </w:rPr>
              <w:t>La única excepción a esta regla son los índices de los bucles "</w:t>
            </w:r>
            <w:proofErr w:type="spellStart"/>
            <w:r w:rsidRPr="00C2181A">
              <w:rPr>
                <w:color w:val="000000" w:themeColor="text1"/>
                <w:sz w:val="21"/>
                <w:szCs w:val="21"/>
                <w:lang w:eastAsia="es-MX"/>
              </w:rPr>
              <w:t>for</w:t>
            </w:r>
            <w:proofErr w:type="spellEnd"/>
            <w:r w:rsidRPr="00C2181A">
              <w:rPr>
                <w:color w:val="000000" w:themeColor="text1"/>
                <w:sz w:val="21"/>
                <w:szCs w:val="21"/>
                <w:lang w:eastAsia="es-MX"/>
              </w:rPr>
              <w:t>", ya que, en Java, pueden incluirse dentro de la propia sentencia "</w:t>
            </w:r>
            <w:proofErr w:type="spellStart"/>
            <w:r w:rsidRPr="00C2181A">
              <w:rPr>
                <w:color w:val="000000" w:themeColor="text1"/>
                <w:sz w:val="21"/>
                <w:szCs w:val="21"/>
                <w:lang w:eastAsia="es-MX"/>
              </w:rPr>
              <w:t>for</w:t>
            </w:r>
            <w:proofErr w:type="spellEnd"/>
            <w:r w:rsidRPr="00C2181A">
              <w:rPr>
                <w:color w:val="000000" w:themeColor="text1"/>
                <w:sz w:val="21"/>
                <w:szCs w:val="21"/>
                <w:lang w:eastAsia="es-MX"/>
              </w:rPr>
              <w:t>".</w:t>
            </w:r>
          </w:p>
          <w:p w:rsidR="00AB679D" w:rsidRPr="00C2181A" w:rsidRDefault="00AB679D" w:rsidP="00AB679D">
            <w:pPr>
              <w:spacing w:after="0" w:line="285" w:lineRule="atLeast"/>
              <w:jc w:val="left"/>
              <w:rPr>
                <w:b/>
                <w:color w:val="000000" w:themeColor="text1"/>
                <w:sz w:val="21"/>
                <w:szCs w:val="21"/>
                <w:lang w:val="en-US" w:eastAsia="es-MX"/>
              </w:rPr>
            </w:pPr>
            <w:r w:rsidRPr="00C121D5">
              <w:rPr>
                <w:color w:val="000000" w:themeColor="text1"/>
                <w:sz w:val="21"/>
                <w:szCs w:val="21"/>
                <w:lang w:val="en-US" w:eastAsia="es-MX"/>
              </w:rPr>
              <w:br/>
            </w:r>
            <w:r w:rsidRPr="00C2181A">
              <w:rPr>
                <w:b/>
                <w:color w:val="000000" w:themeColor="text1"/>
                <w:sz w:val="21"/>
                <w:szCs w:val="21"/>
                <w:lang w:val="en-US" w:eastAsia="es-MX"/>
              </w:rPr>
              <w:t>for (</w:t>
            </w:r>
            <w:proofErr w:type="spellStart"/>
            <w:r w:rsidRPr="00C2181A">
              <w:rPr>
                <w:b/>
                <w:color w:val="000000" w:themeColor="text1"/>
                <w:sz w:val="21"/>
                <w:szCs w:val="21"/>
                <w:lang w:val="en-US" w:eastAsia="es-MX"/>
              </w:rPr>
              <w:t>int</w:t>
            </w:r>
            <w:proofErr w:type="spellEnd"/>
            <w:r w:rsidRPr="00C2181A">
              <w:rPr>
                <w:b/>
                <w:color w:val="000000" w:themeColor="text1"/>
                <w:sz w:val="21"/>
                <w:szCs w:val="21"/>
                <w:lang w:val="en-US" w:eastAsia="es-MX"/>
              </w:rPr>
              <w:t xml:space="preserve"> i=0; </w:t>
            </w:r>
            <w:proofErr w:type="spellStart"/>
            <w:r w:rsidRPr="00C2181A">
              <w:rPr>
                <w:b/>
                <w:color w:val="000000" w:themeColor="text1"/>
                <w:sz w:val="21"/>
                <w:szCs w:val="21"/>
                <w:lang w:val="en-US" w:eastAsia="es-MX"/>
              </w:rPr>
              <w:t>contador</w:t>
            </w:r>
            <w:proofErr w:type="spellEnd"/>
            <w:r w:rsidRPr="00C2181A">
              <w:rPr>
                <w:b/>
                <w:color w:val="000000" w:themeColor="text1"/>
                <w:sz w:val="21"/>
                <w:szCs w:val="21"/>
                <w:lang w:val="en-US" w:eastAsia="es-MX"/>
              </w:rPr>
              <w:t>&lt;10; i++) {</w:t>
            </w:r>
            <w:r w:rsidRPr="00C2181A">
              <w:rPr>
                <w:b/>
                <w:color w:val="000000" w:themeColor="text1"/>
                <w:sz w:val="21"/>
                <w:szCs w:val="21"/>
                <w:lang w:val="en-US" w:eastAsia="es-MX"/>
              </w:rPr>
              <w:br/>
              <w:t> ...</w:t>
            </w:r>
            <w:r w:rsidRPr="00C2181A">
              <w:rPr>
                <w:b/>
                <w:color w:val="000000" w:themeColor="text1"/>
                <w:sz w:val="21"/>
                <w:szCs w:val="21"/>
                <w:lang w:val="en-US" w:eastAsia="es-MX"/>
              </w:rPr>
              <w:br/>
              <w:t>}</w:t>
            </w:r>
          </w:p>
          <w:p w:rsidR="00AB679D" w:rsidRPr="00C2181A" w:rsidRDefault="00AB679D" w:rsidP="00970633">
            <w:pPr>
              <w:spacing w:after="0" w:line="285" w:lineRule="atLeast"/>
              <w:rPr>
                <w:color w:val="000000" w:themeColor="text1"/>
                <w:sz w:val="21"/>
                <w:szCs w:val="21"/>
                <w:lang w:eastAsia="es-MX"/>
              </w:rPr>
            </w:pPr>
            <w:r w:rsidRPr="00C121D5">
              <w:rPr>
                <w:color w:val="000000" w:themeColor="text1"/>
                <w:sz w:val="20"/>
                <w:szCs w:val="20"/>
                <w:lang w:eastAsia="es-MX"/>
              </w:rPr>
              <w:br/>
            </w:r>
            <w:r w:rsidRPr="00C2181A">
              <w:rPr>
                <w:color w:val="000000" w:themeColor="text1"/>
                <w:sz w:val="21"/>
                <w:szCs w:val="21"/>
                <w:lang w:eastAsia="es-MX"/>
              </w:rPr>
              <w:t>Se debe evitar el uso de declaraciones que oculten a otras declaraciones de ámbito superior.</w:t>
            </w:r>
          </w:p>
          <w:p w:rsidR="00AB679D" w:rsidRPr="00C2181A" w:rsidRDefault="00AB679D" w:rsidP="00AB679D">
            <w:pPr>
              <w:spacing w:after="0" w:line="285" w:lineRule="atLeast"/>
              <w:jc w:val="left"/>
              <w:rPr>
                <w:color w:val="000000" w:themeColor="text1"/>
                <w:sz w:val="21"/>
                <w:szCs w:val="21"/>
                <w:lang w:eastAsia="es-MX"/>
              </w:rPr>
            </w:pPr>
            <w:r w:rsidRPr="00C2181A">
              <w:rPr>
                <w:color w:val="000000" w:themeColor="text1"/>
                <w:sz w:val="20"/>
                <w:szCs w:val="20"/>
                <w:lang w:eastAsia="es-MX"/>
              </w:rPr>
              <w:br/>
            </w:r>
            <w:proofErr w:type="spellStart"/>
            <w:proofErr w:type="gramStart"/>
            <w:r w:rsidRPr="00C2181A">
              <w:rPr>
                <w:color w:val="000000" w:themeColor="text1"/>
                <w:sz w:val="21"/>
                <w:szCs w:val="21"/>
                <w:lang w:eastAsia="es-MX"/>
              </w:rPr>
              <w:t>int</w:t>
            </w:r>
            <w:proofErr w:type="spellEnd"/>
            <w:proofErr w:type="gramEnd"/>
            <w:r w:rsidRPr="00C2181A">
              <w:rPr>
                <w:color w:val="000000" w:themeColor="text1"/>
                <w:sz w:val="21"/>
                <w:szCs w:val="21"/>
                <w:lang w:eastAsia="es-MX"/>
              </w:rPr>
              <w:t xml:space="preserve"> contador = 0;  // Inicio del método</w:t>
            </w:r>
            <w:r w:rsidRPr="00C2181A">
              <w:rPr>
                <w:color w:val="000000" w:themeColor="text1"/>
                <w:sz w:val="21"/>
                <w:szCs w:val="21"/>
                <w:lang w:eastAsia="es-MX"/>
              </w:rPr>
              <w:br/>
            </w:r>
            <w:r w:rsidRPr="00C2181A">
              <w:rPr>
                <w:color w:val="000000" w:themeColor="text1"/>
                <w:sz w:val="21"/>
                <w:szCs w:val="21"/>
                <w:lang w:eastAsia="es-MX"/>
              </w:rPr>
              <w:br/>
            </w:r>
            <w:proofErr w:type="spellStart"/>
            <w:r w:rsidRPr="00C2181A">
              <w:rPr>
                <w:color w:val="000000" w:themeColor="text1"/>
                <w:sz w:val="21"/>
                <w:szCs w:val="21"/>
                <w:lang w:eastAsia="es-MX"/>
              </w:rPr>
              <w:t>public</w:t>
            </w:r>
            <w:proofErr w:type="spellEnd"/>
            <w:r w:rsidRPr="00C2181A">
              <w:rPr>
                <w:color w:val="000000" w:themeColor="text1"/>
                <w:sz w:val="21"/>
                <w:szCs w:val="21"/>
                <w:lang w:eastAsia="es-MX"/>
              </w:rPr>
              <w:t xml:space="preserve"> </w:t>
            </w:r>
            <w:proofErr w:type="spellStart"/>
            <w:r w:rsidRPr="00C2181A">
              <w:rPr>
                <w:color w:val="000000" w:themeColor="text1"/>
                <w:sz w:val="21"/>
                <w:szCs w:val="21"/>
                <w:lang w:eastAsia="es-MX"/>
              </w:rPr>
              <w:t>void</w:t>
            </w:r>
            <w:proofErr w:type="spellEnd"/>
            <w:r w:rsidRPr="00C2181A">
              <w:rPr>
                <w:color w:val="000000" w:themeColor="text1"/>
                <w:sz w:val="21"/>
                <w:szCs w:val="21"/>
                <w:lang w:eastAsia="es-MX"/>
              </w:rPr>
              <w:t xml:space="preserve"> </w:t>
            </w:r>
            <w:proofErr w:type="spellStart"/>
            <w:r w:rsidRPr="00C2181A">
              <w:rPr>
                <w:color w:val="000000" w:themeColor="text1"/>
                <w:sz w:val="21"/>
                <w:szCs w:val="21"/>
                <w:lang w:eastAsia="es-MX"/>
              </w:rPr>
              <w:t>unMetodo</w:t>
            </w:r>
            <w:proofErr w:type="spellEnd"/>
            <w:r w:rsidRPr="00C2181A">
              <w:rPr>
                <w:color w:val="000000" w:themeColor="text1"/>
                <w:sz w:val="21"/>
                <w:szCs w:val="21"/>
                <w:lang w:eastAsia="es-MX"/>
              </w:rPr>
              <w:t>() {</w:t>
            </w:r>
            <w:r w:rsidRPr="00C2181A">
              <w:rPr>
                <w:color w:val="000000" w:themeColor="text1"/>
                <w:sz w:val="21"/>
                <w:szCs w:val="21"/>
                <w:lang w:eastAsia="es-MX"/>
              </w:rPr>
              <w:br/>
            </w:r>
            <w:r w:rsidRPr="00C2181A">
              <w:rPr>
                <w:color w:val="000000" w:themeColor="text1"/>
                <w:sz w:val="21"/>
                <w:szCs w:val="21"/>
                <w:lang w:eastAsia="es-MX"/>
              </w:rPr>
              <w:br/>
              <w:t> </w:t>
            </w:r>
            <w:proofErr w:type="spellStart"/>
            <w:r w:rsidRPr="00C2181A">
              <w:rPr>
                <w:color w:val="000000" w:themeColor="text1"/>
                <w:sz w:val="21"/>
                <w:szCs w:val="21"/>
                <w:lang w:eastAsia="es-MX"/>
              </w:rPr>
              <w:t>if</w:t>
            </w:r>
            <w:proofErr w:type="spellEnd"/>
            <w:r w:rsidRPr="00C2181A">
              <w:rPr>
                <w:color w:val="000000" w:themeColor="text1"/>
                <w:sz w:val="21"/>
                <w:szCs w:val="21"/>
                <w:lang w:eastAsia="es-MX"/>
              </w:rPr>
              <w:t xml:space="preserve"> (</w:t>
            </w:r>
            <w:proofErr w:type="spellStart"/>
            <w:r w:rsidRPr="00C2181A">
              <w:rPr>
                <w:color w:val="000000" w:themeColor="text1"/>
                <w:sz w:val="21"/>
                <w:szCs w:val="21"/>
                <w:lang w:eastAsia="es-MX"/>
              </w:rPr>
              <w:t>condicion</w:t>
            </w:r>
            <w:proofErr w:type="spellEnd"/>
            <w:r w:rsidRPr="00C2181A">
              <w:rPr>
                <w:color w:val="000000" w:themeColor="text1"/>
                <w:sz w:val="21"/>
                <w:szCs w:val="21"/>
                <w:lang w:eastAsia="es-MX"/>
              </w:rPr>
              <w:t>) {</w:t>
            </w:r>
            <w:r w:rsidRPr="00C2181A">
              <w:rPr>
                <w:color w:val="000000" w:themeColor="text1"/>
                <w:sz w:val="21"/>
                <w:szCs w:val="21"/>
                <w:lang w:eastAsia="es-MX"/>
              </w:rPr>
              <w:br/>
              <w:t xml:space="preserve">  </w:t>
            </w:r>
            <w:proofErr w:type="spellStart"/>
            <w:r w:rsidRPr="00C2181A">
              <w:rPr>
                <w:color w:val="000000" w:themeColor="text1"/>
                <w:sz w:val="21"/>
                <w:szCs w:val="21"/>
                <w:lang w:eastAsia="es-MX"/>
              </w:rPr>
              <w:t>int</w:t>
            </w:r>
            <w:proofErr w:type="spellEnd"/>
            <w:r w:rsidRPr="00C2181A">
              <w:rPr>
                <w:color w:val="000000" w:themeColor="text1"/>
                <w:sz w:val="21"/>
                <w:szCs w:val="21"/>
                <w:lang w:eastAsia="es-MX"/>
              </w:rPr>
              <w:t xml:space="preserve"> contador = 2;  // ¡¡ EVITAR !!</w:t>
            </w:r>
            <w:r w:rsidRPr="00C2181A">
              <w:rPr>
                <w:color w:val="000000" w:themeColor="text1"/>
                <w:sz w:val="21"/>
                <w:szCs w:val="21"/>
                <w:lang w:eastAsia="es-MX"/>
              </w:rPr>
              <w:br/>
              <w:t>  ...</w:t>
            </w:r>
            <w:r w:rsidRPr="00C2181A">
              <w:rPr>
                <w:color w:val="000000" w:themeColor="text1"/>
                <w:sz w:val="21"/>
                <w:szCs w:val="21"/>
                <w:lang w:eastAsia="es-MX"/>
              </w:rPr>
              <w:br/>
              <w:t> }</w:t>
            </w:r>
            <w:r w:rsidRPr="00C2181A">
              <w:rPr>
                <w:color w:val="000000" w:themeColor="text1"/>
                <w:sz w:val="21"/>
                <w:szCs w:val="21"/>
                <w:lang w:eastAsia="es-MX"/>
              </w:rPr>
              <w:br/>
              <w:t> ...</w:t>
            </w:r>
            <w:r w:rsidRPr="00C2181A">
              <w:rPr>
                <w:color w:val="000000" w:themeColor="text1"/>
                <w:sz w:val="21"/>
                <w:szCs w:val="21"/>
                <w:lang w:eastAsia="es-MX"/>
              </w:rPr>
              <w:br/>
              <w:t>}</w:t>
            </w:r>
            <w:r w:rsidRPr="00C2181A">
              <w:rPr>
                <w:color w:val="000000" w:themeColor="text1"/>
                <w:sz w:val="14"/>
                <w:szCs w:val="14"/>
                <w:lang w:eastAsia="es-MX"/>
              </w:rPr>
              <w:t xml:space="preserve">  </w:t>
            </w:r>
            <w:r w:rsidRPr="00C2181A">
              <w:rPr>
                <w:color w:val="000000" w:themeColor="text1"/>
                <w:sz w:val="21"/>
                <w:szCs w:val="21"/>
                <w:lang w:eastAsia="es-MX"/>
              </w:rPr>
              <w:t> </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b/>
                <w:bCs/>
                <w:color w:val="000000" w:themeColor="text1"/>
                <w:sz w:val="21"/>
                <w:szCs w:val="21"/>
                <w:lang w:eastAsia="es-MX"/>
              </w:rPr>
              <w:t>Declaración de clases / interfaces</w:t>
            </w:r>
            <w:r w:rsidRPr="00C2181A">
              <w:rPr>
                <w:color w:val="000000" w:themeColor="text1"/>
                <w:sz w:val="21"/>
                <w:szCs w:val="21"/>
                <w:lang w:eastAsia="es-MX"/>
              </w:rPr>
              <w:t>: Durante el desarrollo de clases / interfaces se deben seguir las siguientes reglas de formateo:</w:t>
            </w:r>
            <w:r w:rsidRPr="00C2181A">
              <w:rPr>
                <w:color w:val="000000" w:themeColor="text1"/>
                <w:sz w:val="14"/>
                <w:szCs w:val="14"/>
                <w:lang w:eastAsia="es-MX"/>
              </w:rPr>
              <w:t>           </w:t>
            </w:r>
            <w:r w:rsidRPr="00C2181A">
              <w:rPr>
                <w:color w:val="000000" w:themeColor="text1"/>
                <w:sz w:val="21"/>
                <w:szCs w:val="21"/>
                <w:lang w:eastAsia="es-MX"/>
              </w:rPr>
              <w:t> </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No incluir ningún espacio entre el nombre del método y el paréntesis inicial del listado de parámetros.</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El carácter inicio de bloque ("{") debe aparecer al final de la línea que contiene la sentencia de declaración.</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21"/>
                <w:szCs w:val="21"/>
                <w:lang w:eastAsia="es-MX"/>
              </w:rPr>
              <w:t>      1.</w:t>
            </w:r>
            <w:r w:rsidRPr="00C2181A">
              <w:rPr>
                <w:color w:val="000000" w:themeColor="text1"/>
                <w:sz w:val="14"/>
                <w:szCs w:val="14"/>
                <w:lang w:eastAsia="es-MX"/>
              </w:rPr>
              <w:t>  </w:t>
            </w:r>
            <w:r w:rsidRPr="00C2181A">
              <w:rPr>
                <w:color w:val="000000" w:themeColor="text1"/>
                <w:sz w:val="21"/>
                <w:szCs w:val="21"/>
                <w:lang w:eastAsia="es-MX"/>
              </w:rPr>
              <w:t>El carácter fin de bloque ("}") se sitúa en una nueva línea tabulada al mismo nivel que su correspondiente sentencia de inicio de bloque, excepto cuando la sentencia sea nula, en tal caso se situará detrás de "{".</w:t>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4"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B679D" w:rsidRPr="00C2181A" w:rsidRDefault="00AB679D" w:rsidP="00087854">
            <w:pPr>
              <w:rPr>
                <w:sz w:val="21"/>
                <w:szCs w:val="21"/>
                <w:lang w:eastAsia="es-MX"/>
              </w:rPr>
            </w:pPr>
            <w:r w:rsidRPr="00C2181A">
              <w:rPr>
                <w:lang w:eastAsia="es-MX"/>
              </w:rPr>
              <w:lastRenderedPageBreak/>
              <w:t>Sentencias</w:t>
            </w:r>
          </w:p>
        </w:tc>
        <w:tc>
          <w:tcPr>
            <w:tcW w:w="3803" w:type="pct"/>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426"/>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Cada línea debe contener como máximo una sentencia. Ejemplo,</w:t>
            </w:r>
          </w:p>
          <w:p w:rsidR="00AB679D" w:rsidRPr="00C2181A" w:rsidRDefault="00AB679D" w:rsidP="00970633">
            <w:pPr>
              <w:spacing w:line="285" w:lineRule="atLeast"/>
              <w:ind w:hanging="426"/>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 xml:space="preserve">Las sentencias pertenecientes a un bloque de código estarán tabuladas un nivel más a la derecha con respecto a la sentencia que las contiene. El carácter inicio de bloque "{" debe situarse al final de la línea que inicia </w:t>
            </w:r>
            <w:r w:rsidRPr="00C2181A">
              <w:rPr>
                <w:color w:val="000000" w:themeColor="text1"/>
                <w:sz w:val="21"/>
                <w:szCs w:val="21"/>
                <w:lang w:eastAsia="es-MX"/>
              </w:rPr>
              <w:lastRenderedPageBreak/>
              <w:t>el bloque. El carácter final de bloque "}" debe situarse en una nueva línea tras la última línea del bloque y alineada con respecto al primer carácter de dicho bloque.</w:t>
            </w:r>
            <w:r w:rsidRPr="00C2181A">
              <w:rPr>
                <w:color w:val="000000" w:themeColor="text1"/>
                <w:sz w:val="20"/>
                <w:szCs w:val="20"/>
                <w:lang w:eastAsia="es-MX"/>
              </w:rPr>
              <w:t> </w:t>
            </w:r>
          </w:p>
          <w:p w:rsidR="00AB679D" w:rsidRPr="00C2181A" w:rsidRDefault="00AB679D" w:rsidP="00970633">
            <w:pPr>
              <w:spacing w:line="285" w:lineRule="atLeast"/>
              <w:ind w:hanging="426"/>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Todas la sentencias de un bloque deben encerrarse entre llaves "</w:t>
            </w:r>
            <w:proofErr w:type="gramStart"/>
            <w:r w:rsidRPr="00C2181A">
              <w:rPr>
                <w:color w:val="000000" w:themeColor="text1"/>
                <w:sz w:val="21"/>
                <w:szCs w:val="21"/>
                <w:lang w:eastAsia="es-MX"/>
              </w:rPr>
              <w:t>{ ...</w:t>
            </w:r>
            <w:proofErr w:type="gramEnd"/>
            <w:r w:rsidRPr="00C2181A">
              <w:rPr>
                <w:color w:val="000000" w:themeColor="text1"/>
                <w:sz w:val="21"/>
                <w:szCs w:val="21"/>
                <w:lang w:eastAsia="es-MX"/>
              </w:rPr>
              <w:t xml:space="preserve"> }", aunque el bloque conste de una única sentencia. Esta práctica permite añadir código sin cometer errores accidentalmente al olvidar añadir las llaves. </w:t>
            </w:r>
          </w:p>
          <w:p w:rsidR="00AB679D" w:rsidRPr="00C2181A" w:rsidRDefault="00AB679D" w:rsidP="00970633">
            <w:pPr>
              <w:spacing w:after="0" w:line="285" w:lineRule="atLeast"/>
              <w:rPr>
                <w:color w:val="000000" w:themeColor="text1"/>
                <w:sz w:val="21"/>
                <w:szCs w:val="21"/>
                <w:lang w:eastAsia="es-MX"/>
              </w:rPr>
            </w:pPr>
            <w:r w:rsidRPr="00C2181A">
              <w:rPr>
                <w:color w:val="000000" w:themeColor="text1"/>
                <w:sz w:val="21"/>
                <w:szCs w:val="21"/>
                <w:lang w:eastAsia="es-MX"/>
              </w:rPr>
              <w:t>La sentencia "try/catch" siempre debe tener el formato siguiente,</w:t>
            </w:r>
          </w:p>
          <w:p w:rsidR="00AB679D" w:rsidRPr="00C2181A" w:rsidRDefault="00AB679D" w:rsidP="00AB679D">
            <w:pPr>
              <w:spacing w:after="0" w:line="285" w:lineRule="atLeast"/>
              <w:jc w:val="left"/>
              <w:rPr>
                <w:color w:val="000000" w:themeColor="text1"/>
                <w:sz w:val="21"/>
                <w:szCs w:val="21"/>
                <w:lang w:eastAsia="es-MX"/>
              </w:rPr>
            </w:pPr>
            <w:r w:rsidRPr="00C2181A">
              <w:rPr>
                <w:color w:val="000000" w:themeColor="text1"/>
                <w:sz w:val="21"/>
                <w:szCs w:val="21"/>
                <w:lang w:eastAsia="es-MX"/>
              </w:rPr>
              <w:br/>
              <w:t>try {</w:t>
            </w:r>
            <w:r w:rsidRPr="00C2181A">
              <w:rPr>
                <w:color w:val="000000" w:themeColor="text1"/>
                <w:sz w:val="21"/>
                <w:szCs w:val="21"/>
                <w:lang w:eastAsia="es-MX"/>
              </w:rPr>
              <w:br/>
              <w:t>    sentencias;</w:t>
            </w:r>
            <w:r w:rsidRPr="00C2181A">
              <w:rPr>
                <w:color w:val="000000" w:themeColor="text1"/>
                <w:sz w:val="21"/>
                <w:szCs w:val="21"/>
                <w:lang w:eastAsia="es-MX"/>
              </w:rPr>
              <w:br/>
              <w:t>} catch (</w:t>
            </w:r>
            <w:proofErr w:type="spellStart"/>
            <w:r w:rsidRPr="00C2181A">
              <w:rPr>
                <w:color w:val="000000" w:themeColor="text1"/>
                <w:sz w:val="21"/>
                <w:szCs w:val="21"/>
                <w:lang w:eastAsia="es-MX"/>
              </w:rPr>
              <w:t>ClaseException</w:t>
            </w:r>
            <w:proofErr w:type="spellEnd"/>
            <w:r w:rsidRPr="00C2181A">
              <w:rPr>
                <w:color w:val="000000" w:themeColor="text1"/>
                <w:sz w:val="21"/>
                <w:szCs w:val="21"/>
                <w:lang w:eastAsia="es-MX"/>
              </w:rPr>
              <w:t xml:space="preserve"> e) {</w:t>
            </w:r>
            <w:r w:rsidRPr="00C2181A">
              <w:rPr>
                <w:color w:val="000000" w:themeColor="text1"/>
                <w:sz w:val="21"/>
                <w:szCs w:val="21"/>
                <w:lang w:eastAsia="es-MX"/>
              </w:rPr>
              <w:br/>
              <w:t>    sentencias;</w:t>
            </w:r>
            <w:r w:rsidRPr="00C2181A">
              <w:rPr>
                <w:color w:val="000000" w:themeColor="text1"/>
                <w:sz w:val="21"/>
                <w:szCs w:val="21"/>
                <w:lang w:eastAsia="es-MX"/>
              </w:rPr>
              <w:br/>
              <w:t>}</w:t>
            </w:r>
          </w:p>
          <w:p w:rsidR="00AB679D" w:rsidRPr="00C2181A" w:rsidRDefault="00AB679D" w:rsidP="00970633">
            <w:pPr>
              <w:spacing w:after="0" w:line="285" w:lineRule="atLeast"/>
              <w:rPr>
                <w:color w:val="000000" w:themeColor="text1"/>
                <w:sz w:val="21"/>
                <w:szCs w:val="21"/>
                <w:lang w:eastAsia="es-MX"/>
              </w:rPr>
            </w:pP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 xml:space="preserve">En el bloque "catch" siempre se imprimirá una traza de error indicando el tipo de excepción generada y posteriormente se elevará dicha excepción al código </w:t>
            </w:r>
            <w:proofErr w:type="spellStart"/>
            <w:r w:rsidRPr="00C2181A">
              <w:rPr>
                <w:color w:val="000000" w:themeColor="text1"/>
                <w:sz w:val="21"/>
                <w:szCs w:val="21"/>
                <w:lang w:eastAsia="es-MX"/>
              </w:rPr>
              <w:t>invocante</w:t>
            </w:r>
            <w:proofErr w:type="spellEnd"/>
            <w:r w:rsidRPr="00C2181A">
              <w:rPr>
                <w:color w:val="000000" w:themeColor="text1"/>
                <w:sz w:val="21"/>
                <w:szCs w:val="21"/>
                <w:lang w:eastAsia="es-MX"/>
              </w:rPr>
              <w:t>, salvo que la lógica de ejecución de la aplicación no lo requiera.</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Siempre se utilizará el bloque "</w:t>
            </w:r>
            <w:proofErr w:type="spellStart"/>
            <w:r w:rsidRPr="00C2181A">
              <w:rPr>
                <w:color w:val="000000" w:themeColor="text1"/>
                <w:sz w:val="21"/>
                <w:szCs w:val="21"/>
                <w:lang w:eastAsia="es-MX"/>
              </w:rPr>
              <w:t>finally</w:t>
            </w:r>
            <w:proofErr w:type="spellEnd"/>
            <w:r w:rsidRPr="00C2181A">
              <w:rPr>
                <w:color w:val="000000" w:themeColor="text1"/>
                <w:sz w:val="21"/>
                <w:szCs w:val="21"/>
                <w:lang w:eastAsia="es-MX"/>
              </w:rPr>
              <w:t>" para liberar recursos y para imprimir trazas de monitorización de fin de ejecución.</w:t>
            </w:r>
          </w:p>
          <w:p w:rsidR="00AB679D" w:rsidRPr="00C2181A" w:rsidRDefault="00AB679D" w:rsidP="00AB679D">
            <w:pPr>
              <w:spacing w:after="0" w:line="285" w:lineRule="atLeast"/>
              <w:jc w:val="left"/>
              <w:rPr>
                <w:color w:val="000000" w:themeColor="text1"/>
                <w:sz w:val="21"/>
                <w:szCs w:val="21"/>
                <w:lang w:eastAsia="es-MX"/>
              </w:rPr>
            </w:pPr>
            <w:r w:rsidRPr="00C2181A">
              <w:rPr>
                <w:color w:val="000000" w:themeColor="text1"/>
                <w:sz w:val="20"/>
                <w:szCs w:val="20"/>
                <w:lang w:eastAsia="es-MX"/>
              </w:rPr>
              <w:br/>
            </w:r>
            <w:r w:rsidRPr="00C2181A">
              <w:rPr>
                <w:color w:val="000000" w:themeColor="text1"/>
                <w:sz w:val="21"/>
                <w:szCs w:val="21"/>
                <w:lang w:eastAsia="es-MX"/>
              </w:rPr>
              <w:t>try {</w:t>
            </w:r>
            <w:r w:rsidRPr="00C2181A">
              <w:rPr>
                <w:color w:val="000000" w:themeColor="text1"/>
                <w:sz w:val="21"/>
                <w:szCs w:val="21"/>
                <w:lang w:eastAsia="es-MX"/>
              </w:rPr>
              <w:br/>
              <w:t>    sentencias;</w:t>
            </w:r>
            <w:r w:rsidRPr="00C2181A">
              <w:rPr>
                <w:color w:val="000000" w:themeColor="text1"/>
                <w:sz w:val="21"/>
                <w:szCs w:val="21"/>
                <w:lang w:eastAsia="es-MX"/>
              </w:rPr>
              <w:br/>
              <w:t>} catch (</w:t>
            </w:r>
            <w:proofErr w:type="spellStart"/>
            <w:r w:rsidRPr="00C2181A">
              <w:rPr>
                <w:color w:val="000000" w:themeColor="text1"/>
                <w:sz w:val="21"/>
                <w:szCs w:val="21"/>
                <w:lang w:eastAsia="es-MX"/>
              </w:rPr>
              <w:t>ClaseException</w:t>
            </w:r>
            <w:proofErr w:type="spellEnd"/>
            <w:r w:rsidRPr="00C2181A">
              <w:rPr>
                <w:color w:val="000000" w:themeColor="text1"/>
                <w:sz w:val="21"/>
                <w:szCs w:val="21"/>
                <w:lang w:eastAsia="es-MX"/>
              </w:rPr>
              <w:t xml:space="preserve"> e) {</w:t>
            </w:r>
            <w:r w:rsidRPr="00C2181A">
              <w:rPr>
                <w:color w:val="000000" w:themeColor="text1"/>
                <w:sz w:val="21"/>
                <w:szCs w:val="21"/>
                <w:lang w:eastAsia="es-MX"/>
              </w:rPr>
              <w:br/>
              <w:t>    sentencias;</w:t>
            </w:r>
            <w:r w:rsidRPr="00C2181A">
              <w:rPr>
                <w:color w:val="000000" w:themeColor="text1"/>
                <w:sz w:val="21"/>
                <w:szCs w:val="21"/>
                <w:lang w:eastAsia="es-MX"/>
              </w:rPr>
              <w:br/>
              <w:t xml:space="preserve">} </w:t>
            </w:r>
            <w:proofErr w:type="spellStart"/>
            <w:r w:rsidRPr="00C2181A">
              <w:rPr>
                <w:color w:val="000000" w:themeColor="text1"/>
                <w:sz w:val="21"/>
                <w:szCs w:val="21"/>
                <w:lang w:eastAsia="es-MX"/>
              </w:rPr>
              <w:t>finally</w:t>
            </w:r>
            <w:proofErr w:type="spellEnd"/>
            <w:r w:rsidRPr="00C2181A">
              <w:rPr>
                <w:color w:val="000000" w:themeColor="text1"/>
                <w:sz w:val="21"/>
                <w:szCs w:val="21"/>
                <w:lang w:eastAsia="es-MX"/>
              </w:rPr>
              <w:t xml:space="preserve"> {</w:t>
            </w:r>
            <w:r w:rsidRPr="00C2181A">
              <w:rPr>
                <w:color w:val="000000" w:themeColor="text1"/>
                <w:sz w:val="21"/>
                <w:szCs w:val="21"/>
                <w:lang w:eastAsia="es-MX"/>
              </w:rPr>
              <w:br/>
              <w:t>    sentencias;</w:t>
            </w:r>
            <w:r w:rsidRPr="00C2181A">
              <w:rPr>
                <w:color w:val="000000" w:themeColor="text1"/>
                <w:sz w:val="21"/>
                <w:szCs w:val="21"/>
                <w:lang w:eastAsia="es-MX"/>
              </w:rPr>
              <w:br/>
              <w:t>}</w:t>
            </w:r>
          </w:p>
          <w:p w:rsidR="00AB679D" w:rsidRPr="00C2181A" w:rsidRDefault="00AB679D" w:rsidP="00970633">
            <w:pPr>
              <w:spacing w:after="0" w:line="285" w:lineRule="atLeast"/>
              <w:rPr>
                <w:color w:val="000000" w:themeColor="text1"/>
                <w:sz w:val="21"/>
                <w:szCs w:val="21"/>
                <w:lang w:eastAsia="es-MX"/>
              </w:rPr>
            </w:pP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lastRenderedPageBreak/>
              <w:t>Espacios en blanco</w:t>
            </w:r>
          </w:p>
        </w:tc>
        <w:tc>
          <w:tcPr>
            <w:tcW w:w="3803" w:type="pct"/>
            <w:tcBorders>
              <w:top w:val="nil"/>
              <w:left w:val="nil"/>
              <w:bottom w:val="single" w:sz="4" w:space="0" w:color="auto"/>
              <w:right w:val="single" w:sz="8"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426"/>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Las líneas y espacios en blanco mejoran la legibilidad del código permitiendo identificar las secciones de código relacionadas lógicamente. Se utilizarán espacios en blanco en los siguientes casos:</w:t>
            </w:r>
          </w:p>
          <w:p w:rsidR="00AB679D" w:rsidRPr="00C2181A" w:rsidRDefault="00AB679D" w:rsidP="00AB679D">
            <w:pPr>
              <w:spacing w:line="285" w:lineRule="atLeast"/>
              <w:ind w:hanging="360"/>
              <w:rPr>
                <w:color w:val="000000" w:themeColor="text1"/>
                <w:sz w:val="21"/>
                <w:szCs w:val="21"/>
                <w:lang w:eastAsia="es-MX"/>
              </w:rPr>
            </w:pPr>
            <w:r w:rsidRPr="00C2181A">
              <w:rPr>
                <w:color w:val="000000" w:themeColor="text1"/>
                <w:sz w:val="21"/>
                <w:szCs w:val="21"/>
                <w:lang w:eastAsia="es-MX"/>
              </w:rPr>
              <w:t>      1.</w:t>
            </w:r>
            <w:r w:rsidRPr="00C2181A">
              <w:rPr>
                <w:color w:val="000000" w:themeColor="text1"/>
                <w:sz w:val="14"/>
                <w:szCs w:val="14"/>
                <w:lang w:eastAsia="es-MX"/>
              </w:rPr>
              <w:t>      </w:t>
            </w:r>
            <w:r w:rsidRPr="00C2181A">
              <w:rPr>
                <w:color w:val="000000" w:themeColor="text1"/>
                <w:sz w:val="21"/>
                <w:szCs w:val="21"/>
                <w:lang w:eastAsia="es-MX"/>
              </w:rPr>
              <w:t>Entre una palabra clave y un paréntesis. Esto permite que se distingan las llamadas a métodos de las palabras clave.</w:t>
            </w:r>
          </w:p>
          <w:p w:rsidR="00AB679D" w:rsidRPr="00C2181A" w:rsidRDefault="00AB679D" w:rsidP="00AB679D">
            <w:pPr>
              <w:spacing w:line="285" w:lineRule="atLeast"/>
              <w:ind w:hanging="360"/>
              <w:rPr>
                <w:color w:val="000000" w:themeColor="text1"/>
                <w:sz w:val="21"/>
                <w:szCs w:val="21"/>
                <w:lang w:eastAsia="es-MX"/>
              </w:rPr>
            </w:pPr>
            <w:r w:rsidRPr="00C2181A">
              <w:rPr>
                <w:color w:val="000000" w:themeColor="text1"/>
                <w:sz w:val="20"/>
                <w:szCs w:val="20"/>
                <w:lang w:eastAsia="es-MX"/>
              </w:rPr>
              <w:t>      2.</w:t>
            </w:r>
            <w:r w:rsidRPr="00C2181A">
              <w:rPr>
                <w:color w:val="000000" w:themeColor="text1"/>
                <w:sz w:val="14"/>
                <w:szCs w:val="14"/>
                <w:lang w:eastAsia="es-MX"/>
              </w:rPr>
              <w:t>     </w:t>
            </w:r>
            <w:r w:rsidRPr="00C2181A">
              <w:rPr>
                <w:color w:val="000000" w:themeColor="text1"/>
                <w:sz w:val="21"/>
                <w:szCs w:val="21"/>
                <w:lang w:eastAsia="es-MX"/>
              </w:rPr>
              <w:t>Tras cada coma en un listado de argumentos. Por ejemplo:</w:t>
            </w:r>
            <w:r w:rsidRPr="00C2181A">
              <w:rPr>
                <w:color w:val="000000" w:themeColor="text1"/>
                <w:sz w:val="20"/>
                <w:szCs w:val="20"/>
                <w:lang w:eastAsia="es-MX"/>
              </w:rPr>
              <w:br/>
            </w:r>
            <w:proofErr w:type="spellStart"/>
            <w:r w:rsidRPr="00C2181A">
              <w:rPr>
                <w:color w:val="000000" w:themeColor="text1"/>
                <w:sz w:val="21"/>
                <w:szCs w:val="21"/>
                <w:lang w:eastAsia="es-MX"/>
              </w:rPr>
              <w:t>objeto.unMetodo</w:t>
            </w:r>
            <w:proofErr w:type="spellEnd"/>
            <w:r w:rsidRPr="00C2181A">
              <w:rPr>
                <w:color w:val="000000" w:themeColor="text1"/>
                <w:sz w:val="21"/>
                <w:szCs w:val="21"/>
                <w:lang w:eastAsia="es-MX"/>
              </w:rPr>
              <w:t>(a, b, c);</w:t>
            </w:r>
          </w:p>
          <w:p w:rsidR="00AB679D" w:rsidRPr="00C2181A" w:rsidRDefault="00AB679D" w:rsidP="00970633">
            <w:pPr>
              <w:spacing w:line="285" w:lineRule="atLeast"/>
              <w:rPr>
                <w:color w:val="000000" w:themeColor="text1"/>
                <w:sz w:val="21"/>
                <w:szCs w:val="21"/>
                <w:lang w:eastAsia="es-MX"/>
              </w:rPr>
            </w:pP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21"/>
                <w:szCs w:val="21"/>
                <w:lang w:eastAsia="es-MX"/>
              </w:rPr>
              <w:t>      3.</w:t>
            </w:r>
            <w:r w:rsidRPr="00C2181A">
              <w:rPr>
                <w:color w:val="000000" w:themeColor="text1"/>
                <w:sz w:val="14"/>
                <w:szCs w:val="14"/>
                <w:lang w:eastAsia="es-MX"/>
              </w:rPr>
              <w:t>      </w:t>
            </w:r>
            <w:r w:rsidRPr="00C2181A">
              <w:rPr>
                <w:color w:val="000000" w:themeColor="text1"/>
                <w:sz w:val="21"/>
                <w:szCs w:val="21"/>
                <w:lang w:eastAsia="es-MX"/>
              </w:rPr>
              <w:t xml:space="preserve">Para separar un operador binario de sus </w:t>
            </w:r>
            <w:proofErr w:type="spellStart"/>
            <w:r w:rsidRPr="00C2181A">
              <w:rPr>
                <w:color w:val="000000" w:themeColor="text1"/>
                <w:sz w:val="21"/>
                <w:szCs w:val="21"/>
                <w:lang w:eastAsia="es-MX"/>
              </w:rPr>
              <w:t>operandos</w:t>
            </w:r>
            <w:proofErr w:type="spellEnd"/>
            <w:r w:rsidRPr="00C2181A">
              <w:rPr>
                <w:color w:val="000000" w:themeColor="text1"/>
                <w:sz w:val="21"/>
                <w:szCs w:val="21"/>
                <w:lang w:eastAsia="es-MX"/>
              </w:rPr>
              <w:t xml:space="preserve">, excepto en el caso del operador ("."). Nunca se utilizarán espacios entre los operadores unarios ("++" o "--") y sus </w:t>
            </w:r>
            <w:proofErr w:type="spellStart"/>
            <w:r w:rsidRPr="00C2181A">
              <w:rPr>
                <w:color w:val="000000" w:themeColor="text1"/>
                <w:sz w:val="21"/>
                <w:szCs w:val="21"/>
                <w:lang w:eastAsia="es-MX"/>
              </w:rPr>
              <w:t>operandos</w:t>
            </w:r>
            <w:proofErr w:type="spellEnd"/>
          </w:p>
          <w:p w:rsidR="00AB679D" w:rsidRPr="00C2181A" w:rsidRDefault="00AB679D" w:rsidP="00AB679D">
            <w:pPr>
              <w:spacing w:line="285" w:lineRule="atLeast"/>
              <w:ind w:hanging="360"/>
              <w:rPr>
                <w:color w:val="000000" w:themeColor="text1"/>
                <w:sz w:val="21"/>
                <w:szCs w:val="21"/>
                <w:lang w:eastAsia="es-MX"/>
              </w:rPr>
            </w:pPr>
            <w:r w:rsidRPr="00C2181A">
              <w:rPr>
                <w:color w:val="000000" w:themeColor="text1"/>
                <w:sz w:val="21"/>
                <w:szCs w:val="21"/>
                <w:lang w:eastAsia="es-MX"/>
              </w:rPr>
              <w:t>      4.</w:t>
            </w:r>
            <w:r w:rsidRPr="00C2181A">
              <w:rPr>
                <w:color w:val="000000" w:themeColor="text1"/>
                <w:sz w:val="14"/>
                <w:szCs w:val="14"/>
                <w:lang w:eastAsia="es-MX"/>
              </w:rPr>
              <w:t>      </w:t>
            </w:r>
            <w:r w:rsidRPr="00C2181A">
              <w:rPr>
                <w:color w:val="000000" w:themeColor="text1"/>
                <w:sz w:val="21"/>
                <w:szCs w:val="21"/>
                <w:lang w:eastAsia="es-MX"/>
              </w:rPr>
              <w:t>Para separar las expresiones incluidas en la sentencia "</w:t>
            </w:r>
            <w:proofErr w:type="spellStart"/>
            <w:r w:rsidRPr="00C2181A">
              <w:rPr>
                <w:color w:val="000000" w:themeColor="text1"/>
                <w:sz w:val="21"/>
                <w:szCs w:val="21"/>
                <w:lang w:eastAsia="es-MX"/>
              </w:rPr>
              <w:t>for</w:t>
            </w:r>
            <w:proofErr w:type="spellEnd"/>
            <w:r w:rsidRPr="00C2181A">
              <w:rPr>
                <w:color w:val="000000" w:themeColor="text1"/>
                <w:sz w:val="21"/>
                <w:szCs w:val="21"/>
                <w:lang w:eastAsia="es-MX"/>
              </w:rPr>
              <w:t>". Por ejemplo</w:t>
            </w:r>
            <w:proofErr w:type="gramStart"/>
            <w:r w:rsidRPr="00C2181A">
              <w:rPr>
                <w:color w:val="000000" w:themeColor="text1"/>
                <w:sz w:val="21"/>
                <w:szCs w:val="21"/>
                <w:lang w:eastAsia="es-MX"/>
              </w:rPr>
              <w:t>:.</w:t>
            </w:r>
            <w:proofErr w:type="gramEnd"/>
            <w:r w:rsidRPr="00C2181A">
              <w:rPr>
                <w:color w:val="000000" w:themeColor="text1"/>
                <w:sz w:val="20"/>
                <w:szCs w:val="20"/>
                <w:lang w:eastAsia="es-MX"/>
              </w:rPr>
              <w:br/>
            </w:r>
            <w:proofErr w:type="spellStart"/>
            <w:r w:rsidRPr="00C2181A">
              <w:rPr>
                <w:color w:val="000000" w:themeColor="text1"/>
                <w:sz w:val="21"/>
                <w:szCs w:val="21"/>
                <w:lang w:eastAsia="es-MX"/>
              </w:rPr>
              <w:t>for</w:t>
            </w:r>
            <w:proofErr w:type="spellEnd"/>
            <w:r w:rsidRPr="00C2181A">
              <w:rPr>
                <w:color w:val="000000" w:themeColor="text1"/>
                <w:sz w:val="21"/>
                <w:szCs w:val="21"/>
                <w:lang w:eastAsia="es-MX"/>
              </w:rPr>
              <w:t xml:space="preserve"> (expresion1; expresion2; expresion3)</w:t>
            </w:r>
          </w:p>
          <w:p w:rsidR="00AB679D" w:rsidRPr="00C2181A" w:rsidRDefault="00AB679D" w:rsidP="00970633">
            <w:pPr>
              <w:spacing w:line="285" w:lineRule="atLeast"/>
              <w:rPr>
                <w:color w:val="000000" w:themeColor="text1"/>
                <w:sz w:val="21"/>
                <w:szCs w:val="21"/>
                <w:lang w:eastAsia="es-MX"/>
              </w:rPr>
            </w:pPr>
          </w:p>
          <w:p w:rsidR="00AB679D" w:rsidRPr="00C2181A" w:rsidRDefault="00AB679D" w:rsidP="00AB679D">
            <w:pPr>
              <w:spacing w:line="285" w:lineRule="atLeast"/>
              <w:ind w:hanging="360"/>
              <w:rPr>
                <w:color w:val="000000" w:themeColor="text1"/>
                <w:sz w:val="21"/>
                <w:szCs w:val="21"/>
                <w:lang w:eastAsia="es-MX"/>
              </w:rPr>
            </w:pPr>
            <w:r w:rsidRPr="00C2181A">
              <w:rPr>
                <w:color w:val="000000" w:themeColor="text1"/>
                <w:sz w:val="21"/>
                <w:szCs w:val="21"/>
                <w:lang w:eastAsia="es-MX"/>
              </w:rPr>
              <w:t>      5.</w:t>
            </w:r>
            <w:r w:rsidRPr="00C2181A">
              <w:rPr>
                <w:color w:val="000000" w:themeColor="text1"/>
                <w:sz w:val="14"/>
                <w:szCs w:val="14"/>
                <w:lang w:eastAsia="es-MX"/>
              </w:rPr>
              <w:t>      </w:t>
            </w:r>
            <w:r w:rsidRPr="00C2181A">
              <w:rPr>
                <w:color w:val="000000" w:themeColor="text1"/>
                <w:sz w:val="21"/>
                <w:szCs w:val="21"/>
                <w:lang w:eastAsia="es-MX"/>
              </w:rPr>
              <w:t>Al realizar el moldeo o "casting" de clases. Ejemplo:</w:t>
            </w:r>
            <w:r w:rsidRPr="00C2181A">
              <w:rPr>
                <w:color w:val="000000" w:themeColor="text1"/>
                <w:sz w:val="21"/>
                <w:szCs w:val="21"/>
                <w:lang w:eastAsia="es-MX"/>
              </w:rPr>
              <w:br/>
              <w:t xml:space="preserve">Unidad </w:t>
            </w:r>
            <w:proofErr w:type="spellStart"/>
            <w:r w:rsidRPr="00C2181A">
              <w:rPr>
                <w:color w:val="000000" w:themeColor="text1"/>
                <w:sz w:val="21"/>
                <w:szCs w:val="21"/>
                <w:lang w:eastAsia="es-MX"/>
              </w:rPr>
              <w:t>unidad</w:t>
            </w:r>
            <w:proofErr w:type="spellEnd"/>
            <w:r w:rsidRPr="00C2181A">
              <w:rPr>
                <w:color w:val="000000" w:themeColor="text1"/>
                <w:sz w:val="21"/>
                <w:szCs w:val="21"/>
                <w:lang w:eastAsia="es-MX"/>
              </w:rPr>
              <w:t xml:space="preserve"> = (Unidad) objeto;</w:t>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8" w:space="0" w:color="auto"/>
              <w:left w:val="single" w:sz="8" w:space="0" w:color="auto"/>
              <w:bottom w:val="single" w:sz="8" w:space="0" w:color="auto"/>
              <w:right w:val="single" w:sz="4" w:space="0" w:color="auto"/>
            </w:tcBorders>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lastRenderedPageBreak/>
              <w:t>Paquetes</w:t>
            </w:r>
          </w:p>
        </w:tc>
        <w:tc>
          <w:tcPr>
            <w:tcW w:w="3803"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Se escribirán siempre en letras minúsculas para evitar que entren en conflicto con los nombres de clases o interfaces.</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 xml:space="preserve">El prefijo del paquete siempre corresponderá a un nombre de dominio de primer nivel, tal como: es, </w:t>
            </w:r>
            <w:proofErr w:type="spellStart"/>
            <w:r w:rsidRPr="00C2181A">
              <w:rPr>
                <w:color w:val="000000" w:themeColor="text1"/>
                <w:sz w:val="21"/>
                <w:szCs w:val="21"/>
                <w:lang w:eastAsia="es-MX"/>
              </w:rPr>
              <w:t>eu</w:t>
            </w:r>
            <w:proofErr w:type="spellEnd"/>
            <w:r w:rsidRPr="00C2181A">
              <w:rPr>
                <w:color w:val="000000" w:themeColor="text1"/>
                <w:sz w:val="21"/>
                <w:szCs w:val="21"/>
                <w:lang w:eastAsia="es-MX"/>
              </w:rPr>
              <w:t xml:space="preserve">, </w:t>
            </w:r>
            <w:proofErr w:type="spellStart"/>
            <w:r w:rsidRPr="00C2181A">
              <w:rPr>
                <w:color w:val="000000" w:themeColor="text1"/>
                <w:sz w:val="21"/>
                <w:szCs w:val="21"/>
                <w:lang w:eastAsia="es-MX"/>
              </w:rPr>
              <w:t>org</w:t>
            </w:r>
            <w:proofErr w:type="spellEnd"/>
            <w:r w:rsidRPr="00C2181A">
              <w:rPr>
                <w:color w:val="000000" w:themeColor="text1"/>
                <w:sz w:val="21"/>
                <w:szCs w:val="21"/>
                <w:lang w:eastAsia="es-MX"/>
              </w:rPr>
              <w:t xml:space="preserve">, </w:t>
            </w:r>
            <w:proofErr w:type="spellStart"/>
            <w:r w:rsidRPr="00C2181A">
              <w:rPr>
                <w:color w:val="000000" w:themeColor="text1"/>
                <w:sz w:val="21"/>
                <w:szCs w:val="21"/>
                <w:lang w:eastAsia="es-MX"/>
              </w:rPr>
              <w:t>com</w:t>
            </w:r>
            <w:proofErr w:type="spellEnd"/>
            <w:r w:rsidRPr="00C2181A">
              <w:rPr>
                <w:color w:val="000000" w:themeColor="text1"/>
                <w:sz w:val="21"/>
                <w:szCs w:val="21"/>
                <w:lang w:eastAsia="es-MX"/>
              </w:rPr>
              <w:t>, net, etc.</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El resto de componentes del paquete se nombrarán de acuerdo a las normas internas de organización de la empresa: departamento, proyecto, máquina, sección, organismo, área, etc.</w:t>
            </w:r>
          </w:p>
          <w:p w:rsidR="00AB679D" w:rsidRPr="00C2181A" w:rsidRDefault="00AB679D" w:rsidP="00970633">
            <w:pPr>
              <w:spacing w:line="285" w:lineRule="atLeast"/>
              <w:rPr>
                <w:color w:val="000000" w:themeColor="text1"/>
                <w:sz w:val="21"/>
                <w:szCs w:val="21"/>
                <w:lang w:eastAsia="es-MX"/>
              </w:rPr>
            </w:pPr>
            <w:r w:rsidRPr="00C2181A">
              <w:rPr>
                <w:color w:val="000000" w:themeColor="text1"/>
                <w:sz w:val="21"/>
                <w:szCs w:val="21"/>
                <w:lang w:eastAsia="es-MX"/>
              </w:rPr>
              <w:t>. </w:t>
            </w:r>
            <w:r w:rsidRPr="00C2181A">
              <w:rPr>
                <w:color w:val="000000" w:themeColor="text1"/>
                <w:sz w:val="21"/>
                <w:szCs w:val="21"/>
                <w:lang w:eastAsia="es-MX"/>
              </w:rPr>
              <w:br/>
              <w:t>Ejemplos:</w:t>
            </w:r>
          </w:p>
          <w:p w:rsidR="00AB679D" w:rsidRPr="00C2181A" w:rsidRDefault="00AB679D" w:rsidP="00970633">
            <w:pPr>
              <w:spacing w:line="285" w:lineRule="atLeast"/>
              <w:rPr>
                <w:color w:val="000000" w:themeColor="text1"/>
                <w:sz w:val="21"/>
                <w:szCs w:val="21"/>
                <w:lang w:eastAsia="es-MX"/>
              </w:rPr>
            </w:pPr>
            <w:r w:rsidRPr="00C2181A">
              <w:rPr>
                <w:color w:val="000000" w:themeColor="text1"/>
                <w:sz w:val="21"/>
                <w:szCs w:val="21"/>
                <w:lang w:eastAsia="es-MX"/>
              </w:rPr>
              <w:br/>
              <w:t>es.provincia.organismo1.festivaldecine</w:t>
            </w:r>
            <w:r w:rsidRPr="00C2181A">
              <w:rPr>
                <w:color w:val="000000" w:themeColor="text1"/>
                <w:sz w:val="21"/>
                <w:szCs w:val="21"/>
                <w:lang w:eastAsia="es-MX"/>
              </w:rPr>
              <w:br/>
              <w:t>es.provincia.organismo2.vivienda</w:t>
            </w:r>
            <w:r w:rsidRPr="00C2181A">
              <w:rPr>
                <w:color w:val="000000" w:themeColor="text1"/>
                <w:sz w:val="21"/>
                <w:szCs w:val="21"/>
                <w:lang w:eastAsia="es-MX"/>
              </w:rPr>
              <w:br/>
            </w:r>
            <w:r w:rsidRPr="00C2181A">
              <w:rPr>
                <w:color w:val="000000" w:themeColor="text1"/>
                <w:sz w:val="21"/>
                <w:szCs w:val="21"/>
                <w:lang w:eastAsia="es-MX"/>
              </w:rPr>
              <w:br/>
            </w:r>
            <w:proofErr w:type="spellStart"/>
            <w:r w:rsidRPr="00C2181A">
              <w:rPr>
                <w:color w:val="000000" w:themeColor="text1"/>
                <w:sz w:val="21"/>
                <w:szCs w:val="21"/>
                <w:lang w:eastAsia="es-MX"/>
              </w:rPr>
              <w:t>java.util.ArrayList</w:t>
            </w:r>
            <w:proofErr w:type="spellEnd"/>
            <w:r w:rsidRPr="00C2181A">
              <w:rPr>
                <w:color w:val="000000" w:themeColor="text1"/>
                <w:sz w:val="21"/>
                <w:szCs w:val="21"/>
                <w:lang w:eastAsia="es-MX"/>
              </w:rPr>
              <w:br/>
            </w:r>
            <w:proofErr w:type="spellStart"/>
            <w:r w:rsidRPr="00C2181A">
              <w:rPr>
                <w:color w:val="000000" w:themeColor="text1"/>
                <w:sz w:val="21"/>
                <w:szCs w:val="21"/>
                <w:lang w:eastAsia="es-MX"/>
              </w:rPr>
              <w:t>java.util.Date</w:t>
            </w:r>
            <w:proofErr w:type="spellEnd"/>
            <w:r w:rsidRPr="00C2181A">
              <w:rPr>
                <w:color w:val="000000" w:themeColor="text1"/>
                <w:sz w:val="21"/>
                <w:szCs w:val="21"/>
                <w:lang w:eastAsia="es-MX"/>
              </w:rPr>
              <w:br/>
            </w:r>
            <w:r w:rsidRPr="00C2181A">
              <w:rPr>
                <w:color w:val="000000" w:themeColor="text1"/>
                <w:sz w:val="21"/>
                <w:szCs w:val="21"/>
                <w:lang w:eastAsia="es-MX"/>
              </w:rPr>
              <w:br/>
            </w:r>
            <w:proofErr w:type="spellStart"/>
            <w:r w:rsidRPr="00C2181A">
              <w:rPr>
                <w:color w:val="000000" w:themeColor="text1"/>
                <w:sz w:val="21"/>
                <w:szCs w:val="21"/>
                <w:lang w:eastAsia="es-MX"/>
              </w:rPr>
              <w:t>javax.servlet.http.HttpServletRequest</w:t>
            </w:r>
            <w:proofErr w:type="spellEnd"/>
            <w:r w:rsidRPr="00C2181A">
              <w:rPr>
                <w:color w:val="000000" w:themeColor="text1"/>
                <w:sz w:val="21"/>
                <w:szCs w:val="21"/>
                <w:lang w:eastAsia="es-MX"/>
              </w:rPr>
              <w:br/>
            </w:r>
            <w:proofErr w:type="spellStart"/>
            <w:r w:rsidRPr="00C2181A">
              <w:rPr>
                <w:color w:val="000000" w:themeColor="text1"/>
                <w:sz w:val="21"/>
                <w:szCs w:val="21"/>
                <w:lang w:eastAsia="es-MX"/>
              </w:rPr>
              <w:t>javax.servlet.http.HttpServletResponse</w:t>
            </w:r>
            <w:proofErr w:type="spellEnd"/>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t>Clases e interfaces</w:t>
            </w:r>
          </w:p>
        </w:tc>
        <w:tc>
          <w:tcPr>
            <w:tcW w:w="3803" w:type="pct"/>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Los nombres de clases deben ser sustantivos y deben tener la primera letra en mayúsculas. Si el nombre es compuesto, cada palabra componente deberá comenzar con mayúsculas.</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Los nombres serán simples y descriptivos.</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Debe evitarse el uso de acrónimos o abreviaturas.</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 xml:space="preserve">Las interfaces se nombrarán siguiendo los mismos criterios que los indicados para las clases. Como norma general toda interfaz se nombrará con el prefijo "I" para diferenciarla de la clase que la </w:t>
            </w:r>
            <w:r w:rsidRPr="00C2181A">
              <w:rPr>
                <w:color w:val="000000" w:themeColor="text1"/>
                <w:sz w:val="21"/>
                <w:szCs w:val="21"/>
                <w:lang w:eastAsia="es-MX"/>
              </w:rPr>
              <w:lastRenderedPageBreak/>
              <w:t>implementa (que tendrá el mismo nombre sin el prefijo "I").</w:t>
            </w:r>
          </w:p>
          <w:p w:rsidR="00AB679D" w:rsidRPr="00C2181A" w:rsidRDefault="00AB679D" w:rsidP="00970633">
            <w:pPr>
              <w:spacing w:after="0" w:line="285" w:lineRule="atLeast"/>
              <w:rPr>
                <w:color w:val="000000" w:themeColor="text1"/>
                <w:sz w:val="21"/>
                <w:szCs w:val="21"/>
                <w:lang w:eastAsia="es-MX"/>
              </w:rPr>
            </w:pPr>
            <w:r w:rsidRPr="00C2181A">
              <w:rPr>
                <w:color w:val="000000" w:themeColor="text1"/>
                <w:sz w:val="21"/>
                <w:szCs w:val="21"/>
                <w:lang w:eastAsia="es-MX"/>
              </w:rPr>
              <w:t xml:space="preserve">Ejemplo:  </w:t>
            </w:r>
            <w:r w:rsidRPr="00C2181A">
              <w:rPr>
                <w:color w:val="000000" w:themeColor="text1"/>
                <w:sz w:val="21"/>
                <w:szCs w:val="21"/>
                <w:lang w:val="en-US" w:eastAsia="es-MX"/>
              </w:rPr>
              <w:t xml:space="preserve">class </w:t>
            </w:r>
            <w:proofErr w:type="spellStart"/>
            <w:r w:rsidRPr="00C2181A">
              <w:rPr>
                <w:color w:val="000000" w:themeColor="text1"/>
                <w:sz w:val="21"/>
                <w:szCs w:val="21"/>
                <w:lang w:val="en-US" w:eastAsia="es-MX"/>
              </w:rPr>
              <w:t>Ciudadano</w:t>
            </w:r>
            <w:proofErr w:type="spellEnd"/>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lastRenderedPageBreak/>
              <w:t>Métodos</w:t>
            </w:r>
          </w:p>
        </w:tc>
        <w:tc>
          <w:tcPr>
            <w:tcW w:w="3803" w:type="pc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Los métodos deben ser verbos escritos en minúsculas. Cuando el método esté compuesto por varias palabras cada una de ellas tendrá la primera letra en mayúsculas.</w:t>
            </w:r>
          </w:p>
          <w:p w:rsidR="00AB679D" w:rsidRPr="00C2181A" w:rsidRDefault="00AB679D" w:rsidP="00970633">
            <w:pPr>
              <w:spacing w:line="285" w:lineRule="atLeast"/>
              <w:rPr>
                <w:color w:val="000000" w:themeColor="text1"/>
                <w:sz w:val="21"/>
                <w:szCs w:val="21"/>
                <w:lang w:eastAsia="es-MX"/>
              </w:rPr>
            </w:pPr>
            <w:r w:rsidRPr="00C2181A">
              <w:rPr>
                <w:color w:val="000000" w:themeColor="text1"/>
                <w:sz w:val="21"/>
                <w:szCs w:val="21"/>
                <w:lang w:eastAsia="es-MX"/>
              </w:rPr>
              <w:t xml:space="preserve">Ejemplo:     </w:t>
            </w:r>
            <w:proofErr w:type="spellStart"/>
            <w:r w:rsidRPr="00C2181A">
              <w:rPr>
                <w:color w:val="000000" w:themeColor="text1"/>
                <w:sz w:val="21"/>
                <w:szCs w:val="21"/>
                <w:lang w:eastAsia="es-MX"/>
              </w:rPr>
              <w:t>public</w:t>
            </w:r>
            <w:proofErr w:type="spellEnd"/>
            <w:r w:rsidRPr="00C2181A">
              <w:rPr>
                <w:color w:val="000000" w:themeColor="text1"/>
                <w:sz w:val="21"/>
                <w:szCs w:val="21"/>
                <w:lang w:eastAsia="es-MX"/>
              </w:rPr>
              <w:t xml:space="preserve"> </w:t>
            </w:r>
            <w:proofErr w:type="spellStart"/>
            <w:r w:rsidRPr="00C2181A">
              <w:rPr>
                <w:color w:val="000000" w:themeColor="text1"/>
                <w:sz w:val="21"/>
                <w:szCs w:val="21"/>
                <w:lang w:eastAsia="es-MX"/>
              </w:rPr>
              <w:t>void</w:t>
            </w:r>
            <w:proofErr w:type="spellEnd"/>
            <w:r w:rsidRPr="00C2181A">
              <w:rPr>
                <w:color w:val="000000" w:themeColor="text1"/>
                <w:sz w:val="21"/>
                <w:szCs w:val="21"/>
                <w:lang w:eastAsia="es-MX"/>
              </w:rPr>
              <w:t xml:space="preserve"> </w:t>
            </w:r>
            <w:proofErr w:type="spellStart"/>
            <w:r w:rsidRPr="00C2181A">
              <w:rPr>
                <w:color w:val="000000" w:themeColor="text1"/>
                <w:sz w:val="21"/>
                <w:szCs w:val="21"/>
                <w:lang w:eastAsia="es-MX"/>
              </w:rPr>
              <w:t>insertaUnidad</w:t>
            </w:r>
            <w:proofErr w:type="spellEnd"/>
            <w:r w:rsidRPr="00C2181A">
              <w:rPr>
                <w:color w:val="000000" w:themeColor="text1"/>
                <w:sz w:val="21"/>
                <w:szCs w:val="21"/>
                <w:lang w:eastAsia="es-MX"/>
              </w:rPr>
              <w:t>(Unidad unidad);</w:t>
            </w:r>
            <w:r w:rsidRPr="00C2181A">
              <w:rPr>
                <w:color w:val="000000" w:themeColor="text1"/>
                <w:sz w:val="21"/>
                <w:szCs w:val="21"/>
                <w:lang w:eastAsia="es-MX"/>
              </w:rPr>
              <w:br/>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t>Variables</w:t>
            </w:r>
          </w:p>
        </w:tc>
        <w:tc>
          <w:tcPr>
            <w:tcW w:w="3803" w:type="pct"/>
            <w:tcBorders>
              <w:top w:val="nil"/>
              <w:left w:val="nil"/>
              <w:bottom w:val="single" w:sz="4" w:space="0" w:color="auto"/>
              <w:right w:val="single" w:sz="8"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Las variables se escribirán siempre en minúsculas. Las variables compuestas tendrán la primera letra de cada palabra componente en mayúsculas.</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Las variables nunca podrán comenzar con el carácter "_" o "$". Los nombres de variables deben ser cortos y sus significados tienen que expresar con suficiente claridad la función que desempeñan en el código. Debe evitarse el uso de nombres de variables con un sólo carácter, excepto para variables temporales.</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21"/>
                <w:szCs w:val="21"/>
                <w:lang w:eastAsia="es-MX"/>
              </w:rPr>
              <w:t xml:space="preserve">      Ejemplo:  Unidad </w:t>
            </w:r>
            <w:proofErr w:type="spellStart"/>
            <w:r w:rsidRPr="00C2181A">
              <w:rPr>
                <w:color w:val="000000" w:themeColor="text1"/>
                <w:sz w:val="21"/>
                <w:szCs w:val="21"/>
                <w:lang w:eastAsia="es-MX"/>
              </w:rPr>
              <w:t>unidad</w:t>
            </w:r>
            <w:proofErr w:type="spellEnd"/>
            <w:r w:rsidRPr="00C2181A">
              <w:rPr>
                <w:color w:val="000000" w:themeColor="text1"/>
                <w:sz w:val="21"/>
                <w:szCs w:val="21"/>
                <w:lang w:eastAsia="es-MX"/>
              </w:rPr>
              <w:t>;</w:t>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8" w:space="0" w:color="auto"/>
              <w:left w:val="single" w:sz="8" w:space="0" w:color="auto"/>
              <w:bottom w:val="single" w:sz="8" w:space="0" w:color="auto"/>
              <w:right w:val="single" w:sz="4" w:space="0" w:color="auto"/>
            </w:tcBorders>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t>Constantes</w:t>
            </w:r>
          </w:p>
        </w:tc>
        <w:tc>
          <w:tcPr>
            <w:tcW w:w="3803"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21"/>
                <w:szCs w:val="21"/>
                <w:lang w:eastAsia="es-MX"/>
              </w:rPr>
              <w:t></w:t>
            </w:r>
            <w:r w:rsidRPr="00C2181A">
              <w:rPr>
                <w:color w:val="000000" w:themeColor="text1"/>
                <w:sz w:val="14"/>
                <w:szCs w:val="14"/>
                <w:lang w:eastAsia="es-MX"/>
              </w:rPr>
              <w:t>        </w:t>
            </w:r>
            <w:r w:rsidRPr="00C2181A">
              <w:rPr>
                <w:color w:val="000000" w:themeColor="text1"/>
                <w:sz w:val="21"/>
                <w:szCs w:val="21"/>
                <w:lang w:eastAsia="es-MX"/>
              </w:rPr>
              <w:t>Todos los nombres de constantes tendrán que escribirse en mayúsculas. Cuando los nombres de constantes sean compuestos las palabras se separarán entre sí mediante el carácter de subrayado "_".</w:t>
            </w:r>
          </w:p>
          <w:p w:rsidR="00AB679D" w:rsidRPr="00C2181A" w:rsidRDefault="00AB679D" w:rsidP="00970633">
            <w:pPr>
              <w:spacing w:after="0" w:line="285" w:lineRule="atLeast"/>
              <w:rPr>
                <w:color w:val="000000" w:themeColor="text1"/>
                <w:sz w:val="21"/>
                <w:szCs w:val="21"/>
                <w:lang w:eastAsia="es-MX"/>
              </w:rPr>
            </w:pPr>
            <w:r w:rsidRPr="00C2181A">
              <w:rPr>
                <w:color w:val="000000" w:themeColor="text1"/>
                <w:sz w:val="21"/>
                <w:szCs w:val="21"/>
                <w:lang w:eastAsia="es-MX"/>
              </w:rPr>
              <w:t>Ejemplos:</w:t>
            </w:r>
          </w:p>
          <w:p w:rsidR="00AB679D" w:rsidRPr="00C2181A" w:rsidRDefault="00AB679D" w:rsidP="00AB679D">
            <w:pPr>
              <w:spacing w:after="0" w:line="285" w:lineRule="atLeast"/>
              <w:jc w:val="left"/>
              <w:rPr>
                <w:color w:val="000000" w:themeColor="text1"/>
                <w:sz w:val="21"/>
                <w:szCs w:val="21"/>
                <w:lang w:eastAsia="es-MX"/>
              </w:rPr>
            </w:pPr>
            <w:r w:rsidRPr="00C2181A">
              <w:rPr>
                <w:color w:val="000000" w:themeColor="text1"/>
                <w:sz w:val="20"/>
                <w:szCs w:val="20"/>
                <w:lang w:eastAsia="es-MX"/>
              </w:rPr>
              <w:br/>
            </w:r>
            <w:proofErr w:type="spellStart"/>
            <w:r w:rsidRPr="00C2181A">
              <w:rPr>
                <w:color w:val="000000" w:themeColor="text1"/>
                <w:sz w:val="21"/>
                <w:szCs w:val="21"/>
                <w:lang w:eastAsia="es-MX"/>
              </w:rPr>
              <w:t>int</w:t>
            </w:r>
            <w:proofErr w:type="spellEnd"/>
            <w:r w:rsidRPr="00C2181A">
              <w:rPr>
                <w:color w:val="000000" w:themeColor="text1"/>
                <w:sz w:val="21"/>
                <w:szCs w:val="21"/>
                <w:lang w:eastAsia="es-MX"/>
              </w:rPr>
              <w:t xml:space="preserve"> LONGITUD_MAXIMA;</w:t>
            </w:r>
            <w:r w:rsidRPr="00C2181A">
              <w:rPr>
                <w:color w:val="000000" w:themeColor="text1"/>
                <w:sz w:val="21"/>
                <w:szCs w:val="21"/>
                <w:lang w:eastAsia="es-MX"/>
              </w:rPr>
              <w:br/>
            </w:r>
            <w:proofErr w:type="spellStart"/>
            <w:r w:rsidRPr="00C2181A">
              <w:rPr>
                <w:color w:val="000000" w:themeColor="text1"/>
                <w:sz w:val="21"/>
                <w:szCs w:val="21"/>
                <w:lang w:eastAsia="es-MX"/>
              </w:rPr>
              <w:t>int</w:t>
            </w:r>
            <w:proofErr w:type="spellEnd"/>
            <w:r w:rsidRPr="00C2181A">
              <w:rPr>
                <w:color w:val="000000" w:themeColor="text1"/>
                <w:sz w:val="21"/>
                <w:szCs w:val="21"/>
                <w:lang w:eastAsia="es-MX"/>
              </w:rPr>
              <w:t xml:space="preserve"> LONGITUD_MINIMA;</w:t>
            </w:r>
          </w:p>
          <w:p w:rsidR="00AB679D" w:rsidRPr="00C2181A" w:rsidRDefault="00AB679D" w:rsidP="00970633">
            <w:pPr>
              <w:spacing w:after="0" w:line="285" w:lineRule="atLeast"/>
              <w:rPr>
                <w:color w:val="000000" w:themeColor="text1"/>
                <w:sz w:val="21"/>
                <w:szCs w:val="21"/>
                <w:lang w:eastAsia="es-MX"/>
              </w:rPr>
            </w:pP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Los valores constantes (literales) nunca aparecerán directamente en el código. Para designar dichos valores se utilizarán constantes escritas en mayúsculas y se declararán, según su ámbito de uso, o bien en una Clase de constantes creada para tal efecto, o bien en la clase donde sean utilizadas.</w:t>
            </w:r>
          </w:p>
          <w:p w:rsidR="00AB679D" w:rsidRPr="00C2181A" w:rsidRDefault="00AB679D" w:rsidP="00970633">
            <w:pPr>
              <w:spacing w:after="0" w:line="285" w:lineRule="atLeast"/>
              <w:rPr>
                <w:color w:val="000000" w:themeColor="text1"/>
                <w:sz w:val="21"/>
                <w:szCs w:val="21"/>
                <w:lang w:eastAsia="es-MX"/>
              </w:rPr>
            </w:pPr>
            <w:r w:rsidRPr="00C2181A">
              <w:rPr>
                <w:color w:val="000000" w:themeColor="text1"/>
                <w:sz w:val="21"/>
                <w:szCs w:val="21"/>
                <w:lang w:eastAsia="es-MX"/>
              </w:rPr>
              <w:t>Ejemplos:</w:t>
            </w:r>
          </w:p>
          <w:p w:rsidR="00AB679D" w:rsidRPr="00C2181A" w:rsidRDefault="00AB679D" w:rsidP="00AB679D">
            <w:pPr>
              <w:spacing w:after="0" w:line="285" w:lineRule="atLeast"/>
              <w:jc w:val="left"/>
              <w:rPr>
                <w:color w:val="000000" w:themeColor="text1"/>
                <w:sz w:val="20"/>
                <w:szCs w:val="20"/>
                <w:lang w:eastAsia="es-MX"/>
              </w:rPr>
            </w:pPr>
            <w:r w:rsidRPr="00C2181A">
              <w:rPr>
                <w:color w:val="000000" w:themeColor="text1"/>
                <w:sz w:val="20"/>
                <w:szCs w:val="20"/>
                <w:lang w:eastAsia="es-MX"/>
              </w:rPr>
              <w:br/>
            </w:r>
            <w:r w:rsidRPr="00C2181A">
              <w:rPr>
                <w:color w:val="000000" w:themeColor="text1"/>
                <w:sz w:val="21"/>
                <w:szCs w:val="21"/>
                <w:lang w:eastAsia="es-MX"/>
              </w:rPr>
              <w:t>// Uso incorrecto</w:t>
            </w:r>
            <w:r w:rsidRPr="00C2181A">
              <w:rPr>
                <w:color w:val="000000" w:themeColor="text1"/>
                <w:sz w:val="21"/>
                <w:szCs w:val="21"/>
                <w:lang w:eastAsia="es-MX"/>
              </w:rPr>
              <w:br/>
            </w:r>
            <w:proofErr w:type="spellStart"/>
            <w:r w:rsidRPr="00C2181A">
              <w:rPr>
                <w:color w:val="000000" w:themeColor="text1"/>
                <w:sz w:val="21"/>
                <w:szCs w:val="21"/>
                <w:lang w:eastAsia="es-MX"/>
              </w:rPr>
              <w:t>codigoErrorUsuarioEncontrado</w:t>
            </w:r>
            <w:proofErr w:type="spellEnd"/>
            <w:r w:rsidRPr="00C2181A">
              <w:rPr>
                <w:color w:val="000000" w:themeColor="text1"/>
                <w:sz w:val="21"/>
                <w:szCs w:val="21"/>
                <w:lang w:eastAsia="es-MX"/>
              </w:rPr>
              <w:t xml:space="preserve"> = 1;</w:t>
            </w:r>
            <w:r w:rsidRPr="00C2181A">
              <w:rPr>
                <w:color w:val="000000" w:themeColor="text1"/>
                <w:sz w:val="21"/>
                <w:szCs w:val="21"/>
                <w:lang w:eastAsia="es-MX"/>
              </w:rPr>
              <w:br/>
              <w:t>...</w:t>
            </w:r>
            <w:r w:rsidRPr="00C2181A">
              <w:rPr>
                <w:color w:val="000000" w:themeColor="text1"/>
                <w:sz w:val="21"/>
                <w:szCs w:val="21"/>
                <w:lang w:eastAsia="es-MX"/>
              </w:rPr>
              <w:br/>
            </w:r>
            <w:proofErr w:type="spellStart"/>
            <w:r w:rsidRPr="00C2181A">
              <w:rPr>
                <w:color w:val="000000" w:themeColor="text1"/>
                <w:sz w:val="21"/>
                <w:szCs w:val="21"/>
                <w:lang w:eastAsia="es-MX"/>
              </w:rPr>
              <w:t>switch</w:t>
            </w:r>
            <w:proofErr w:type="spellEnd"/>
            <w:r w:rsidRPr="00C2181A">
              <w:rPr>
                <w:color w:val="000000" w:themeColor="text1"/>
                <w:sz w:val="21"/>
                <w:szCs w:val="21"/>
                <w:lang w:eastAsia="es-MX"/>
              </w:rPr>
              <w:t xml:space="preserve"> (error) {</w:t>
            </w:r>
            <w:r w:rsidRPr="00C2181A">
              <w:rPr>
                <w:color w:val="000000" w:themeColor="text1"/>
                <w:sz w:val="21"/>
                <w:szCs w:val="21"/>
                <w:lang w:eastAsia="es-MX"/>
              </w:rPr>
              <w:br/>
              <w:t xml:space="preserve">  case </w:t>
            </w:r>
            <w:proofErr w:type="spellStart"/>
            <w:r w:rsidRPr="00C2181A">
              <w:rPr>
                <w:color w:val="000000" w:themeColor="text1"/>
                <w:sz w:val="21"/>
                <w:szCs w:val="21"/>
                <w:lang w:eastAsia="es-MX"/>
              </w:rPr>
              <w:t>codigoErrorUsuarioEncontrado</w:t>
            </w:r>
            <w:proofErr w:type="spellEnd"/>
            <w:r w:rsidRPr="00C2181A">
              <w:rPr>
                <w:color w:val="000000" w:themeColor="text1"/>
                <w:sz w:val="21"/>
                <w:szCs w:val="21"/>
                <w:lang w:eastAsia="es-MX"/>
              </w:rPr>
              <w:t>:</w:t>
            </w:r>
            <w:r w:rsidRPr="00C2181A">
              <w:rPr>
                <w:color w:val="000000" w:themeColor="text1"/>
                <w:sz w:val="21"/>
                <w:szCs w:val="21"/>
                <w:lang w:eastAsia="es-MX"/>
              </w:rPr>
              <w:br/>
            </w:r>
            <w:r w:rsidRPr="00C2181A">
              <w:rPr>
                <w:color w:val="000000" w:themeColor="text1"/>
                <w:sz w:val="21"/>
                <w:szCs w:val="21"/>
                <w:lang w:eastAsia="es-MX"/>
              </w:rPr>
              <w:lastRenderedPageBreak/>
              <w:t>   ...</w:t>
            </w:r>
            <w:r w:rsidRPr="00C2181A">
              <w:rPr>
                <w:color w:val="000000" w:themeColor="text1"/>
                <w:sz w:val="21"/>
                <w:szCs w:val="21"/>
                <w:lang w:eastAsia="es-MX"/>
              </w:rPr>
              <w:br/>
              <w:t>}</w:t>
            </w:r>
            <w:r w:rsidRPr="00C2181A">
              <w:rPr>
                <w:color w:val="000000" w:themeColor="text1"/>
                <w:sz w:val="20"/>
                <w:szCs w:val="20"/>
                <w:lang w:eastAsia="es-MX"/>
              </w:rPr>
              <w:br/>
            </w:r>
          </w:p>
          <w:p w:rsidR="00AB679D" w:rsidRPr="00C2181A" w:rsidRDefault="00AB679D" w:rsidP="00AB679D">
            <w:pPr>
              <w:spacing w:after="0" w:line="285" w:lineRule="atLeast"/>
              <w:jc w:val="left"/>
              <w:rPr>
                <w:color w:val="000000" w:themeColor="text1"/>
                <w:sz w:val="21"/>
                <w:szCs w:val="21"/>
                <w:lang w:eastAsia="es-MX"/>
              </w:rPr>
            </w:pPr>
            <w:r w:rsidRPr="00C2181A">
              <w:rPr>
                <w:color w:val="000000" w:themeColor="text1"/>
                <w:sz w:val="20"/>
                <w:szCs w:val="20"/>
                <w:lang w:eastAsia="es-MX"/>
              </w:rPr>
              <w:br/>
            </w:r>
            <w:r w:rsidRPr="00C2181A">
              <w:rPr>
                <w:color w:val="000000" w:themeColor="text1"/>
                <w:sz w:val="21"/>
                <w:szCs w:val="21"/>
                <w:lang w:eastAsia="es-MX"/>
              </w:rPr>
              <w:t>// Uso correcto</w:t>
            </w:r>
            <w:r w:rsidRPr="00C2181A">
              <w:rPr>
                <w:color w:val="000000" w:themeColor="text1"/>
                <w:sz w:val="21"/>
                <w:szCs w:val="21"/>
                <w:lang w:eastAsia="es-MX"/>
              </w:rPr>
              <w:br/>
            </w:r>
            <w:proofErr w:type="spellStart"/>
            <w:r w:rsidRPr="00C2181A">
              <w:rPr>
                <w:color w:val="000000" w:themeColor="text1"/>
                <w:sz w:val="21"/>
                <w:szCs w:val="21"/>
                <w:lang w:eastAsia="es-MX"/>
              </w:rPr>
              <w:t>public</w:t>
            </w:r>
            <w:proofErr w:type="spellEnd"/>
            <w:r w:rsidRPr="00C2181A">
              <w:rPr>
                <w:color w:val="000000" w:themeColor="text1"/>
                <w:sz w:val="21"/>
                <w:szCs w:val="21"/>
                <w:lang w:eastAsia="es-MX"/>
              </w:rPr>
              <w:t xml:space="preserve"> final </w:t>
            </w:r>
            <w:proofErr w:type="spellStart"/>
            <w:r w:rsidRPr="00C2181A">
              <w:rPr>
                <w:color w:val="000000" w:themeColor="text1"/>
                <w:sz w:val="21"/>
                <w:szCs w:val="21"/>
                <w:lang w:eastAsia="es-MX"/>
              </w:rPr>
              <w:t>int</w:t>
            </w:r>
            <w:proofErr w:type="spellEnd"/>
            <w:r w:rsidRPr="00C2181A">
              <w:rPr>
                <w:color w:val="000000" w:themeColor="text1"/>
                <w:sz w:val="21"/>
                <w:szCs w:val="21"/>
                <w:lang w:eastAsia="es-MX"/>
              </w:rPr>
              <w:t xml:space="preserve"> CODIGOERROR_USUARIOENCONTRADO = 1;</w:t>
            </w:r>
            <w:r w:rsidRPr="00C2181A">
              <w:rPr>
                <w:color w:val="000000" w:themeColor="text1"/>
                <w:sz w:val="21"/>
                <w:szCs w:val="21"/>
                <w:lang w:eastAsia="es-MX"/>
              </w:rPr>
              <w:br/>
              <w:t>...</w:t>
            </w:r>
            <w:r w:rsidRPr="00C2181A">
              <w:rPr>
                <w:color w:val="000000" w:themeColor="text1"/>
                <w:sz w:val="21"/>
                <w:szCs w:val="21"/>
                <w:lang w:eastAsia="es-MX"/>
              </w:rPr>
              <w:br/>
            </w:r>
            <w:proofErr w:type="spellStart"/>
            <w:r w:rsidRPr="00C2181A">
              <w:rPr>
                <w:color w:val="000000" w:themeColor="text1"/>
                <w:sz w:val="21"/>
                <w:szCs w:val="21"/>
                <w:lang w:eastAsia="es-MX"/>
              </w:rPr>
              <w:t>switch</w:t>
            </w:r>
            <w:proofErr w:type="spellEnd"/>
            <w:r w:rsidRPr="00C2181A">
              <w:rPr>
                <w:color w:val="000000" w:themeColor="text1"/>
                <w:sz w:val="21"/>
                <w:szCs w:val="21"/>
                <w:lang w:eastAsia="es-MX"/>
              </w:rPr>
              <w:t xml:space="preserve"> (error) {</w:t>
            </w:r>
            <w:r w:rsidRPr="00C2181A">
              <w:rPr>
                <w:color w:val="000000" w:themeColor="text1"/>
                <w:sz w:val="21"/>
                <w:szCs w:val="21"/>
                <w:lang w:eastAsia="es-MX"/>
              </w:rPr>
              <w:br/>
              <w:t>  case CODIGOERROR_USUARIOENCONTRADO:</w:t>
            </w:r>
            <w:r w:rsidRPr="00C2181A">
              <w:rPr>
                <w:color w:val="000000" w:themeColor="text1"/>
                <w:sz w:val="21"/>
                <w:szCs w:val="21"/>
                <w:lang w:eastAsia="es-MX"/>
              </w:rPr>
              <w:br/>
              <w:t>   ...</w:t>
            </w:r>
            <w:r w:rsidRPr="00C2181A">
              <w:rPr>
                <w:color w:val="000000" w:themeColor="text1"/>
                <w:sz w:val="21"/>
                <w:szCs w:val="21"/>
                <w:lang w:eastAsia="es-MX"/>
              </w:rPr>
              <w:br/>
              <w:t>}</w:t>
            </w:r>
          </w:p>
          <w:p w:rsidR="00AB679D" w:rsidRPr="00C2181A" w:rsidRDefault="00AB679D" w:rsidP="00970633">
            <w:pPr>
              <w:spacing w:after="0" w:line="285" w:lineRule="atLeast"/>
              <w:rPr>
                <w:color w:val="000000" w:themeColor="text1"/>
                <w:sz w:val="21"/>
                <w:szCs w:val="21"/>
                <w:lang w:eastAsia="es-MX"/>
              </w:rPr>
            </w:pP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8" w:space="0" w:color="auto"/>
              <w:left w:val="single" w:sz="8" w:space="0" w:color="auto"/>
              <w:bottom w:val="single" w:sz="8" w:space="0" w:color="auto"/>
              <w:right w:val="single" w:sz="4" w:space="0" w:color="auto"/>
            </w:tcBorders>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lastRenderedPageBreak/>
              <w:t>Visibilidad de atributos de instancia y de clase</w:t>
            </w:r>
          </w:p>
        </w:tc>
        <w:tc>
          <w:tcPr>
            <w:tcW w:w="3803"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Los atributos de instancia y de clase serán siempre privados, excepto cuando tengan que ser visibles en subclases herederas, en tales casos serán declarados como protegidos.</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El acceso a los atributos de una clase se realizará por medio de los métodos "</w:t>
            </w:r>
            <w:proofErr w:type="spellStart"/>
            <w:r w:rsidRPr="00C2181A">
              <w:rPr>
                <w:color w:val="000000" w:themeColor="text1"/>
                <w:sz w:val="21"/>
                <w:szCs w:val="21"/>
                <w:lang w:eastAsia="es-MX"/>
              </w:rPr>
              <w:t>get</w:t>
            </w:r>
            <w:proofErr w:type="spellEnd"/>
            <w:r w:rsidRPr="00C2181A">
              <w:rPr>
                <w:color w:val="000000" w:themeColor="text1"/>
                <w:sz w:val="21"/>
                <w:szCs w:val="21"/>
                <w:lang w:eastAsia="es-MX"/>
              </w:rPr>
              <w:t>" y "set" correspondientes, incluso cuando el acceso a dichos atributos se realice en los métodos miembros de la clase.</w:t>
            </w:r>
          </w:p>
          <w:p w:rsidR="00AB679D" w:rsidRPr="00C2181A" w:rsidRDefault="00AB679D" w:rsidP="00970633">
            <w:pPr>
              <w:spacing w:after="0" w:line="285" w:lineRule="atLeast"/>
              <w:rPr>
                <w:color w:val="000000" w:themeColor="text1"/>
                <w:sz w:val="21"/>
                <w:szCs w:val="21"/>
                <w:lang w:val="en-US" w:eastAsia="es-MX"/>
              </w:rPr>
            </w:pPr>
            <w:proofErr w:type="spellStart"/>
            <w:r w:rsidRPr="00C2181A">
              <w:rPr>
                <w:color w:val="000000" w:themeColor="text1"/>
                <w:sz w:val="21"/>
                <w:szCs w:val="21"/>
                <w:lang w:val="en-US" w:eastAsia="es-MX"/>
              </w:rPr>
              <w:t>Ejemplo</w:t>
            </w:r>
            <w:proofErr w:type="spellEnd"/>
            <w:r w:rsidRPr="00C2181A">
              <w:rPr>
                <w:color w:val="000000" w:themeColor="text1"/>
                <w:sz w:val="21"/>
                <w:szCs w:val="21"/>
                <w:lang w:val="en-US" w:eastAsia="es-MX"/>
              </w:rPr>
              <w:t>:</w:t>
            </w:r>
          </w:p>
          <w:p w:rsidR="00AB679D" w:rsidRPr="00C2181A" w:rsidRDefault="00AB679D" w:rsidP="00AB679D">
            <w:pPr>
              <w:spacing w:after="0" w:line="285" w:lineRule="atLeast"/>
              <w:jc w:val="left"/>
              <w:rPr>
                <w:color w:val="000000" w:themeColor="text1"/>
                <w:sz w:val="21"/>
                <w:szCs w:val="21"/>
                <w:lang w:eastAsia="es-MX"/>
              </w:rPr>
            </w:pPr>
            <w:r w:rsidRPr="00C2181A">
              <w:rPr>
                <w:color w:val="000000" w:themeColor="text1"/>
                <w:sz w:val="21"/>
                <w:szCs w:val="21"/>
                <w:lang w:val="en-US" w:eastAsia="es-MX"/>
              </w:rPr>
              <w:br/>
              <w:t xml:space="preserve">public class </w:t>
            </w:r>
            <w:proofErr w:type="spellStart"/>
            <w:r w:rsidRPr="00C2181A">
              <w:rPr>
                <w:color w:val="000000" w:themeColor="text1"/>
                <w:sz w:val="21"/>
                <w:szCs w:val="21"/>
                <w:lang w:val="en-US" w:eastAsia="es-MX"/>
              </w:rPr>
              <w:t>Unidad</w:t>
            </w:r>
            <w:proofErr w:type="spellEnd"/>
            <w:r w:rsidRPr="00C2181A">
              <w:rPr>
                <w:color w:val="000000" w:themeColor="text1"/>
                <w:sz w:val="21"/>
                <w:szCs w:val="21"/>
                <w:lang w:val="en-US" w:eastAsia="es-MX"/>
              </w:rPr>
              <w:t xml:space="preserve"> {</w:t>
            </w:r>
            <w:r w:rsidRPr="00C2181A">
              <w:rPr>
                <w:color w:val="000000" w:themeColor="text1"/>
                <w:sz w:val="21"/>
                <w:szCs w:val="21"/>
                <w:lang w:val="en-US" w:eastAsia="es-MX"/>
              </w:rPr>
              <w:br/>
            </w:r>
            <w:r w:rsidRPr="00C2181A">
              <w:rPr>
                <w:color w:val="000000" w:themeColor="text1"/>
                <w:sz w:val="21"/>
                <w:szCs w:val="21"/>
                <w:lang w:val="en-US" w:eastAsia="es-MX"/>
              </w:rPr>
              <w:br/>
              <w:t xml:space="preserve"> private </w:t>
            </w:r>
            <w:proofErr w:type="spellStart"/>
            <w:r w:rsidRPr="00C2181A">
              <w:rPr>
                <w:color w:val="000000" w:themeColor="text1"/>
                <w:sz w:val="21"/>
                <w:szCs w:val="21"/>
                <w:lang w:val="en-US" w:eastAsia="es-MX"/>
              </w:rPr>
              <w:t>int</w:t>
            </w:r>
            <w:proofErr w:type="spellEnd"/>
            <w:r w:rsidRPr="00C2181A">
              <w:rPr>
                <w:color w:val="000000" w:themeColor="text1"/>
                <w:sz w:val="21"/>
                <w:szCs w:val="21"/>
                <w:lang w:val="en-US" w:eastAsia="es-MX"/>
              </w:rPr>
              <w:t xml:space="preserve"> id;</w:t>
            </w:r>
            <w:r w:rsidRPr="00C2181A">
              <w:rPr>
                <w:color w:val="000000" w:themeColor="text1"/>
                <w:sz w:val="21"/>
                <w:szCs w:val="21"/>
                <w:lang w:val="en-US" w:eastAsia="es-MX"/>
              </w:rPr>
              <w:br/>
              <w:t xml:space="preserve"> private String </w:t>
            </w:r>
            <w:proofErr w:type="spellStart"/>
            <w:r w:rsidRPr="00C2181A">
              <w:rPr>
                <w:color w:val="000000" w:themeColor="text1"/>
                <w:sz w:val="21"/>
                <w:szCs w:val="21"/>
                <w:lang w:val="en-US" w:eastAsia="es-MX"/>
              </w:rPr>
              <w:t>nombre</w:t>
            </w:r>
            <w:proofErr w:type="spellEnd"/>
            <w:r w:rsidRPr="00C2181A">
              <w:rPr>
                <w:color w:val="000000" w:themeColor="text1"/>
                <w:sz w:val="21"/>
                <w:szCs w:val="21"/>
                <w:lang w:val="en-US" w:eastAsia="es-MX"/>
              </w:rPr>
              <w:t>;</w:t>
            </w:r>
            <w:r w:rsidRPr="00C2181A">
              <w:rPr>
                <w:color w:val="000000" w:themeColor="text1"/>
                <w:sz w:val="21"/>
                <w:szCs w:val="21"/>
                <w:lang w:val="en-US" w:eastAsia="es-MX"/>
              </w:rPr>
              <w:br/>
              <w:t> ...</w:t>
            </w:r>
            <w:r w:rsidRPr="00C2181A">
              <w:rPr>
                <w:color w:val="000000" w:themeColor="text1"/>
                <w:sz w:val="21"/>
                <w:szCs w:val="21"/>
                <w:lang w:val="en-US" w:eastAsia="es-MX"/>
              </w:rPr>
              <w:br/>
            </w:r>
            <w:r w:rsidRPr="00C2181A">
              <w:rPr>
                <w:color w:val="000000" w:themeColor="text1"/>
                <w:sz w:val="21"/>
                <w:szCs w:val="21"/>
                <w:lang w:val="en-US" w:eastAsia="es-MX"/>
              </w:rPr>
              <w:br/>
              <w:t> </w:t>
            </w:r>
            <w:proofErr w:type="spellStart"/>
            <w:r w:rsidRPr="00C2181A">
              <w:rPr>
                <w:color w:val="000000" w:themeColor="text1"/>
                <w:sz w:val="21"/>
                <w:szCs w:val="21"/>
                <w:lang w:eastAsia="es-MX"/>
              </w:rPr>
              <w:t>public</w:t>
            </w:r>
            <w:proofErr w:type="spellEnd"/>
            <w:r w:rsidRPr="00C2181A">
              <w:rPr>
                <w:color w:val="000000" w:themeColor="text1"/>
                <w:sz w:val="21"/>
                <w:szCs w:val="21"/>
                <w:lang w:eastAsia="es-MX"/>
              </w:rPr>
              <w:t xml:space="preserve"> </w:t>
            </w:r>
            <w:proofErr w:type="spellStart"/>
            <w:r w:rsidRPr="00C2181A">
              <w:rPr>
                <w:color w:val="000000" w:themeColor="text1"/>
                <w:sz w:val="21"/>
                <w:szCs w:val="21"/>
                <w:lang w:eastAsia="es-MX"/>
              </w:rPr>
              <w:t>void</w:t>
            </w:r>
            <w:proofErr w:type="spellEnd"/>
            <w:r w:rsidRPr="00C2181A">
              <w:rPr>
                <w:color w:val="000000" w:themeColor="text1"/>
                <w:sz w:val="21"/>
                <w:szCs w:val="21"/>
                <w:lang w:eastAsia="es-MX"/>
              </w:rPr>
              <w:t xml:space="preserve"> </w:t>
            </w:r>
            <w:proofErr w:type="spellStart"/>
            <w:r w:rsidRPr="00C2181A">
              <w:rPr>
                <w:color w:val="000000" w:themeColor="text1"/>
                <w:sz w:val="21"/>
                <w:szCs w:val="21"/>
                <w:lang w:eastAsia="es-MX"/>
              </w:rPr>
              <w:t>actualizaUnidad</w:t>
            </w:r>
            <w:proofErr w:type="spellEnd"/>
            <w:r w:rsidRPr="00C2181A">
              <w:rPr>
                <w:color w:val="000000" w:themeColor="text1"/>
                <w:sz w:val="21"/>
                <w:szCs w:val="21"/>
                <w:lang w:eastAsia="es-MX"/>
              </w:rPr>
              <w:t>(Unidad unidad) {</w:t>
            </w:r>
            <w:r w:rsidRPr="00C2181A">
              <w:rPr>
                <w:color w:val="000000" w:themeColor="text1"/>
                <w:sz w:val="21"/>
                <w:szCs w:val="21"/>
                <w:lang w:eastAsia="es-MX"/>
              </w:rPr>
              <w:br/>
              <w:t xml:space="preserve">  </w:t>
            </w:r>
            <w:proofErr w:type="spellStart"/>
            <w:r w:rsidRPr="00C2181A">
              <w:rPr>
                <w:color w:val="000000" w:themeColor="text1"/>
                <w:sz w:val="21"/>
                <w:szCs w:val="21"/>
                <w:lang w:eastAsia="es-MX"/>
              </w:rPr>
              <w:t>this.setId</w:t>
            </w:r>
            <w:proofErr w:type="spellEnd"/>
            <w:r w:rsidRPr="00C2181A">
              <w:rPr>
                <w:color w:val="000000" w:themeColor="text1"/>
                <w:sz w:val="21"/>
                <w:szCs w:val="21"/>
                <w:lang w:eastAsia="es-MX"/>
              </w:rPr>
              <w:t>(</w:t>
            </w:r>
            <w:proofErr w:type="spellStart"/>
            <w:r w:rsidRPr="00C2181A">
              <w:rPr>
                <w:color w:val="000000" w:themeColor="text1"/>
                <w:sz w:val="21"/>
                <w:szCs w:val="21"/>
                <w:lang w:eastAsia="es-MX"/>
              </w:rPr>
              <w:t>unidad.getId</w:t>
            </w:r>
            <w:proofErr w:type="spellEnd"/>
            <w:r w:rsidRPr="00C2181A">
              <w:rPr>
                <w:color w:val="000000" w:themeColor="text1"/>
                <w:sz w:val="21"/>
                <w:szCs w:val="21"/>
                <w:lang w:eastAsia="es-MX"/>
              </w:rPr>
              <w:t>());</w:t>
            </w:r>
            <w:r w:rsidRPr="00C2181A">
              <w:rPr>
                <w:color w:val="000000" w:themeColor="text1"/>
                <w:sz w:val="21"/>
                <w:szCs w:val="21"/>
                <w:lang w:eastAsia="es-MX"/>
              </w:rPr>
              <w:br/>
              <w:t xml:space="preserve">  </w:t>
            </w:r>
            <w:proofErr w:type="spellStart"/>
            <w:r w:rsidRPr="00C2181A">
              <w:rPr>
                <w:color w:val="000000" w:themeColor="text1"/>
                <w:sz w:val="21"/>
                <w:szCs w:val="21"/>
                <w:lang w:eastAsia="es-MX"/>
              </w:rPr>
              <w:t>this.setNombre</w:t>
            </w:r>
            <w:proofErr w:type="spellEnd"/>
            <w:r w:rsidRPr="00C2181A">
              <w:rPr>
                <w:color w:val="000000" w:themeColor="text1"/>
                <w:sz w:val="21"/>
                <w:szCs w:val="21"/>
                <w:lang w:eastAsia="es-MX"/>
              </w:rPr>
              <w:t>(</w:t>
            </w:r>
            <w:proofErr w:type="spellStart"/>
            <w:r w:rsidRPr="00C2181A">
              <w:rPr>
                <w:color w:val="000000" w:themeColor="text1"/>
                <w:sz w:val="21"/>
                <w:szCs w:val="21"/>
                <w:lang w:eastAsia="es-MX"/>
              </w:rPr>
              <w:t>unidad.getNombre</w:t>
            </w:r>
            <w:proofErr w:type="spellEnd"/>
            <w:r w:rsidRPr="00C2181A">
              <w:rPr>
                <w:color w:val="000000" w:themeColor="text1"/>
                <w:sz w:val="21"/>
                <w:szCs w:val="21"/>
                <w:lang w:eastAsia="es-MX"/>
              </w:rPr>
              <w:t>());</w:t>
            </w:r>
            <w:r w:rsidRPr="00C2181A">
              <w:rPr>
                <w:color w:val="000000" w:themeColor="text1"/>
                <w:sz w:val="21"/>
                <w:szCs w:val="21"/>
                <w:lang w:eastAsia="es-MX"/>
              </w:rPr>
              <w:br/>
              <w:t> }</w:t>
            </w:r>
            <w:r w:rsidRPr="00C2181A">
              <w:rPr>
                <w:color w:val="000000" w:themeColor="text1"/>
                <w:sz w:val="21"/>
                <w:szCs w:val="21"/>
                <w:lang w:eastAsia="es-MX"/>
              </w:rPr>
              <w:br/>
              <w:t> ...</w:t>
            </w:r>
            <w:r w:rsidRPr="00C2181A">
              <w:rPr>
                <w:color w:val="000000" w:themeColor="text1"/>
                <w:sz w:val="21"/>
                <w:szCs w:val="21"/>
                <w:lang w:eastAsia="es-MX"/>
              </w:rPr>
              <w:br/>
              <w:t>}</w:t>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c>
          <w:tcPr>
            <w:tcW w:w="119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B679D" w:rsidRPr="00C2181A" w:rsidRDefault="00AB679D" w:rsidP="00087854">
            <w:pPr>
              <w:jc w:val="center"/>
              <w:rPr>
                <w:lang w:eastAsia="es-MX"/>
              </w:rPr>
            </w:pPr>
            <w:r w:rsidRPr="00C2181A">
              <w:rPr>
                <w:lang w:eastAsia="es-MX"/>
              </w:rPr>
              <w:t>Referencias a miembros de una clase</w:t>
            </w:r>
          </w:p>
        </w:tc>
        <w:tc>
          <w:tcPr>
            <w:tcW w:w="3803" w:type="pct"/>
            <w:tcBorders>
              <w:top w:val="single" w:sz="4" w:space="0" w:color="auto"/>
              <w:left w:val="nil"/>
              <w:bottom w:val="single" w:sz="8" w:space="0" w:color="auto"/>
              <w:right w:val="single" w:sz="8" w:space="0" w:color="auto"/>
            </w:tcBorders>
            <w:tcMar>
              <w:top w:w="0" w:type="dxa"/>
              <w:left w:w="108" w:type="dxa"/>
              <w:bottom w:w="0" w:type="dxa"/>
              <w:right w:w="108" w:type="dxa"/>
            </w:tcMar>
            <w:hideMark/>
          </w:tcPr>
          <w:p w:rsidR="00AB679D" w:rsidRPr="00C2181A" w:rsidRDefault="00AB679D" w:rsidP="00970633">
            <w:pPr>
              <w:spacing w:line="240" w:lineRule="auto"/>
              <w:ind w:hanging="360"/>
              <w:rPr>
                <w:color w:val="000000" w:themeColor="text1"/>
                <w:lang w:eastAsia="es-MX"/>
              </w:rPr>
            </w:pPr>
            <w:r w:rsidRPr="00C2181A">
              <w:rPr>
                <w:color w:val="000000" w:themeColor="text1"/>
                <w:sz w:val="14"/>
                <w:szCs w:val="14"/>
                <w:lang w:eastAsia="es-MX"/>
              </w:rPr>
              <w:t>           </w:t>
            </w:r>
            <w:r w:rsidRPr="00C2181A">
              <w:rPr>
                <w:color w:val="000000" w:themeColor="text1"/>
                <w:lang w:eastAsia="es-MX"/>
              </w:rPr>
              <w:t>Evitar el uso de objetos para acceder a los miembros de una clase (atributos y métodos estáticos). Utilizaremos en su lugar el nombre de la clase. Por ejemplo</w:t>
            </w:r>
          </w:p>
          <w:p w:rsidR="00AB679D" w:rsidRPr="00C2181A" w:rsidRDefault="00AB679D" w:rsidP="00970633">
            <w:pPr>
              <w:spacing w:line="240" w:lineRule="auto"/>
              <w:rPr>
                <w:color w:val="000000" w:themeColor="text1"/>
                <w:lang w:eastAsia="es-MX"/>
              </w:rPr>
            </w:pPr>
            <w:r w:rsidRPr="00C2181A">
              <w:rPr>
                <w:color w:val="000000" w:themeColor="text1"/>
                <w:sz w:val="20"/>
                <w:szCs w:val="20"/>
                <w:lang w:eastAsia="es-MX"/>
              </w:rPr>
              <w:br/>
            </w:r>
            <w:proofErr w:type="spellStart"/>
            <w:r w:rsidRPr="00C2181A">
              <w:rPr>
                <w:color w:val="000000" w:themeColor="text1"/>
                <w:lang w:eastAsia="es-MX"/>
              </w:rPr>
              <w:t>metodoUtilidad</w:t>
            </w:r>
            <w:proofErr w:type="spellEnd"/>
            <w:r w:rsidRPr="00C2181A">
              <w:rPr>
                <w:color w:val="000000" w:themeColor="text1"/>
                <w:lang w:eastAsia="es-MX"/>
              </w:rPr>
              <w:t>();    // Acceso desde la propia clase estática</w:t>
            </w:r>
            <w:r w:rsidRPr="00C2181A">
              <w:rPr>
                <w:color w:val="000000" w:themeColor="text1"/>
                <w:lang w:eastAsia="es-MX"/>
              </w:rPr>
              <w:br/>
            </w:r>
            <w:proofErr w:type="spellStart"/>
            <w:r w:rsidRPr="00C2181A">
              <w:rPr>
                <w:color w:val="000000" w:themeColor="text1"/>
                <w:lang w:eastAsia="es-MX"/>
              </w:rPr>
              <w:t>ClaseUtilidad.metodoUtilidad</w:t>
            </w:r>
            <w:proofErr w:type="spellEnd"/>
            <w:r w:rsidRPr="00C2181A">
              <w:rPr>
                <w:color w:val="000000" w:themeColor="text1"/>
                <w:lang w:eastAsia="es-MX"/>
              </w:rPr>
              <w:t>(); // Acceso común desde cualquier clase</w:t>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c>
          <w:tcPr>
            <w:tcW w:w="1197" w:type="pct"/>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hideMark/>
          </w:tcPr>
          <w:p w:rsidR="00AB679D" w:rsidRPr="00C2181A" w:rsidRDefault="00AB679D" w:rsidP="00087854">
            <w:pPr>
              <w:jc w:val="center"/>
              <w:rPr>
                <w:lang w:eastAsia="es-MX"/>
              </w:rPr>
            </w:pPr>
            <w:r w:rsidRPr="00C2181A">
              <w:rPr>
                <w:lang w:eastAsia="es-MX"/>
              </w:rPr>
              <w:lastRenderedPageBreak/>
              <w:t>Asignación sobre variables</w:t>
            </w:r>
          </w:p>
        </w:tc>
        <w:tc>
          <w:tcPr>
            <w:tcW w:w="3803" w:type="pct"/>
            <w:tcBorders>
              <w:top w:val="nil"/>
              <w:left w:val="nil"/>
              <w:bottom w:val="single" w:sz="4" w:space="0" w:color="auto"/>
              <w:right w:val="single" w:sz="8" w:space="0" w:color="auto"/>
            </w:tcBorders>
            <w:tcMar>
              <w:top w:w="0" w:type="dxa"/>
              <w:left w:w="108" w:type="dxa"/>
              <w:bottom w:w="0" w:type="dxa"/>
              <w:right w:w="108" w:type="dxa"/>
            </w:tcMar>
            <w:hideMark/>
          </w:tcPr>
          <w:p w:rsidR="00AB679D" w:rsidRPr="00C2181A" w:rsidRDefault="00AB679D" w:rsidP="00970633">
            <w:pPr>
              <w:spacing w:line="240" w:lineRule="auto"/>
              <w:ind w:hanging="360"/>
              <w:rPr>
                <w:color w:val="000000" w:themeColor="text1"/>
                <w:lang w:eastAsia="es-MX"/>
              </w:rPr>
            </w:pPr>
            <w:r w:rsidRPr="00C2181A">
              <w:rPr>
                <w:color w:val="000000" w:themeColor="text1"/>
                <w:sz w:val="14"/>
                <w:szCs w:val="14"/>
                <w:lang w:eastAsia="es-MX"/>
              </w:rPr>
              <w:t>           </w:t>
            </w:r>
            <w:r w:rsidRPr="00C2181A">
              <w:rPr>
                <w:color w:val="000000" w:themeColor="text1"/>
                <w:lang w:eastAsia="es-MX"/>
              </w:rPr>
              <w:t>Se deben evitar las asignaciones de un mismo valor sobre múltiples variables en una misma sentencia, ya que dichas sentencias suelen ser difíciles de leer.</w:t>
            </w:r>
          </w:p>
          <w:p w:rsidR="00AB679D" w:rsidRPr="00C2181A" w:rsidRDefault="00AB679D" w:rsidP="00970633">
            <w:pPr>
              <w:spacing w:line="240" w:lineRule="auto"/>
              <w:ind w:hanging="360"/>
              <w:rPr>
                <w:color w:val="000000" w:themeColor="text1"/>
                <w:lang w:eastAsia="es-MX"/>
              </w:rPr>
            </w:pPr>
            <w:r w:rsidRPr="00C2181A">
              <w:rPr>
                <w:color w:val="000000" w:themeColor="text1"/>
                <w:sz w:val="20"/>
                <w:szCs w:val="20"/>
                <w:lang w:eastAsia="es-MX"/>
              </w:rPr>
              <w:br/>
            </w:r>
            <w:proofErr w:type="spellStart"/>
            <w:r w:rsidRPr="00C2181A">
              <w:rPr>
                <w:color w:val="000000" w:themeColor="text1"/>
                <w:lang w:eastAsia="es-MX"/>
              </w:rPr>
              <w:t>int</w:t>
            </w:r>
            <w:proofErr w:type="spellEnd"/>
            <w:r w:rsidRPr="00C2181A">
              <w:rPr>
                <w:color w:val="000000" w:themeColor="text1"/>
                <w:lang w:eastAsia="es-MX"/>
              </w:rPr>
              <w:t xml:space="preserve"> a = b = c = 2;  //</w:t>
            </w:r>
            <w:r w:rsidRPr="00C2181A">
              <w:rPr>
                <w:b/>
                <w:color w:val="000000" w:themeColor="text1"/>
                <w:lang w:eastAsia="es-MX"/>
              </w:rPr>
              <w:t xml:space="preserve"> Evitar</w:t>
            </w:r>
          </w:p>
          <w:p w:rsidR="00AB679D" w:rsidRPr="00C2181A" w:rsidRDefault="00AB679D" w:rsidP="00970633">
            <w:pPr>
              <w:spacing w:line="240" w:lineRule="auto"/>
              <w:ind w:hanging="360"/>
              <w:rPr>
                <w:color w:val="000000" w:themeColor="text1"/>
                <w:lang w:eastAsia="es-MX"/>
              </w:rPr>
            </w:pPr>
            <w:r w:rsidRPr="00C2181A">
              <w:rPr>
                <w:color w:val="000000" w:themeColor="text1"/>
                <w:sz w:val="14"/>
                <w:szCs w:val="14"/>
                <w:lang w:eastAsia="es-MX"/>
              </w:rPr>
              <w:t>           </w:t>
            </w:r>
            <w:r w:rsidRPr="00C2181A">
              <w:rPr>
                <w:color w:val="000000" w:themeColor="text1"/>
                <w:lang w:eastAsia="es-MX"/>
              </w:rPr>
              <w:t>No utilizar el operador de asignación en aquellos lugares donde sea susceptible de confusión con el operador de igualdad. Por ejemplo:</w:t>
            </w:r>
          </w:p>
          <w:p w:rsidR="00AB679D" w:rsidRPr="00C2181A" w:rsidRDefault="00AB679D" w:rsidP="00AB679D">
            <w:pPr>
              <w:spacing w:after="0" w:line="240" w:lineRule="auto"/>
              <w:jc w:val="left"/>
              <w:rPr>
                <w:color w:val="000000" w:themeColor="text1"/>
                <w:lang w:eastAsia="es-MX"/>
              </w:rPr>
            </w:pPr>
            <w:r w:rsidRPr="00C2181A">
              <w:rPr>
                <w:color w:val="000000" w:themeColor="text1"/>
                <w:sz w:val="20"/>
                <w:szCs w:val="20"/>
                <w:lang w:eastAsia="es-MX"/>
              </w:rPr>
              <w:br/>
            </w:r>
            <w:r w:rsidRPr="00C2181A">
              <w:rPr>
                <w:color w:val="000000" w:themeColor="text1"/>
                <w:lang w:eastAsia="es-MX"/>
              </w:rPr>
              <w:t>// INCORRECTO</w:t>
            </w:r>
            <w:r w:rsidRPr="00C2181A">
              <w:rPr>
                <w:color w:val="000000" w:themeColor="text1"/>
                <w:lang w:eastAsia="es-MX"/>
              </w:rPr>
              <w:br/>
            </w:r>
            <w:proofErr w:type="spellStart"/>
            <w:r w:rsidRPr="00C2181A">
              <w:rPr>
                <w:color w:val="000000" w:themeColor="text1"/>
                <w:lang w:eastAsia="es-MX"/>
              </w:rPr>
              <w:t>if</w:t>
            </w:r>
            <w:proofErr w:type="spellEnd"/>
            <w:r w:rsidRPr="00C2181A">
              <w:rPr>
                <w:color w:val="000000" w:themeColor="text1"/>
                <w:lang w:eastAsia="es-MX"/>
              </w:rPr>
              <w:t xml:space="preserve"> ((c = d++) == 0) { }</w:t>
            </w:r>
            <w:r w:rsidRPr="00C2181A">
              <w:rPr>
                <w:color w:val="000000" w:themeColor="text1"/>
                <w:lang w:eastAsia="es-MX"/>
              </w:rPr>
              <w:br/>
            </w:r>
            <w:r w:rsidRPr="00C2181A">
              <w:rPr>
                <w:color w:val="000000" w:themeColor="text1"/>
                <w:lang w:eastAsia="es-MX"/>
              </w:rPr>
              <w:br/>
              <w:t>// CORRECTO</w:t>
            </w:r>
            <w:r w:rsidRPr="00C2181A">
              <w:rPr>
                <w:color w:val="000000" w:themeColor="text1"/>
                <w:lang w:eastAsia="es-MX"/>
              </w:rPr>
              <w:br/>
              <w:t>c = d++;</w:t>
            </w:r>
            <w:r w:rsidRPr="00C2181A">
              <w:rPr>
                <w:color w:val="000000" w:themeColor="text1"/>
                <w:lang w:eastAsia="es-MX"/>
              </w:rPr>
              <w:br/>
            </w:r>
            <w:proofErr w:type="spellStart"/>
            <w:r w:rsidRPr="00C2181A">
              <w:rPr>
                <w:color w:val="000000" w:themeColor="text1"/>
                <w:lang w:eastAsia="es-MX"/>
              </w:rPr>
              <w:t>if</w:t>
            </w:r>
            <w:proofErr w:type="spellEnd"/>
            <w:r w:rsidRPr="00C2181A">
              <w:rPr>
                <w:color w:val="000000" w:themeColor="text1"/>
                <w:lang w:eastAsia="es-MX"/>
              </w:rPr>
              <w:t xml:space="preserve"> (c == 0) { }</w:t>
            </w:r>
          </w:p>
          <w:p w:rsidR="00AB679D" w:rsidRPr="00C2181A" w:rsidRDefault="00AB679D" w:rsidP="00970633">
            <w:pPr>
              <w:spacing w:after="0" w:line="240" w:lineRule="auto"/>
              <w:rPr>
                <w:color w:val="000000" w:themeColor="text1"/>
                <w:lang w:eastAsia="es-MX"/>
              </w:rPr>
            </w:pPr>
          </w:p>
          <w:p w:rsidR="00AB679D" w:rsidRPr="00C2181A" w:rsidRDefault="00AB679D" w:rsidP="00970633">
            <w:pPr>
              <w:spacing w:line="240" w:lineRule="auto"/>
              <w:ind w:hanging="360"/>
              <w:rPr>
                <w:color w:val="000000" w:themeColor="text1"/>
                <w:lang w:eastAsia="es-MX"/>
              </w:rPr>
            </w:pPr>
            <w:r w:rsidRPr="00C2181A">
              <w:rPr>
                <w:color w:val="000000" w:themeColor="text1"/>
                <w:sz w:val="14"/>
                <w:szCs w:val="14"/>
                <w:lang w:eastAsia="es-MX"/>
              </w:rPr>
              <w:t>           </w:t>
            </w:r>
            <w:r w:rsidRPr="00C2181A">
              <w:rPr>
                <w:color w:val="000000" w:themeColor="text1"/>
                <w:lang w:eastAsia="es-MX"/>
              </w:rPr>
              <w:t>No utilizar asignaciones embebidas o anidadas. Ejemplo:</w:t>
            </w:r>
          </w:p>
          <w:p w:rsidR="00AB679D" w:rsidRPr="00C2181A" w:rsidRDefault="00AB679D" w:rsidP="00AB679D">
            <w:pPr>
              <w:spacing w:line="240" w:lineRule="auto"/>
              <w:jc w:val="left"/>
              <w:rPr>
                <w:color w:val="000000" w:themeColor="text1"/>
                <w:lang w:eastAsia="es-MX"/>
              </w:rPr>
            </w:pPr>
            <w:r w:rsidRPr="00C2181A">
              <w:rPr>
                <w:color w:val="000000" w:themeColor="text1"/>
                <w:lang w:eastAsia="es-MX"/>
              </w:rPr>
              <w:t xml:space="preserve">c = (c = 3) + 4 + d;  </w:t>
            </w:r>
            <w:r w:rsidRPr="00C2181A">
              <w:rPr>
                <w:b/>
                <w:color w:val="000000" w:themeColor="text1"/>
                <w:lang w:eastAsia="es-MX"/>
              </w:rPr>
              <w:t>// Evitar</w:t>
            </w:r>
          </w:p>
          <w:p w:rsidR="00AB679D" w:rsidRPr="00C2181A" w:rsidRDefault="00AB679D" w:rsidP="00AB679D">
            <w:pPr>
              <w:spacing w:line="240" w:lineRule="auto"/>
              <w:jc w:val="left"/>
              <w:rPr>
                <w:color w:val="000000" w:themeColor="text1"/>
                <w:lang w:eastAsia="es-MX"/>
              </w:rPr>
            </w:pPr>
            <w:r w:rsidRPr="00C2181A">
              <w:rPr>
                <w:color w:val="000000" w:themeColor="text1"/>
                <w:lang w:eastAsia="es-MX"/>
              </w:rPr>
              <w:t>debería escribirse:</w:t>
            </w:r>
            <w:r w:rsidRPr="00C2181A">
              <w:rPr>
                <w:color w:val="000000" w:themeColor="text1"/>
                <w:lang w:eastAsia="es-MX"/>
              </w:rPr>
              <w:br/>
              <w:t>c = 3;</w:t>
            </w:r>
            <w:r w:rsidRPr="00C2181A">
              <w:rPr>
                <w:color w:val="000000" w:themeColor="text1"/>
                <w:lang w:eastAsia="es-MX"/>
              </w:rPr>
              <w:br/>
              <w:t>c = c + 4 + d;</w:t>
            </w:r>
          </w:p>
        </w:tc>
      </w:tr>
      <w:tr w:rsidR="00AB679D" w:rsidRPr="00C2181A" w:rsidTr="000C088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c>
          <w:tcPr>
            <w:tcW w:w="119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AB679D" w:rsidRPr="00C2181A" w:rsidRDefault="00AB679D" w:rsidP="00970633">
            <w:pPr>
              <w:spacing w:after="0" w:line="240" w:lineRule="auto"/>
              <w:rPr>
                <w:color w:val="000000" w:themeColor="text1"/>
                <w:lang w:eastAsia="es-MX"/>
              </w:rPr>
            </w:pPr>
            <w:r w:rsidRPr="00C2181A">
              <w:rPr>
                <w:color w:val="000000" w:themeColor="text1"/>
                <w:lang w:eastAsia="es-MX"/>
              </w:rPr>
              <w:t>Paréntesis</w:t>
            </w:r>
          </w:p>
        </w:tc>
        <w:tc>
          <w:tcPr>
            <w:tcW w:w="380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AB679D" w:rsidRPr="00C2181A" w:rsidRDefault="00AB679D" w:rsidP="00970633">
            <w:pPr>
              <w:spacing w:line="240" w:lineRule="auto"/>
              <w:ind w:hanging="360"/>
              <w:rPr>
                <w:color w:val="000000" w:themeColor="text1"/>
                <w:lang w:eastAsia="es-MX"/>
              </w:rPr>
            </w:pPr>
            <w:r w:rsidRPr="00C2181A">
              <w:rPr>
                <w:color w:val="000000" w:themeColor="text1"/>
                <w:sz w:val="14"/>
                <w:szCs w:val="14"/>
                <w:lang w:eastAsia="es-MX"/>
              </w:rPr>
              <w:t>           </w:t>
            </w:r>
            <w:r w:rsidRPr="00C2181A">
              <w:rPr>
                <w:color w:val="000000" w:themeColor="text1"/>
                <w:lang w:eastAsia="es-MX"/>
              </w:rPr>
              <w:t>Es una buena práctica el uso de paréntesis en expresiones que incluyan distintos tipos de operadores para evitar problemas de precedencia de operadores. Aunque la precedencia de operadores nos pueda parecer clara, debemos asumir que otros programadores no tengan un conocimiento exhaustivo sobre las reglas de precedencia.</w:t>
            </w:r>
          </w:p>
          <w:p w:rsidR="00AB679D" w:rsidRPr="00C2181A" w:rsidRDefault="00AB679D" w:rsidP="00AB679D">
            <w:pPr>
              <w:spacing w:line="315" w:lineRule="atLeast"/>
              <w:jc w:val="left"/>
              <w:rPr>
                <w:color w:val="000000" w:themeColor="text1"/>
                <w:lang w:eastAsia="es-MX"/>
              </w:rPr>
            </w:pPr>
            <w:r w:rsidRPr="00C2181A">
              <w:rPr>
                <w:color w:val="000000" w:themeColor="text1"/>
                <w:lang w:eastAsia="es-MX"/>
              </w:rPr>
              <w:t>Ejemplo: </w:t>
            </w:r>
            <w:r w:rsidRPr="00C2181A">
              <w:rPr>
                <w:color w:val="000000" w:themeColor="text1"/>
                <w:lang w:eastAsia="es-MX"/>
              </w:rPr>
              <w:br/>
            </w:r>
            <w:proofErr w:type="spellStart"/>
            <w:r w:rsidRPr="00C2181A">
              <w:rPr>
                <w:color w:val="000000" w:themeColor="text1"/>
                <w:lang w:eastAsia="es-MX"/>
              </w:rPr>
              <w:t>if</w:t>
            </w:r>
            <w:proofErr w:type="spellEnd"/>
            <w:r w:rsidRPr="00C2181A">
              <w:rPr>
                <w:color w:val="000000" w:themeColor="text1"/>
                <w:lang w:eastAsia="es-MX"/>
              </w:rPr>
              <w:t xml:space="preserve"> (w == x &amp;&amp; y == z)      // INCORRECTO</w:t>
            </w:r>
            <w:r w:rsidRPr="00C2181A">
              <w:rPr>
                <w:color w:val="000000" w:themeColor="text1"/>
                <w:lang w:eastAsia="es-MX"/>
              </w:rPr>
              <w:br/>
            </w:r>
            <w:proofErr w:type="spellStart"/>
            <w:r w:rsidRPr="00C2181A">
              <w:rPr>
                <w:color w:val="000000" w:themeColor="text1"/>
                <w:lang w:eastAsia="es-MX"/>
              </w:rPr>
              <w:t>if</w:t>
            </w:r>
            <w:proofErr w:type="spellEnd"/>
            <w:r w:rsidRPr="00C2181A">
              <w:rPr>
                <w:color w:val="000000" w:themeColor="text1"/>
                <w:lang w:eastAsia="es-MX"/>
              </w:rPr>
              <w:t xml:space="preserve"> ((w == x) &amp;&amp; (y == z)) // CORRECTO</w:t>
            </w:r>
          </w:p>
        </w:tc>
      </w:tr>
      <w:tr w:rsidR="00AB679D" w:rsidRPr="00C2181A" w:rsidTr="000C088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c>
          <w:tcPr>
            <w:tcW w:w="1197"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AB679D" w:rsidRPr="00C2181A" w:rsidRDefault="00AB679D" w:rsidP="00970633">
            <w:pPr>
              <w:spacing w:after="0" w:line="240" w:lineRule="auto"/>
              <w:rPr>
                <w:color w:val="000000" w:themeColor="text1"/>
                <w:lang w:eastAsia="es-MX"/>
              </w:rPr>
            </w:pPr>
            <w:r w:rsidRPr="00C2181A">
              <w:rPr>
                <w:color w:val="000000" w:themeColor="text1"/>
                <w:lang w:eastAsia="es-MX"/>
              </w:rPr>
              <w:t>Valores de retorno</w:t>
            </w:r>
          </w:p>
        </w:tc>
        <w:tc>
          <w:tcPr>
            <w:tcW w:w="3803" w:type="pct"/>
            <w:tcBorders>
              <w:top w:val="single" w:sz="4" w:space="0" w:color="auto"/>
              <w:left w:val="nil"/>
              <w:bottom w:val="single" w:sz="8" w:space="0" w:color="auto"/>
              <w:right w:val="single" w:sz="8" w:space="0" w:color="auto"/>
            </w:tcBorders>
            <w:tcMar>
              <w:top w:w="0" w:type="dxa"/>
              <w:left w:w="108" w:type="dxa"/>
              <w:bottom w:w="0" w:type="dxa"/>
              <w:right w:w="108" w:type="dxa"/>
            </w:tcMar>
            <w:hideMark/>
          </w:tcPr>
          <w:p w:rsidR="00AB679D" w:rsidRPr="00C2181A" w:rsidRDefault="00AB679D" w:rsidP="00970633">
            <w:pPr>
              <w:spacing w:line="240" w:lineRule="auto"/>
              <w:ind w:hanging="360"/>
              <w:rPr>
                <w:color w:val="000000" w:themeColor="text1"/>
                <w:lang w:eastAsia="es-MX"/>
              </w:rPr>
            </w:pPr>
            <w:r w:rsidRPr="00C2181A">
              <w:rPr>
                <w:color w:val="000000" w:themeColor="text1"/>
                <w:sz w:val="14"/>
                <w:szCs w:val="14"/>
                <w:lang w:eastAsia="es-MX"/>
              </w:rPr>
              <w:t>         </w:t>
            </w:r>
            <w:r w:rsidRPr="00C2181A">
              <w:rPr>
                <w:color w:val="000000" w:themeColor="text1"/>
                <w:lang w:eastAsia="es-MX"/>
              </w:rPr>
              <w:t>Los valores de retorno tendrán que ser simples y comprensibles, de acuerdo al propósito y comportamiento del objeto en el que se utilicen.</w:t>
            </w:r>
          </w:p>
          <w:p w:rsidR="00AB679D" w:rsidRPr="00C2181A" w:rsidRDefault="00AB679D" w:rsidP="00AB679D">
            <w:pPr>
              <w:spacing w:line="240" w:lineRule="auto"/>
              <w:jc w:val="left"/>
              <w:rPr>
                <w:color w:val="000000" w:themeColor="text1"/>
                <w:lang w:eastAsia="es-MX"/>
              </w:rPr>
            </w:pPr>
            <w:r w:rsidRPr="00C2181A">
              <w:rPr>
                <w:color w:val="000000" w:themeColor="text1"/>
                <w:sz w:val="20"/>
                <w:szCs w:val="20"/>
                <w:lang w:eastAsia="es-MX"/>
              </w:rPr>
              <w:br/>
            </w:r>
            <w:r w:rsidRPr="00C2181A">
              <w:rPr>
                <w:color w:val="000000" w:themeColor="text1"/>
                <w:lang w:eastAsia="es-MX"/>
              </w:rPr>
              <w:t>// INCORRECTO</w:t>
            </w:r>
            <w:r w:rsidRPr="00C2181A">
              <w:rPr>
                <w:color w:val="000000" w:themeColor="text1"/>
                <w:lang w:eastAsia="es-MX"/>
              </w:rPr>
              <w:br/>
            </w:r>
            <w:proofErr w:type="spellStart"/>
            <w:r w:rsidRPr="00C2181A">
              <w:rPr>
                <w:color w:val="000000" w:themeColor="text1"/>
                <w:lang w:eastAsia="es-MX"/>
              </w:rPr>
              <w:t>public</w:t>
            </w:r>
            <w:proofErr w:type="spellEnd"/>
            <w:r w:rsidRPr="00C2181A">
              <w:rPr>
                <w:color w:val="000000" w:themeColor="text1"/>
                <w:lang w:eastAsia="es-MX"/>
              </w:rPr>
              <w:t xml:space="preserve"> </w:t>
            </w:r>
            <w:proofErr w:type="spellStart"/>
            <w:r w:rsidRPr="00C2181A">
              <w:rPr>
                <w:color w:val="000000" w:themeColor="text1"/>
                <w:lang w:eastAsia="es-MX"/>
              </w:rPr>
              <w:t>boolean</w:t>
            </w:r>
            <w:proofErr w:type="spellEnd"/>
            <w:r w:rsidRPr="00C2181A">
              <w:rPr>
                <w:color w:val="000000" w:themeColor="text1"/>
                <w:lang w:eastAsia="es-MX"/>
              </w:rPr>
              <w:t xml:space="preserve"> </w:t>
            </w:r>
            <w:proofErr w:type="spellStart"/>
            <w:r w:rsidRPr="00C2181A">
              <w:rPr>
                <w:color w:val="000000" w:themeColor="text1"/>
                <w:lang w:eastAsia="es-MX"/>
              </w:rPr>
              <w:t>esProgramador</w:t>
            </w:r>
            <w:proofErr w:type="spellEnd"/>
            <w:r w:rsidRPr="00C2181A">
              <w:rPr>
                <w:color w:val="000000" w:themeColor="text1"/>
                <w:lang w:eastAsia="es-MX"/>
              </w:rPr>
              <w:t xml:space="preserve">(Empleado </w:t>
            </w:r>
            <w:proofErr w:type="spellStart"/>
            <w:r w:rsidRPr="00C2181A">
              <w:rPr>
                <w:color w:val="000000" w:themeColor="text1"/>
                <w:lang w:eastAsia="es-MX"/>
              </w:rPr>
              <w:t>emp</w:t>
            </w:r>
            <w:proofErr w:type="spellEnd"/>
            <w:r w:rsidRPr="00C2181A">
              <w:rPr>
                <w:color w:val="000000" w:themeColor="text1"/>
                <w:lang w:eastAsia="es-MX"/>
              </w:rPr>
              <w:t>) {</w:t>
            </w:r>
            <w:r w:rsidRPr="00C2181A">
              <w:rPr>
                <w:color w:val="000000" w:themeColor="text1"/>
                <w:lang w:eastAsia="es-MX"/>
              </w:rPr>
              <w:br/>
            </w:r>
            <w:r w:rsidRPr="00C2181A">
              <w:rPr>
                <w:color w:val="000000" w:themeColor="text1"/>
                <w:lang w:eastAsia="es-MX"/>
              </w:rPr>
              <w:br/>
              <w:t> </w:t>
            </w:r>
            <w:proofErr w:type="spellStart"/>
            <w:r w:rsidRPr="00C2181A">
              <w:rPr>
                <w:color w:val="000000" w:themeColor="text1"/>
                <w:lang w:eastAsia="es-MX"/>
              </w:rPr>
              <w:t>if</w:t>
            </w:r>
            <w:proofErr w:type="spellEnd"/>
            <w:r w:rsidRPr="00C2181A">
              <w:rPr>
                <w:color w:val="000000" w:themeColor="text1"/>
                <w:lang w:eastAsia="es-MX"/>
              </w:rPr>
              <w:t xml:space="preserve"> (</w:t>
            </w:r>
            <w:proofErr w:type="spellStart"/>
            <w:r w:rsidRPr="00C2181A">
              <w:rPr>
                <w:color w:val="000000" w:themeColor="text1"/>
                <w:lang w:eastAsia="es-MX"/>
              </w:rPr>
              <w:t>emp.getRol</w:t>
            </w:r>
            <w:proofErr w:type="spellEnd"/>
            <w:r w:rsidRPr="00C2181A">
              <w:rPr>
                <w:color w:val="000000" w:themeColor="text1"/>
                <w:lang w:eastAsia="es-MX"/>
              </w:rPr>
              <w:t>().</w:t>
            </w:r>
            <w:proofErr w:type="spellStart"/>
            <w:r w:rsidRPr="00C2181A">
              <w:rPr>
                <w:color w:val="000000" w:themeColor="text1"/>
                <w:lang w:eastAsia="es-MX"/>
              </w:rPr>
              <w:t>equals</w:t>
            </w:r>
            <w:proofErr w:type="spellEnd"/>
            <w:r w:rsidRPr="00C2181A">
              <w:rPr>
                <w:color w:val="000000" w:themeColor="text1"/>
                <w:lang w:eastAsia="es-MX"/>
              </w:rPr>
              <w:t>(ROL_PROGRAMADOR)) {</w:t>
            </w:r>
            <w:r w:rsidRPr="00C2181A">
              <w:rPr>
                <w:color w:val="000000" w:themeColor="text1"/>
                <w:lang w:eastAsia="es-MX"/>
              </w:rPr>
              <w:br/>
            </w:r>
            <w:r w:rsidRPr="00C2181A">
              <w:rPr>
                <w:color w:val="000000" w:themeColor="text1"/>
                <w:lang w:eastAsia="es-MX"/>
              </w:rPr>
              <w:lastRenderedPageBreak/>
              <w:t xml:space="preserve">  </w:t>
            </w:r>
            <w:proofErr w:type="spellStart"/>
            <w:r w:rsidRPr="00C2181A">
              <w:rPr>
                <w:color w:val="000000" w:themeColor="text1"/>
                <w:lang w:eastAsia="es-MX"/>
              </w:rPr>
              <w:t>return</w:t>
            </w:r>
            <w:proofErr w:type="spellEnd"/>
            <w:r w:rsidRPr="00C2181A">
              <w:rPr>
                <w:color w:val="000000" w:themeColor="text1"/>
                <w:lang w:eastAsia="es-MX"/>
              </w:rPr>
              <w:t xml:space="preserve"> true;</w:t>
            </w:r>
            <w:r w:rsidRPr="00C2181A">
              <w:rPr>
                <w:color w:val="000000" w:themeColor="text1"/>
                <w:lang w:eastAsia="es-MX"/>
              </w:rPr>
              <w:br/>
              <w:t xml:space="preserve"> } </w:t>
            </w:r>
            <w:proofErr w:type="spellStart"/>
            <w:r w:rsidRPr="00C2181A">
              <w:rPr>
                <w:color w:val="000000" w:themeColor="text1"/>
                <w:lang w:eastAsia="es-MX"/>
              </w:rPr>
              <w:t>else</w:t>
            </w:r>
            <w:proofErr w:type="spellEnd"/>
            <w:r w:rsidRPr="00C2181A">
              <w:rPr>
                <w:color w:val="000000" w:themeColor="text1"/>
                <w:lang w:eastAsia="es-MX"/>
              </w:rPr>
              <w:t xml:space="preserve"> {</w:t>
            </w:r>
            <w:r w:rsidRPr="00C2181A">
              <w:rPr>
                <w:color w:val="000000" w:themeColor="text1"/>
                <w:lang w:eastAsia="es-MX"/>
              </w:rPr>
              <w:br/>
              <w:t xml:space="preserve">  </w:t>
            </w:r>
            <w:proofErr w:type="spellStart"/>
            <w:r w:rsidRPr="00C2181A">
              <w:rPr>
                <w:color w:val="000000" w:themeColor="text1"/>
                <w:lang w:eastAsia="es-MX"/>
              </w:rPr>
              <w:t>return</w:t>
            </w:r>
            <w:proofErr w:type="spellEnd"/>
            <w:r w:rsidRPr="00C2181A">
              <w:rPr>
                <w:color w:val="000000" w:themeColor="text1"/>
                <w:lang w:eastAsia="es-MX"/>
              </w:rPr>
              <w:t xml:space="preserve"> false;</w:t>
            </w:r>
            <w:r w:rsidRPr="00C2181A">
              <w:rPr>
                <w:color w:val="000000" w:themeColor="text1"/>
                <w:lang w:eastAsia="es-MX"/>
              </w:rPr>
              <w:br/>
              <w:t> }</w:t>
            </w:r>
            <w:r w:rsidRPr="00C2181A">
              <w:rPr>
                <w:color w:val="000000" w:themeColor="text1"/>
                <w:lang w:eastAsia="es-MX"/>
              </w:rPr>
              <w:br/>
              <w:t>}</w:t>
            </w:r>
            <w:r w:rsidRPr="00C2181A">
              <w:rPr>
                <w:color w:val="000000" w:themeColor="text1"/>
                <w:sz w:val="20"/>
                <w:szCs w:val="20"/>
                <w:lang w:eastAsia="es-MX"/>
              </w:rPr>
              <w:br/>
            </w:r>
            <w:r w:rsidRPr="00C2181A">
              <w:rPr>
                <w:color w:val="000000" w:themeColor="text1"/>
                <w:sz w:val="20"/>
                <w:szCs w:val="20"/>
                <w:lang w:eastAsia="es-MX"/>
              </w:rPr>
              <w:br/>
            </w:r>
            <w:r w:rsidRPr="00C2181A">
              <w:rPr>
                <w:color w:val="000000" w:themeColor="text1"/>
                <w:lang w:eastAsia="es-MX"/>
              </w:rPr>
              <w:t>// CORRECTO</w:t>
            </w:r>
            <w:r w:rsidRPr="00C2181A">
              <w:rPr>
                <w:color w:val="000000" w:themeColor="text1"/>
                <w:lang w:eastAsia="es-MX"/>
              </w:rPr>
              <w:br/>
            </w:r>
            <w:proofErr w:type="spellStart"/>
            <w:r w:rsidRPr="00C2181A">
              <w:rPr>
                <w:color w:val="000000" w:themeColor="text1"/>
                <w:lang w:eastAsia="es-MX"/>
              </w:rPr>
              <w:t>public</w:t>
            </w:r>
            <w:proofErr w:type="spellEnd"/>
            <w:r w:rsidRPr="00C2181A">
              <w:rPr>
                <w:color w:val="000000" w:themeColor="text1"/>
                <w:lang w:eastAsia="es-MX"/>
              </w:rPr>
              <w:t xml:space="preserve"> </w:t>
            </w:r>
            <w:proofErr w:type="spellStart"/>
            <w:r w:rsidRPr="00C2181A">
              <w:rPr>
                <w:color w:val="000000" w:themeColor="text1"/>
                <w:lang w:eastAsia="es-MX"/>
              </w:rPr>
              <w:t>boolean</w:t>
            </w:r>
            <w:proofErr w:type="spellEnd"/>
            <w:r w:rsidRPr="00C2181A">
              <w:rPr>
                <w:color w:val="000000" w:themeColor="text1"/>
                <w:lang w:eastAsia="es-MX"/>
              </w:rPr>
              <w:t xml:space="preserve"> </w:t>
            </w:r>
            <w:proofErr w:type="spellStart"/>
            <w:r w:rsidRPr="00C2181A">
              <w:rPr>
                <w:color w:val="000000" w:themeColor="text1"/>
                <w:lang w:eastAsia="es-MX"/>
              </w:rPr>
              <w:t>esProgramador</w:t>
            </w:r>
            <w:proofErr w:type="spellEnd"/>
            <w:r w:rsidRPr="00C2181A">
              <w:rPr>
                <w:color w:val="000000" w:themeColor="text1"/>
                <w:lang w:eastAsia="es-MX"/>
              </w:rPr>
              <w:t xml:space="preserve">(Empleado </w:t>
            </w:r>
            <w:proofErr w:type="spellStart"/>
            <w:r w:rsidRPr="00C2181A">
              <w:rPr>
                <w:color w:val="000000" w:themeColor="text1"/>
                <w:lang w:eastAsia="es-MX"/>
              </w:rPr>
              <w:t>emp</w:t>
            </w:r>
            <w:proofErr w:type="spellEnd"/>
            <w:r w:rsidRPr="00C2181A">
              <w:rPr>
                <w:color w:val="000000" w:themeColor="text1"/>
                <w:lang w:eastAsia="es-MX"/>
              </w:rPr>
              <w:t>) {</w:t>
            </w:r>
            <w:r w:rsidRPr="00C2181A">
              <w:rPr>
                <w:color w:val="000000" w:themeColor="text1"/>
                <w:lang w:eastAsia="es-MX"/>
              </w:rPr>
              <w:br/>
            </w:r>
            <w:r w:rsidRPr="00C2181A">
              <w:rPr>
                <w:color w:val="000000" w:themeColor="text1"/>
                <w:lang w:eastAsia="es-MX"/>
              </w:rPr>
              <w:br/>
              <w:t> </w:t>
            </w:r>
            <w:proofErr w:type="spellStart"/>
            <w:r w:rsidRPr="00C2181A">
              <w:rPr>
                <w:color w:val="000000" w:themeColor="text1"/>
                <w:lang w:eastAsia="es-MX"/>
              </w:rPr>
              <w:t>boolean</w:t>
            </w:r>
            <w:proofErr w:type="spellEnd"/>
            <w:r w:rsidRPr="00C2181A">
              <w:rPr>
                <w:color w:val="000000" w:themeColor="text1"/>
                <w:lang w:eastAsia="es-MX"/>
              </w:rPr>
              <w:t xml:space="preserve"> </w:t>
            </w:r>
            <w:proofErr w:type="spellStart"/>
            <w:r w:rsidRPr="00C2181A">
              <w:rPr>
                <w:color w:val="000000" w:themeColor="text1"/>
                <w:lang w:eastAsia="es-MX"/>
              </w:rPr>
              <w:t>esUnProgramador</w:t>
            </w:r>
            <w:proofErr w:type="spellEnd"/>
            <w:r w:rsidRPr="00C2181A">
              <w:rPr>
                <w:color w:val="000000" w:themeColor="text1"/>
                <w:lang w:eastAsia="es-MX"/>
              </w:rPr>
              <w:t xml:space="preserve"> = false;</w:t>
            </w:r>
            <w:r w:rsidRPr="00C2181A">
              <w:rPr>
                <w:color w:val="000000" w:themeColor="text1"/>
                <w:lang w:eastAsia="es-MX"/>
              </w:rPr>
              <w:br/>
            </w:r>
            <w:r w:rsidRPr="00C2181A">
              <w:rPr>
                <w:color w:val="000000" w:themeColor="text1"/>
                <w:lang w:eastAsia="es-MX"/>
              </w:rPr>
              <w:br/>
              <w:t> </w:t>
            </w:r>
            <w:proofErr w:type="spellStart"/>
            <w:r w:rsidRPr="00C2181A">
              <w:rPr>
                <w:color w:val="000000" w:themeColor="text1"/>
                <w:lang w:eastAsia="es-MX"/>
              </w:rPr>
              <w:t>if</w:t>
            </w:r>
            <w:proofErr w:type="spellEnd"/>
            <w:r w:rsidRPr="00C2181A">
              <w:rPr>
                <w:color w:val="000000" w:themeColor="text1"/>
                <w:lang w:eastAsia="es-MX"/>
              </w:rPr>
              <w:t xml:space="preserve"> (</w:t>
            </w:r>
            <w:proofErr w:type="spellStart"/>
            <w:r w:rsidRPr="00C2181A">
              <w:rPr>
                <w:color w:val="000000" w:themeColor="text1"/>
                <w:lang w:eastAsia="es-MX"/>
              </w:rPr>
              <w:t>emp.getRol</w:t>
            </w:r>
            <w:proofErr w:type="spellEnd"/>
            <w:r w:rsidRPr="00C2181A">
              <w:rPr>
                <w:color w:val="000000" w:themeColor="text1"/>
                <w:lang w:eastAsia="es-MX"/>
              </w:rPr>
              <w:t>().</w:t>
            </w:r>
            <w:proofErr w:type="spellStart"/>
            <w:r w:rsidRPr="00C2181A">
              <w:rPr>
                <w:color w:val="000000" w:themeColor="text1"/>
                <w:lang w:eastAsia="es-MX"/>
              </w:rPr>
              <w:t>equals</w:t>
            </w:r>
            <w:proofErr w:type="spellEnd"/>
            <w:r w:rsidRPr="00C2181A">
              <w:rPr>
                <w:color w:val="000000" w:themeColor="text1"/>
                <w:lang w:eastAsia="es-MX"/>
              </w:rPr>
              <w:t>(ROL_PROGRAMADOR)) {</w:t>
            </w:r>
            <w:r w:rsidRPr="00C2181A">
              <w:rPr>
                <w:color w:val="000000" w:themeColor="text1"/>
                <w:lang w:eastAsia="es-MX"/>
              </w:rPr>
              <w:br/>
              <w:t xml:space="preserve">  </w:t>
            </w:r>
            <w:proofErr w:type="spellStart"/>
            <w:r w:rsidRPr="00C2181A">
              <w:rPr>
                <w:color w:val="000000" w:themeColor="text1"/>
                <w:lang w:eastAsia="es-MX"/>
              </w:rPr>
              <w:t>esUnProgramador</w:t>
            </w:r>
            <w:proofErr w:type="spellEnd"/>
            <w:r w:rsidRPr="00C2181A">
              <w:rPr>
                <w:color w:val="000000" w:themeColor="text1"/>
                <w:lang w:eastAsia="es-MX"/>
              </w:rPr>
              <w:t xml:space="preserve"> = true;</w:t>
            </w:r>
            <w:r w:rsidRPr="00C2181A">
              <w:rPr>
                <w:color w:val="000000" w:themeColor="text1"/>
                <w:lang w:eastAsia="es-MX"/>
              </w:rPr>
              <w:br/>
              <w:t> }</w:t>
            </w:r>
            <w:r w:rsidRPr="00C2181A">
              <w:rPr>
                <w:color w:val="000000" w:themeColor="text1"/>
                <w:lang w:eastAsia="es-MX"/>
              </w:rPr>
              <w:br/>
            </w:r>
            <w:r w:rsidRPr="00C2181A">
              <w:rPr>
                <w:color w:val="000000" w:themeColor="text1"/>
                <w:lang w:eastAsia="es-MX"/>
              </w:rPr>
              <w:br/>
              <w:t> </w:t>
            </w:r>
            <w:proofErr w:type="spellStart"/>
            <w:r w:rsidRPr="00C2181A">
              <w:rPr>
                <w:color w:val="000000" w:themeColor="text1"/>
                <w:lang w:eastAsia="es-MX"/>
              </w:rPr>
              <w:t>return</w:t>
            </w:r>
            <w:proofErr w:type="spellEnd"/>
            <w:r w:rsidRPr="00C2181A">
              <w:rPr>
                <w:color w:val="000000" w:themeColor="text1"/>
                <w:lang w:eastAsia="es-MX"/>
              </w:rPr>
              <w:t xml:space="preserve"> </w:t>
            </w:r>
            <w:proofErr w:type="spellStart"/>
            <w:r w:rsidRPr="00C2181A">
              <w:rPr>
                <w:color w:val="000000" w:themeColor="text1"/>
                <w:lang w:eastAsia="es-MX"/>
              </w:rPr>
              <w:t>esUnProgramador</w:t>
            </w:r>
            <w:proofErr w:type="spellEnd"/>
            <w:r w:rsidRPr="00C2181A">
              <w:rPr>
                <w:color w:val="000000" w:themeColor="text1"/>
                <w:lang w:eastAsia="es-MX"/>
              </w:rPr>
              <w:t>;</w:t>
            </w:r>
            <w:r w:rsidRPr="00C2181A">
              <w:rPr>
                <w:color w:val="000000" w:themeColor="text1"/>
                <w:lang w:eastAsia="es-MX"/>
              </w:rPr>
              <w:br/>
              <w:t>}</w:t>
            </w:r>
          </w:p>
        </w:tc>
      </w:tr>
      <w:tr w:rsidR="00AB679D" w:rsidRPr="00C2181A" w:rsidTr="000C088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c>
          <w:tcPr>
            <w:tcW w:w="1197" w:type="pct"/>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AB679D" w:rsidRPr="00C2181A" w:rsidRDefault="00AB679D" w:rsidP="00970633">
            <w:pPr>
              <w:spacing w:after="0" w:line="240" w:lineRule="auto"/>
              <w:rPr>
                <w:color w:val="000000" w:themeColor="text1"/>
                <w:lang w:eastAsia="es-MX"/>
              </w:rPr>
            </w:pPr>
            <w:r w:rsidRPr="00C2181A">
              <w:rPr>
                <w:color w:val="000000" w:themeColor="text1"/>
                <w:lang w:eastAsia="es-MX"/>
              </w:rPr>
              <w:lastRenderedPageBreak/>
              <w:t>Expresiones en el operador condicional ternario</w:t>
            </w:r>
          </w:p>
        </w:tc>
        <w:tc>
          <w:tcPr>
            <w:tcW w:w="3803" w:type="pct"/>
            <w:tcBorders>
              <w:top w:val="nil"/>
              <w:left w:val="nil"/>
              <w:bottom w:val="single" w:sz="4" w:space="0" w:color="auto"/>
              <w:right w:val="single" w:sz="8" w:space="0" w:color="auto"/>
            </w:tcBorders>
            <w:tcMar>
              <w:top w:w="0" w:type="dxa"/>
              <w:left w:w="108" w:type="dxa"/>
              <w:bottom w:w="0" w:type="dxa"/>
              <w:right w:w="108" w:type="dxa"/>
            </w:tcMar>
            <w:hideMark/>
          </w:tcPr>
          <w:p w:rsidR="00AB679D" w:rsidRPr="00C2181A" w:rsidRDefault="00AB679D" w:rsidP="00970633">
            <w:pPr>
              <w:spacing w:line="240" w:lineRule="auto"/>
              <w:ind w:hanging="360"/>
              <w:rPr>
                <w:color w:val="000000" w:themeColor="text1"/>
                <w:lang w:eastAsia="es-MX"/>
              </w:rPr>
            </w:pPr>
            <w:r w:rsidRPr="00C2181A">
              <w:rPr>
                <w:color w:val="000000" w:themeColor="text1"/>
                <w:sz w:val="20"/>
                <w:szCs w:val="20"/>
                <w:lang w:eastAsia="es-MX"/>
              </w:rPr>
              <w:t>  </w:t>
            </w:r>
            <w:r w:rsidRPr="00C2181A">
              <w:rPr>
                <w:color w:val="000000" w:themeColor="text1"/>
                <w:sz w:val="14"/>
                <w:szCs w:val="14"/>
                <w:lang w:eastAsia="es-MX"/>
              </w:rPr>
              <w:t>        </w:t>
            </w:r>
            <w:r w:rsidRPr="00C2181A">
              <w:rPr>
                <w:color w:val="000000" w:themeColor="text1"/>
                <w:lang w:eastAsia="es-MX"/>
              </w:rPr>
              <w:t xml:space="preserve">Toda expresión compuesta, por uno o más operadores binarios, situada en la parte condicional del operador ternario </w:t>
            </w:r>
            <w:proofErr w:type="gramStart"/>
            <w:r w:rsidRPr="00C2181A">
              <w:rPr>
                <w:color w:val="000000" w:themeColor="text1"/>
                <w:lang w:eastAsia="es-MX"/>
              </w:rPr>
              <w:t>deberá</w:t>
            </w:r>
            <w:proofErr w:type="gramEnd"/>
            <w:r w:rsidRPr="00C2181A">
              <w:rPr>
                <w:color w:val="000000" w:themeColor="text1"/>
                <w:lang w:eastAsia="es-MX"/>
              </w:rPr>
              <w:t xml:space="preserve"> ir entre paréntesis.</w:t>
            </w:r>
          </w:p>
          <w:p w:rsidR="000C0889" w:rsidRPr="00C2181A" w:rsidRDefault="00AB679D" w:rsidP="00970633">
            <w:pPr>
              <w:spacing w:line="240" w:lineRule="auto"/>
              <w:rPr>
                <w:color w:val="000000" w:themeColor="text1"/>
                <w:lang w:eastAsia="es-MX"/>
              </w:rPr>
            </w:pPr>
            <w:r w:rsidRPr="00C2181A">
              <w:rPr>
                <w:color w:val="000000" w:themeColor="text1"/>
                <w:lang w:eastAsia="es-MX"/>
              </w:rPr>
              <w:t>Ejemplo:</w:t>
            </w:r>
          </w:p>
          <w:p w:rsidR="000C0889" w:rsidRPr="00C2181A" w:rsidRDefault="00AB679D" w:rsidP="00970633">
            <w:pPr>
              <w:spacing w:line="240" w:lineRule="auto"/>
              <w:rPr>
                <w:color w:val="000000" w:themeColor="text1"/>
                <w:lang w:eastAsia="es-MX"/>
              </w:rPr>
            </w:pPr>
            <w:r w:rsidRPr="00C2181A">
              <w:rPr>
                <w:color w:val="000000" w:themeColor="text1"/>
                <w:lang w:eastAsia="es-MX"/>
              </w:rPr>
              <w:t>(x &gt;= y) ? x : y;</w:t>
            </w:r>
          </w:p>
        </w:tc>
      </w:tr>
      <w:tr w:rsidR="00AB679D" w:rsidRPr="00C2181A" w:rsidTr="000C088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c>
          <w:tcPr>
            <w:tcW w:w="119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AB679D" w:rsidRPr="00C2181A" w:rsidRDefault="00AB679D" w:rsidP="00970633">
            <w:pPr>
              <w:spacing w:after="0" w:line="240" w:lineRule="auto"/>
              <w:rPr>
                <w:color w:val="000000" w:themeColor="text1"/>
                <w:lang w:eastAsia="es-MX"/>
              </w:rPr>
            </w:pPr>
            <w:r w:rsidRPr="00C2181A">
              <w:rPr>
                <w:color w:val="000000" w:themeColor="text1"/>
                <w:lang w:eastAsia="es-MX"/>
              </w:rPr>
              <w:t>Comentarios especiales (TODO, FIXME, XXX)</w:t>
            </w:r>
          </w:p>
        </w:tc>
        <w:tc>
          <w:tcPr>
            <w:tcW w:w="380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AB679D" w:rsidRPr="00C2181A" w:rsidRDefault="00AB679D" w:rsidP="00970633">
            <w:pPr>
              <w:spacing w:line="240" w:lineRule="auto"/>
              <w:ind w:hanging="360"/>
              <w:rPr>
                <w:color w:val="000000" w:themeColor="text1"/>
                <w:lang w:eastAsia="es-MX"/>
              </w:rPr>
            </w:pPr>
            <w:r w:rsidRPr="00C2181A">
              <w:rPr>
                <w:color w:val="000000" w:themeColor="text1"/>
                <w:sz w:val="20"/>
                <w:szCs w:val="20"/>
                <w:lang w:eastAsia="es-MX"/>
              </w:rPr>
              <w:t> </w:t>
            </w:r>
            <w:r w:rsidRPr="00C2181A">
              <w:rPr>
                <w:color w:val="000000" w:themeColor="text1"/>
                <w:sz w:val="14"/>
                <w:szCs w:val="14"/>
                <w:lang w:eastAsia="es-MX"/>
              </w:rPr>
              <w:t>           </w:t>
            </w:r>
            <w:r w:rsidRPr="00C2181A">
              <w:rPr>
                <w:color w:val="000000" w:themeColor="text1"/>
                <w:lang w:eastAsia="es-MX"/>
              </w:rPr>
              <w:t>Utilizaremos XXX para comentar aquella porción de código que, aunque no tenga mal funcionamiento, requiera modificaciones.</w:t>
            </w:r>
          </w:p>
          <w:p w:rsidR="00200541" w:rsidRPr="00C2181A" w:rsidRDefault="00AB679D" w:rsidP="00200541">
            <w:pPr>
              <w:spacing w:line="240" w:lineRule="auto"/>
              <w:ind w:hanging="360"/>
              <w:rPr>
                <w:color w:val="000000" w:themeColor="text1"/>
                <w:lang w:eastAsia="es-MX"/>
              </w:rPr>
            </w:pPr>
            <w:r w:rsidRPr="00C2181A">
              <w:rPr>
                <w:color w:val="000000" w:themeColor="text1"/>
                <w:sz w:val="14"/>
                <w:szCs w:val="14"/>
                <w:lang w:eastAsia="es-MX"/>
              </w:rPr>
              <w:t>           </w:t>
            </w:r>
            <w:r w:rsidRPr="00C2181A">
              <w:rPr>
                <w:color w:val="000000" w:themeColor="text1"/>
                <w:lang w:eastAsia="es-MX"/>
              </w:rPr>
              <w:t>Usaremos FIXME para señalar un bloque de código erróneo que no funciona.</w:t>
            </w:r>
          </w:p>
          <w:p w:rsidR="008A0C8E" w:rsidRPr="00C2181A" w:rsidRDefault="00200541" w:rsidP="00200541">
            <w:pPr>
              <w:spacing w:line="240" w:lineRule="auto"/>
              <w:rPr>
                <w:color w:val="000000" w:themeColor="text1"/>
                <w:lang w:eastAsia="es-MX"/>
              </w:rPr>
            </w:pPr>
            <w:r w:rsidRPr="00C2181A">
              <w:rPr>
                <w:color w:val="000000" w:themeColor="text1"/>
                <w:lang w:eastAsia="es-MX"/>
              </w:rPr>
              <w:t>Emplearemos TODO para comentar posibles mejoras de código, como pueden ser las optimizaciones, actualizaciones o refactorizaciones.</w:t>
            </w:r>
            <w:r w:rsidRPr="00C2181A">
              <w:rPr>
                <w:color w:val="000000" w:themeColor="text1"/>
                <w:sz w:val="14"/>
                <w:szCs w:val="14"/>
                <w:bdr w:val="single" w:sz="4" w:space="0" w:color="auto"/>
                <w:lang w:eastAsia="es-MX"/>
              </w:rPr>
              <w:t xml:space="preserve"> </w:t>
            </w:r>
          </w:p>
        </w:tc>
      </w:tr>
    </w:tbl>
    <w:p w:rsidR="00AB679D" w:rsidRPr="00C2181A" w:rsidRDefault="00AB679D" w:rsidP="00AB679D">
      <w:pPr>
        <w:rPr>
          <w:color w:val="000000" w:themeColor="text1"/>
        </w:rPr>
      </w:pPr>
    </w:p>
    <w:p w:rsidR="00AB679D" w:rsidRPr="00C2181A" w:rsidRDefault="00AB679D" w:rsidP="00145892">
      <w:pPr>
        <w:pStyle w:val="Ttulo1"/>
      </w:pPr>
      <w:r w:rsidRPr="00C2181A">
        <w:br w:type="page"/>
      </w:r>
      <w:bookmarkStart w:id="161" w:name="_Toc379923989"/>
      <w:r w:rsidRPr="00C2181A">
        <w:lastRenderedPageBreak/>
        <w:t>PEAR: Estándares de desarrollo para PHP</w:t>
      </w:r>
      <w:bookmarkEnd w:id="161"/>
    </w:p>
    <w:p w:rsidR="00AB679D" w:rsidRPr="00C2181A" w:rsidRDefault="00AB679D" w:rsidP="00AB679D">
      <w:pPr>
        <w:rPr>
          <w:color w:val="000000" w:themeColor="text1"/>
        </w:rPr>
      </w:pPr>
      <w:r w:rsidRPr="00C2181A">
        <w:rPr>
          <w:color w:val="000000" w:themeColor="text1"/>
        </w:rPr>
        <w:t xml:space="preserve">PEAR es el acrónimo de PHP </w:t>
      </w:r>
      <w:proofErr w:type="spellStart"/>
      <w:r w:rsidRPr="00C2181A">
        <w:rPr>
          <w:color w:val="000000" w:themeColor="text1"/>
        </w:rPr>
        <w:t>Extension</w:t>
      </w:r>
      <w:proofErr w:type="spellEnd"/>
      <w:r w:rsidRPr="00C2181A">
        <w:rPr>
          <w:color w:val="000000" w:themeColor="text1"/>
        </w:rPr>
        <w:t xml:space="preserve"> </w:t>
      </w:r>
      <w:proofErr w:type="spellStart"/>
      <w:r w:rsidRPr="00C2181A">
        <w:rPr>
          <w:color w:val="000000" w:themeColor="text1"/>
        </w:rPr>
        <w:t>Application</w:t>
      </w:r>
      <w:proofErr w:type="spellEnd"/>
      <w:r w:rsidRPr="00C2181A">
        <w:rPr>
          <w:color w:val="000000" w:themeColor="text1"/>
        </w:rPr>
        <w:t xml:space="preserve"> </w:t>
      </w:r>
      <w:proofErr w:type="spellStart"/>
      <w:r w:rsidRPr="00C2181A">
        <w:rPr>
          <w:color w:val="000000" w:themeColor="text1"/>
        </w:rPr>
        <w:t>Repository</w:t>
      </w:r>
      <w:proofErr w:type="spellEnd"/>
      <w:r w:rsidRPr="00C2181A">
        <w:rPr>
          <w:color w:val="000000" w:themeColor="text1"/>
        </w:rPr>
        <w:t>. Es parte del proyecto PHP y consiste en una biblioteca de extensión programada en lenguaje PHP que permite desarrollar aplicaciones, módulos y extensiones de alto nivel y calidad.</w:t>
      </w:r>
    </w:p>
    <w:p w:rsidR="00AB679D" w:rsidRPr="00C2181A" w:rsidRDefault="00AB679D" w:rsidP="00AB679D">
      <w:pPr>
        <w:rPr>
          <w:color w:val="000000" w:themeColor="text1"/>
        </w:rPr>
      </w:pPr>
      <w:r w:rsidRPr="00C2181A">
        <w:rPr>
          <w:b/>
          <w:bCs/>
          <w:color w:val="000000" w:themeColor="text1"/>
        </w:rPr>
        <w:t>Estándar 1</w:t>
      </w:r>
      <w:r w:rsidR="006E4170" w:rsidRPr="00C2181A">
        <w:rPr>
          <w:color w:val="000000" w:themeColor="text1"/>
        </w:rPr>
        <w:t xml:space="preserve">: La </w:t>
      </w:r>
      <w:proofErr w:type="spellStart"/>
      <w:r w:rsidR="006E4170" w:rsidRPr="00C2181A">
        <w:rPr>
          <w:color w:val="000000" w:themeColor="text1"/>
        </w:rPr>
        <w:t>indend</w:t>
      </w:r>
      <w:r w:rsidRPr="00C2181A">
        <w:rPr>
          <w:color w:val="000000" w:themeColor="text1"/>
        </w:rPr>
        <w:t>ación</w:t>
      </w:r>
      <w:proofErr w:type="spellEnd"/>
      <w:r w:rsidR="006E4170" w:rsidRPr="00C2181A">
        <w:rPr>
          <w:color w:val="000000" w:themeColor="text1"/>
        </w:rPr>
        <w:t xml:space="preserve"> (margen a la izquierda)</w:t>
      </w:r>
      <w:r w:rsidRPr="00C2181A">
        <w:rPr>
          <w:color w:val="000000" w:themeColor="text1"/>
        </w:rPr>
        <w:t xml:space="preserve"> debe ser a cuatro espacios sin caracteres de tabulación. Esto es debido a que ciertos </w:t>
      </w:r>
      <w:proofErr w:type="spellStart"/>
      <w:r w:rsidRPr="00C2181A">
        <w:rPr>
          <w:color w:val="000000" w:themeColor="text1"/>
        </w:rPr>
        <w:t>IDE’s</w:t>
      </w:r>
      <w:proofErr w:type="spellEnd"/>
      <w:r w:rsidRPr="00C2181A">
        <w:rPr>
          <w:color w:val="000000" w:themeColor="text1"/>
        </w:rPr>
        <w:t xml:space="preserve"> de desarrollo introducen caract</w:t>
      </w:r>
      <w:r w:rsidR="006E4170" w:rsidRPr="00C2181A">
        <w:rPr>
          <w:color w:val="000000" w:themeColor="text1"/>
        </w:rPr>
        <w:t xml:space="preserve">eres de tabulación cuando </w:t>
      </w:r>
      <w:proofErr w:type="spellStart"/>
      <w:r w:rsidR="006E4170" w:rsidRPr="00C2181A">
        <w:rPr>
          <w:color w:val="000000" w:themeColor="text1"/>
        </w:rPr>
        <w:t>indend</w:t>
      </w:r>
      <w:r w:rsidRPr="00C2181A">
        <w:rPr>
          <w:color w:val="000000" w:themeColor="text1"/>
        </w:rPr>
        <w:t>an</w:t>
      </w:r>
      <w:proofErr w:type="spellEnd"/>
      <w:r w:rsidRPr="00C2181A">
        <w:rPr>
          <w:color w:val="000000" w:themeColor="text1"/>
        </w:rPr>
        <w:t xml:space="preserve"> un texto automáticamente. Se recomienda el uso de herramientas o editores generales como EMACS u otros.</w:t>
      </w:r>
    </w:p>
    <w:p w:rsidR="00AB679D" w:rsidRPr="00C2181A" w:rsidRDefault="00AB679D" w:rsidP="00AB679D">
      <w:pPr>
        <w:rPr>
          <w:color w:val="000000" w:themeColor="text1"/>
        </w:rPr>
      </w:pPr>
      <w:r w:rsidRPr="00C2181A">
        <w:rPr>
          <w:b/>
          <w:bCs/>
          <w:color w:val="000000" w:themeColor="text1"/>
        </w:rPr>
        <w:t>Estándar 2</w:t>
      </w:r>
      <w:r w:rsidRPr="00C2181A">
        <w:rPr>
          <w:color w:val="000000" w:themeColor="text1"/>
        </w:rPr>
        <w:t>: Las estructuras de control deben tener un espacio entre el</w:t>
      </w:r>
      <w:r w:rsidR="008C4243">
        <w:rPr>
          <w:color w:val="000000" w:themeColor="text1"/>
        </w:rPr>
        <w:t xml:space="preserve"> </w:t>
      </w:r>
      <w:proofErr w:type="spellStart"/>
      <w:r w:rsidRPr="00C2181A">
        <w:rPr>
          <w:b/>
          <w:bCs/>
          <w:color w:val="000000" w:themeColor="text1"/>
        </w:rPr>
        <w:t>keyword</w:t>
      </w:r>
      <w:proofErr w:type="spellEnd"/>
      <w:r w:rsidR="008C4243">
        <w:rPr>
          <w:color w:val="000000" w:themeColor="text1"/>
        </w:rPr>
        <w:t xml:space="preserve"> </w:t>
      </w:r>
      <w:r w:rsidRPr="00C2181A">
        <w:rPr>
          <w:color w:val="000000" w:themeColor="text1"/>
        </w:rPr>
        <w:t>de la estructura y el signo de apertura de paréntesis para distinguir entre las llamadas de las funciones y el signo de llaves debe estar sobre la línea de la estructura.</w:t>
      </w:r>
    </w:p>
    <w:p w:rsidR="00AB679D" w:rsidRPr="00C2181A" w:rsidRDefault="00AB679D" w:rsidP="00AB679D">
      <w:pPr>
        <w:rPr>
          <w:color w:val="000000" w:themeColor="text1"/>
        </w:rPr>
      </w:pPr>
      <w:r w:rsidRPr="00C2181A">
        <w:rPr>
          <w:b/>
          <w:bCs/>
          <w:color w:val="000000" w:themeColor="text1"/>
        </w:rPr>
        <w:t>Estándar 3</w:t>
      </w:r>
      <w:r w:rsidRPr="00C2181A">
        <w:rPr>
          <w:color w:val="000000" w:themeColor="text1"/>
        </w:rPr>
        <w:t>: Las funciones deben ser llamadas sin espacios entre el nombre de la función, el signo de paréntesis y el primer parámetro; espacios entre cada coma por parámetro y sin espacios entre el ultimo paréntesis, el signo de paréntesis cerrado y el signo de punto y coma (</w:t>
      </w:r>
      <w:r w:rsidRPr="00C2181A">
        <w:rPr>
          <w:b/>
          <w:bCs/>
          <w:color w:val="000000" w:themeColor="text1"/>
        </w:rPr>
        <w:t>;</w:t>
      </w:r>
      <w:r w:rsidRPr="00C2181A">
        <w:rPr>
          <w:color w:val="000000" w:themeColor="text1"/>
        </w:rPr>
        <w:t>).</w:t>
      </w:r>
    </w:p>
    <w:p w:rsidR="00AB679D" w:rsidRPr="00C2181A" w:rsidRDefault="00AB679D" w:rsidP="00AB679D">
      <w:pPr>
        <w:rPr>
          <w:color w:val="000000" w:themeColor="text1"/>
        </w:rPr>
      </w:pPr>
      <w:r w:rsidRPr="00C2181A">
        <w:rPr>
          <w:b/>
          <w:bCs/>
          <w:color w:val="000000" w:themeColor="text1"/>
        </w:rPr>
        <w:t>Estándar 4</w:t>
      </w:r>
      <w:r w:rsidRPr="00C2181A">
        <w:rPr>
          <w:color w:val="000000" w:themeColor="text1"/>
        </w:rPr>
        <w:t>: El estilo de los comentarios debe ser como el estilo de comentarios para C (/* */ o //), no debe de utilizarse el estilo de comentarios de Perl (#).</w:t>
      </w:r>
    </w:p>
    <w:p w:rsidR="00AB679D" w:rsidRPr="00C2181A" w:rsidRDefault="00AB679D" w:rsidP="00AB679D">
      <w:pPr>
        <w:rPr>
          <w:color w:val="000000" w:themeColor="text1"/>
        </w:rPr>
      </w:pPr>
      <w:r w:rsidRPr="00C2181A">
        <w:rPr>
          <w:b/>
          <w:bCs/>
          <w:color w:val="000000" w:themeColor="text1"/>
        </w:rPr>
        <w:t>Estándar 5</w:t>
      </w:r>
      <w:r w:rsidRPr="00C2181A">
        <w:rPr>
          <w:color w:val="000000" w:themeColor="text1"/>
        </w:rPr>
        <w:t>: Cuando se incluya un archivo de dependencia incondicionalmente utilice</w:t>
      </w:r>
      <w:r w:rsidR="0073226F" w:rsidRPr="00C2181A">
        <w:rPr>
          <w:color w:val="000000" w:themeColor="text1"/>
        </w:rPr>
        <w:t xml:space="preserve"> </w:t>
      </w:r>
      <w:proofErr w:type="spellStart"/>
      <w:r w:rsidRPr="00C2181A">
        <w:rPr>
          <w:b/>
          <w:bCs/>
          <w:color w:val="000000" w:themeColor="text1"/>
        </w:rPr>
        <w:t>require_once</w:t>
      </w:r>
      <w:proofErr w:type="spellEnd"/>
      <w:r w:rsidR="0073226F" w:rsidRPr="00C2181A">
        <w:rPr>
          <w:color w:val="000000" w:themeColor="text1"/>
        </w:rPr>
        <w:t xml:space="preserve"> </w:t>
      </w:r>
      <w:r w:rsidRPr="00C2181A">
        <w:rPr>
          <w:color w:val="000000" w:themeColor="text1"/>
        </w:rPr>
        <w:t>y cuando sea condicionalmente, utilice</w:t>
      </w:r>
      <w:r w:rsidR="0073226F" w:rsidRPr="00C2181A">
        <w:rPr>
          <w:color w:val="000000" w:themeColor="text1"/>
        </w:rPr>
        <w:t xml:space="preserve"> </w:t>
      </w:r>
      <w:proofErr w:type="spellStart"/>
      <w:r w:rsidRPr="00C2181A">
        <w:rPr>
          <w:b/>
          <w:bCs/>
          <w:color w:val="000000" w:themeColor="text1"/>
        </w:rPr>
        <w:t>include_once</w:t>
      </w:r>
      <w:proofErr w:type="spellEnd"/>
      <w:r w:rsidRPr="00C2181A">
        <w:rPr>
          <w:color w:val="000000" w:themeColor="text1"/>
        </w:rPr>
        <w:t>.</w:t>
      </w:r>
    </w:p>
    <w:p w:rsidR="00AB679D" w:rsidRPr="00C2181A" w:rsidRDefault="00AB679D" w:rsidP="00AB679D">
      <w:pPr>
        <w:rPr>
          <w:color w:val="000000" w:themeColor="text1"/>
        </w:rPr>
      </w:pPr>
      <w:r w:rsidRPr="00C2181A">
        <w:rPr>
          <w:b/>
          <w:bCs/>
          <w:color w:val="000000" w:themeColor="text1"/>
        </w:rPr>
        <w:t>Estándar 6</w:t>
      </w:r>
      <w:r w:rsidRPr="00C2181A">
        <w:rPr>
          <w:color w:val="000000" w:themeColor="text1"/>
        </w:rPr>
        <w:t>: siempre utilice las etiquetas &lt;</w:t>
      </w:r>
      <w:proofErr w:type="gramStart"/>
      <w:r w:rsidRPr="00C2181A">
        <w:rPr>
          <w:color w:val="000000" w:themeColor="text1"/>
        </w:rPr>
        <w:t>?</w:t>
      </w:r>
      <w:proofErr w:type="spellStart"/>
      <w:proofErr w:type="gramEnd"/>
      <w:r w:rsidRPr="00C2181A">
        <w:rPr>
          <w:color w:val="000000" w:themeColor="text1"/>
        </w:rPr>
        <w:t>php</w:t>
      </w:r>
      <w:proofErr w:type="spellEnd"/>
      <w:r w:rsidRPr="00C2181A">
        <w:rPr>
          <w:color w:val="000000" w:themeColor="text1"/>
        </w:rPr>
        <w:t xml:space="preserve"> ?&gt; para abrir un bloque de código. No utilice el método de etiquetas cortas, porque esto depende de las directivas de configuración en el archivo PHP.INI y hace que el script no sea tan portable.</w:t>
      </w:r>
    </w:p>
    <w:p w:rsidR="00AB679D" w:rsidRPr="00C2181A" w:rsidRDefault="00AB679D" w:rsidP="00AB679D">
      <w:pPr>
        <w:rPr>
          <w:color w:val="000000" w:themeColor="text1"/>
        </w:rPr>
      </w:pPr>
      <w:r w:rsidRPr="00C2181A">
        <w:rPr>
          <w:b/>
          <w:bCs/>
          <w:color w:val="000000" w:themeColor="text1"/>
        </w:rPr>
        <w:t>Estándar 7</w:t>
      </w:r>
      <w:r w:rsidRPr="00C2181A">
        <w:rPr>
          <w:color w:val="000000" w:themeColor="text1"/>
        </w:rPr>
        <w:t xml:space="preserve">: Los nombres de las clases deben de iniciar con letra mayúscula. Los nombres de las variables y de las funciones pueden iniciar con letra minúscula, pero si estas tienen más de una palabra, cada nueva palabra debe iniciar con letra mayúscula (el nombre puede escribirse separado por signos de guion mayor). Si una </w:t>
      </w:r>
      <w:r w:rsidRPr="00C2181A">
        <w:rPr>
          <w:color w:val="000000" w:themeColor="text1"/>
        </w:rPr>
        <w:lastRenderedPageBreak/>
        <w:t>función, en una clase, es privada; deberá comenzar con el signo de guion mayor para una fácil identificación. Las constantes deben de escribirse siempre en mayúsculas y tanto estas como las variables globales deben de tener como prefijo el nombre de la clase a la que pertenecen.</w:t>
      </w:r>
    </w:p>
    <w:p w:rsidR="006F393B" w:rsidRDefault="00AB679D" w:rsidP="00AB679D">
      <w:pPr>
        <w:rPr>
          <w:color w:val="000000" w:themeColor="text1"/>
        </w:rPr>
      </w:pPr>
      <w:r w:rsidRPr="00C2181A">
        <w:rPr>
          <w:b/>
          <w:bCs/>
          <w:color w:val="000000" w:themeColor="text1"/>
        </w:rPr>
        <w:t>Estándar 8</w:t>
      </w:r>
      <w:r w:rsidRPr="00C2181A">
        <w:rPr>
          <w:color w:val="000000" w:themeColor="text1"/>
        </w:rPr>
        <w:t xml:space="preserve">: Los archivos con código PHP, deben de ser guardados en formato ASCII utilizando la codificación </w:t>
      </w:r>
      <w:r w:rsidRPr="00C2181A">
        <w:rPr>
          <w:b/>
          <w:color w:val="000000" w:themeColor="text1"/>
        </w:rPr>
        <w:t>ISO-8859-1</w:t>
      </w:r>
      <w:r w:rsidRPr="00C2181A">
        <w:rPr>
          <w:color w:val="000000" w:themeColor="text1"/>
        </w:rPr>
        <w:t>.</w:t>
      </w:r>
      <w:r w:rsidR="00F4162C" w:rsidRPr="00C2181A">
        <w:rPr>
          <w:color w:val="000000" w:themeColor="text1"/>
        </w:rPr>
        <w:t xml:space="preserve"> </w:t>
      </w:r>
      <w:r w:rsidRPr="00C2181A">
        <w:rPr>
          <w:b/>
          <w:bCs/>
          <w:color w:val="000000" w:themeColor="text1"/>
        </w:rPr>
        <w:t>(Actualizado)</w:t>
      </w:r>
      <w:r w:rsidRPr="00C2181A">
        <w:rPr>
          <w:color w:val="000000" w:themeColor="text1"/>
        </w:rPr>
        <w:t>. El formato ASCII con codificación ISO-8859-1 es el formato en que se guardan los archivos de texto plano (.</w:t>
      </w:r>
      <w:proofErr w:type="spellStart"/>
      <w:r w:rsidRPr="00C2181A">
        <w:rPr>
          <w:color w:val="000000" w:themeColor="text1"/>
        </w:rPr>
        <w:t>txt</w:t>
      </w:r>
      <w:proofErr w:type="spellEnd"/>
      <w:r w:rsidRPr="00C2181A">
        <w:rPr>
          <w:color w:val="000000" w:themeColor="text1"/>
        </w:rPr>
        <w:t xml:space="preserve">). La razón de este estándar es que determinados editores HTML (en especial </w:t>
      </w:r>
      <w:proofErr w:type="spellStart"/>
      <w:r w:rsidRPr="00C2181A">
        <w:rPr>
          <w:color w:val="000000" w:themeColor="text1"/>
        </w:rPr>
        <w:t>Dreamweaver</w:t>
      </w:r>
      <w:proofErr w:type="spellEnd"/>
      <w:r w:rsidRPr="00C2181A">
        <w:rPr>
          <w:color w:val="000000" w:themeColor="text1"/>
        </w:rPr>
        <w:t>), agregan códigos de carácter extraño de salto de línea (como si se tratara de un archivo binario) y esto puede ocasionar que el intérprete de PHP, encuentre problemas a la hora de leer el script.</w:t>
      </w:r>
    </w:p>
    <w:p w:rsidR="001D3C37" w:rsidRDefault="006F393B" w:rsidP="006F393B">
      <w:pPr>
        <w:pStyle w:val="Ttulo1"/>
      </w:pPr>
      <w:r>
        <w:br w:type="page"/>
      </w:r>
      <w:bookmarkStart w:id="162" w:name="_Toc379923990"/>
      <w:r>
        <w:lastRenderedPageBreak/>
        <w:t>Cronograma</w:t>
      </w:r>
      <w:bookmarkEnd w:id="162"/>
    </w:p>
    <w:p w:rsidR="006F393B" w:rsidRPr="006F393B" w:rsidRDefault="001705E2" w:rsidP="006F393B">
      <w:pPr>
        <w:rPr>
          <w:lang w:eastAsia="es-MX"/>
        </w:rPr>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3" type="#_x0000_t75" style="position:absolute;left:0;text-align:left;margin-left:-76.25pt;margin-top:-23.9pt;width:664.55pt;height:387.4pt;z-index:251662848">
            <v:imagedata r:id="rId38" o:title=""/>
          </v:shape>
          <o:OLEObject Type="Embed" ProgID="Excel.Sheet.12" ShapeID="_x0000_s1083" DrawAspect="Content" ObjectID="_1454768186" r:id="rId39"/>
        </w:pict>
      </w:r>
    </w:p>
    <w:sectPr w:rsidR="006F393B" w:rsidRPr="006F393B" w:rsidSect="00C84EB6">
      <w:pgSz w:w="12240" w:h="15840"/>
      <w:pgMar w:top="1701" w:right="1418"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05E2" w:rsidRDefault="001705E2">
      <w:pPr>
        <w:spacing w:after="0"/>
        <w:rPr>
          <w:rFonts w:ascii="Times New Roman" w:hAnsi="Times New Roman" w:cs="Times New Roman"/>
        </w:rPr>
      </w:pPr>
      <w:r>
        <w:rPr>
          <w:rFonts w:ascii="Times New Roman" w:hAnsi="Times New Roman" w:cs="Times New Roman"/>
        </w:rPr>
        <w:separator/>
      </w:r>
    </w:p>
  </w:endnote>
  <w:endnote w:type="continuationSeparator" w:id="0">
    <w:p w:rsidR="001705E2" w:rsidRDefault="001705E2">
      <w:pPr>
        <w:spacing w:after="0"/>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oberana Sans">
    <w:panose1 w:val="00000000000000000000"/>
    <w:charset w:val="00"/>
    <w:family w:val="modern"/>
    <w:notTrueType/>
    <w:pitch w:val="variable"/>
    <w:sig w:usb0="800000AF" w:usb1="4000204B" w:usb2="00000000" w:usb3="00000000" w:csb0="0000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05E2" w:rsidRDefault="001705E2" w:rsidP="00BB50A3">
    <w:pPr>
      <w:pStyle w:val="Piedepgina"/>
      <w:jc w:val="right"/>
      <w:rPr>
        <w:rFonts w:ascii="Times New Roman" w:hAnsi="Times New Roman" w:cs="Times New Roman"/>
      </w:rPr>
    </w:pPr>
    <w:r>
      <w:rPr>
        <w:rFonts w:ascii="Calibri" w:hAnsi="Calibri" w:cs="Calibri"/>
      </w:rPr>
      <w:fldChar w:fldCharType="begin"/>
    </w:r>
    <w:r>
      <w:rPr>
        <w:rFonts w:ascii="Calibri" w:hAnsi="Calibri" w:cs="Calibri"/>
      </w:rPr>
      <w:instrText>PAGE   \* MERGEFORMAT</w:instrText>
    </w:r>
    <w:r>
      <w:rPr>
        <w:rFonts w:ascii="Calibri" w:hAnsi="Calibri" w:cs="Calibri"/>
      </w:rPr>
      <w:fldChar w:fldCharType="separate"/>
    </w:r>
    <w:r w:rsidRPr="00C121D5">
      <w:rPr>
        <w:rFonts w:ascii="Calibri" w:hAnsi="Calibri" w:cs="Calibri"/>
        <w:noProof/>
        <w:lang w:val="es-ES"/>
      </w:rPr>
      <w:t>iii</w:t>
    </w:r>
    <w:r>
      <w:rPr>
        <w:rFonts w:ascii="Calibri" w:hAnsi="Calibri" w:cs="Calibr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05E2" w:rsidRDefault="001705E2" w:rsidP="00BB50A3">
    <w:pPr>
      <w:pStyle w:val="Piedepgina"/>
      <w:jc w:val="right"/>
      <w:rPr>
        <w:rFonts w:ascii="Times New Roman" w:hAnsi="Times New Roman" w:cs="Times New Roman"/>
      </w:rPr>
    </w:pPr>
    <w:r>
      <w:rPr>
        <w:rFonts w:ascii="Calibri" w:hAnsi="Calibri" w:cs="Calibri"/>
      </w:rPr>
      <w:fldChar w:fldCharType="begin"/>
    </w:r>
    <w:r>
      <w:rPr>
        <w:rFonts w:ascii="Calibri" w:hAnsi="Calibri" w:cs="Calibri"/>
      </w:rPr>
      <w:instrText>PAGE   \* MERGEFORMAT</w:instrText>
    </w:r>
    <w:r>
      <w:rPr>
        <w:rFonts w:ascii="Calibri" w:hAnsi="Calibri" w:cs="Calibri"/>
      </w:rPr>
      <w:fldChar w:fldCharType="separate"/>
    </w:r>
    <w:r w:rsidR="007D162F" w:rsidRPr="007D162F">
      <w:rPr>
        <w:rFonts w:ascii="Calibri" w:hAnsi="Calibri" w:cs="Calibri"/>
        <w:noProof/>
        <w:lang w:val="es-ES"/>
      </w:rPr>
      <w:t>VII</w:t>
    </w:r>
    <w:r>
      <w:rPr>
        <w:rFonts w:ascii="Calibri" w:hAnsi="Calibri" w:cs="Calibri"/>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05E2" w:rsidRPr="00BB50A3" w:rsidRDefault="001705E2" w:rsidP="00BB50A3">
    <w:pPr>
      <w:pStyle w:val="Piedepgina"/>
      <w:jc w:val="center"/>
    </w:pPr>
    <w:r>
      <w:fldChar w:fldCharType="begin"/>
    </w:r>
    <w:r>
      <w:instrText>PAGE   \* MERGEFORMAT</w:instrText>
    </w:r>
    <w:r>
      <w:fldChar w:fldCharType="separate"/>
    </w:r>
    <w:r w:rsidR="001F17F1" w:rsidRPr="001F17F1">
      <w:rPr>
        <w:noProof/>
        <w:lang w:val="es-ES"/>
      </w:rPr>
      <w:t>47</w:t>
    </w:r>
    <w:r>
      <w:rPr>
        <w:noProof/>
        <w:lang w:val="es-E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05E2" w:rsidRDefault="001705E2">
      <w:pPr>
        <w:spacing w:after="0"/>
        <w:rPr>
          <w:rFonts w:ascii="Times New Roman" w:hAnsi="Times New Roman" w:cs="Times New Roman"/>
        </w:rPr>
      </w:pPr>
      <w:r>
        <w:rPr>
          <w:rFonts w:ascii="Times New Roman" w:hAnsi="Times New Roman" w:cs="Times New Roman"/>
        </w:rPr>
        <w:separator/>
      </w:r>
    </w:p>
  </w:footnote>
  <w:footnote w:type="continuationSeparator" w:id="0">
    <w:p w:rsidR="001705E2" w:rsidRDefault="001705E2">
      <w:pPr>
        <w:spacing w:after="0"/>
        <w:rPr>
          <w:rFonts w:ascii="Times New Roman" w:hAnsi="Times New Roman" w:cs="Times New Roman"/>
        </w:rPr>
      </w:pPr>
      <w:r>
        <w:rPr>
          <w:rFonts w:ascii="Times New Roman" w:hAnsi="Times New Roman" w:cs="Times New Roman"/>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05E2" w:rsidRDefault="001705E2">
    <w:pPr>
      <w:pStyle w:val="Encabezado"/>
      <w:tabs>
        <w:tab w:val="clear" w:pos="8838"/>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05E2" w:rsidRDefault="001705E2">
    <w:pPr>
      <w:pStyle w:val="Encabezado"/>
      <w:tabs>
        <w:tab w:val="clear" w:pos="8838"/>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05E2" w:rsidRPr="00FD2235" w:rsidRDefault="001705E2" w:rsidP="00FD223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00BD6"/>
    <w:multiLevelType w:val="hybridMultilevel"/>
    <w:tmpl w:val="7A82683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4AB48E3"/>
    <w:multiLevelType w:val="hybridMultilevel"/>
    <w:tmpl w:val="DFCAE3AA"/>
    <w:lvl w:ilvl="0" w:tplc="080A000B">
      <w:start w:val="1"/>
      <w:numFmt w:val="bullet"/>
      <w:lvlText w:val=""/>
      <w:lvlJc w:val="left"/>
      <w:pPr>
        <w:ind w:left="720" w:hanging="360"/>
      </w:pPr>
      <w:rPr>
        <w:rFonts w:ascii="Wingdings" w:hAnsi="Wingdings" w:cs="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2">
    <w:nsid w:val="05025ADE"/>
    <w:multiLevelType w:val="hybridMultilevel"/>
    <w:tmpl w:val="92D0995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92C7BDC"/>
    <w:multiLevelType w:val="hybridMultilevel"/>
    <w:tmpl w:val="75AA662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0ABB6346"/>
    <w:multiLevelType w:val="hybridMultilevel"/>
    <w:tmpl w:val="640E0B3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0C567D64"/>
    <w:multiLevelType w:val="hybridMultilevel"/>
    <w:tmpl w:val="251E4FA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0DAB14E4"/>
    <w:multiLevelType w:val="hybridMultilevel"/>
    <w:tmpl w:val="6084008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11C0984"/>
    <w:multiLevelType w:val="multilevel"/>
    <w:tmpl w:val="737E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8301DB"/>
    <w:multiLevelType w:val="hybridMultilevel"/>
    <w:tmpl w:val="E978295A"/>
    <w:lvl w:ilvl="0" w:tplc="BCF23176">
      <w:start w:val="1"/>
      <w:numFmt w:val="decimal"/>
      <w:lvlText w:val="[%1]."/>
      <w:lvlJc w:val="left"/>
      <w:pPr>
        <w:ind w:left="1440" w:hanging="360"/>
      </w:pPr>
      <w:rPr>
        <w:rFonts w:ascii="Times New Roman" w:hAnsi="Times New Roman" w:cs="Times New Roman" w:hint="default"/>
      </w:rPr>
    </w:lvl>
    <w:lvl w:ilvl="1" w:tplc="080A0019">
      <w:start w:val="1"/>
      <w:numFmt w:val="lowerLetter"/>
      <w:lvlText w:val="%2."/>
      <w:lvlJc w:val="left"/>
      <w:pPr>
        <w:ind w:left="1440" w:hanging="360"/>
      </w:pPr>
      <w:rPr>
        <w:rFonts w:ascii="Times New Roman" w:hAnsi="Times New Roman" w:cs="Times New Roman"/>
      </w:rPr>
    </w:lvl>
    <w:lvl w:ilvl="2" w:tplc="080A001B">
      <w:start w:val="1"/>
      <w:numFmt w:val="lowerRoman"/>
      <w:lvlText w:val="%3."/>
      <w:lvlJc w:val="right"/>
      <w:pPr>
        <w:ind w:left="2160" w:hanging="180"/>
      </w:pPr>
      <w:rPr>
        <w:rFonts w:ascii="Times New Roman" w:hAnsi="Times New Roman" w:cs="Times New Roman"/>
      </w:rPr>
    </w:lvl>
    <w:lvl w:ilvl="3" w:tplc="080A000F">
      <w:start w:val="1"/>
      <w:numFmt w:val="decimal"/>
      <w:lvlText w:val="%4."/>
      <w:lvlJc w:val="left"/>
      <w:pPr>
        <w:ind w:left="2880" w:hanging="360"/>
      </w:pPr>
      <w:rPr>
        <w:rFonts w:ascii="Times New Roman" w:hAnsi="Times New Roman" w:cs="Times New Roman"/>
      </w:rPr>
    </w:lvl>
    <w:lvl w:ilvl="4" w:tplc="080A0019">
      <w:start w:val="1"/>
      <w:numFmt w:val="lowerLetter"/>
      <w:lvlText w:val="%5."/>
      <w:lvlJc w:val="left"/>
      <w:pPr>
        <w:ind w:left="3600" w:hanging="360"/>
      </w:pPr>
      <w:rPr>
        <w:rFonts w:ascii="Times New Roman" w:hAnsi="Times New Roman" w:cs="Times New Roman"/>
      </w:rPr>
    </w:lvl>
    <w:lvl w:ilvl="5" w:tplc="080A001B">
      <w:start w:val="1"/>
      <w:numFmt w:val="lowerRoman"/>
      <w:lvlText w:val="%6."/>
      <w:lvlJc w:val="right"/>
      <w:pPr>
        <w:ind w:left="4320" w:hanging="180"/>
      </w:pPr>
      <w:rPr>
        <w:rFonts w:ascii="Times New Roman" w:hAnsi="Times New Roman" w:cs="Times New Roman"/>
      </w:rPr>
    </w:lvl>
    <w:lvl w:ilvl="6" w:tplc="080A000F">
      <w:start w:val="1"/>
      <w:numFmt w:val="decimal"/>
      <w:lvlText w:val="%7."/>
      <w:lvlJc w:val="left"/>
      <w:pPr>
        <w:ind w:left="5040" w:hanging="360"/>
      </w:pPr>
      <w:rPr>
        <w:rFonts w:ascii="Times New Roman" w:hAnsi="Times New Roman" w:cs="Times New Roman"/>
      </w:rPr>
    </w:lvl>
    <w:lvl w:ilvl="7" w:tplc="080A0019">
      <w:start w:val="1"/>
      <w:numFmt w:val="lowerLetter"/>
      <w:lvlText w:val="%8."/>
      <w:lvlJc w:val="left"/>
      <w:pPr>
        <w:ind w:left="5760" w:hanging="360"/>
      </w:pPr>
      <w:rPr>
        <w:rFonts w:ascii="Times New Roman" w:hAnsi="Times New Roman" w:cs="Times New Roman"/>
      </w:rPr>
    </w:lvl>
    <w:lvl w:ilvl="8" w:tplc="080A001B">
      <w:start w:val="1"/>
      <w:numFmt w:val="lowerRoman"/>
      <w:lvlText w:val="%9."/>
      <w:lvlJc w:val="right"/>
      <w:pPr>
        <w:ind w:left="6480" w:hanging="180"/>
      </w:pPr>
      <w:rPr>
        <w:rFonts w:ascii="Times New Roman" w:hAnsi="Times New Roman" w:cs="Times New Roman"/>
      </w:rPr>
    </w:lvl>
  </w:abstractNum>
  <w:abstractNum w:abstractNumId="9">
    <w:nsid w:val="12F749E7"/>
    <w:multiLevelType w:val="hybridMultilevel"/>
    <w:tmpl w:val="D8E8D6A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C121FE4"/>
    <w:multiLevelType w:val="hybridMultilevel"/>
    <w:tmpl w:val="54F25B66"/>
    <w:lvl w:ilvl="0" w:tplc="080A000F">
      <w:start w:val="1"/>
      <w:numFmt w:val="decimal"/>
      <w:lvlText w:val="%1."/>
      <w:lvlJc w:val="left"/>
      <w:pPr>
        <w:ind w:left="720" w:hanging="360"/>
      </w:pPr>
      <w:rPr>
        <w:rFonts w:ascii="Times New Roman" w:hAnsi="Times New Roman" w:cs="Times New Roman"/>
      </w:rPr>
    </w:lvl>
    <w:lvl w:ilvl="1" w:tplc="080A0019">
      <w:start w:val="1"/>
      <w:numFmt w:val="lowerLetter"/>
      <w:lvlText w:val="%2."/>
      <w:lvlJc w:val="left"/>
      <w:pPr>
        <w:ind w:left="1440" w:hanging="360"/>
      </w:pPr>
      <w:rPr>
        <w:rFonts w:ascii="Times New Roman" w:hAnsi="Times New Roman" w:cs="Times New Roman"/>
      </w:rPr>
    </w:lvl>
    <w:lvl w:ilvl="2" w:tplc="080A001B">
      <w:start w:val="1"/>
      <w:numFmt w:val="lowerRoman"/>
      <w:lvlText w:val="%3."/>
      <w:lvlJc w:val="right"/>
      <w:pPr>
        <w:ind w:left="2160" w:hanging="180"/>
      </w:pPr>
      <w:rPr>
        <w:rFonts w:ascii="Times New Roman" w:hAnsi="Times New Roman" w:cs="Times New Roman"/>
      </w:rPr>
    </w:lvl>
    <w:lvl w:ilvl="3" w:tplc="080A000F">
      <w:start w:val="1"/>
      <w:numFmt w:val="decimal"/>
      <w:lvlText w:val="%4."/>
      <w:lvlJc w:val="left"/>
      <w:pPr>
        <w:ind w:left="2880" w:hanging="360"/>
      </w:pPr>
      <w:rPr>
        <w:rFonts w:ascii="Times New Roman" w:hAnsi="Times New Roman" w:cs="Times New Roman"/>
      </w:rPr>
    </w:lvl>
    <w:lvl w:ilvl="4" w:tplc="080A0019">
      <w:start w:val="1"/>
      <w:numFmt w:val="lowerLetter"/>
      <w:lvlText w:val="%5."/>
      <w:lvlJc w:val="left"/>
      <w:pPr>
        <w:ind w:left="3600" w:hanging="360"/>
      </w:pPr>
      <w:rPr>
        <w:rFonts w:ascii="Times New Roman" w:hAnsi="Times New Roman" w:cs="Times New Roman"/>
      </w:rPr>
    </w:lvl>
    <w:lvl w:ilvl="5" w:tplc="080A001B">
      <w:start w:val="1"/>
      <w:numFmt w:val="lowerRoman"/>
      <w:lvlText w:val="%6."/>
      <w:lvlJc w:val="right"/>
      <w:pPr>
        <w:ind w:left="4320" w:hanging="180"/>
      </w:pPr>
      <w:rPr>
        <w:rFonts w:ascii="Times New Roman" w:hAnsi="Times New Roman" w:cs="Times New Roman"/>
      </w:rPr>
    </w:lvl>
    <w:lvl w:ilvl="6" w:tplc="080A000F">
      <w:start w:val="1"/>
      <w:numFmt w:val="decimal"/>
      <w:lvlText w:val="%7."/>
      <w:lvlJc w:val="left"/>
      <w:pPr>
        <w:ind w:left="5040" w:hanging="360"/>
      </w:pPr>
      <w:rPr>
        <w:rFonts w:ascii="Times New Roman" w:hAnsi="Times New Roman" w:cs="Times New Roman"/>
      </w:rPr>
    </w:lvl>
    <w:lvl w:ilvl="7" w:tplc="080A0019">
      <w:start w:val="1"/>
      <w:numFmt w:val="lowerLetter"/>
      <w:lvlText w:val="%8."/>
      <w:lvlJc w:val="left"/>
      <w:pPr>
        <w:ind w:left="5760" w:hanging="360"/>
      </w:pPr>
      <w:rPr>
        <w:rFonts w:ascii="Times New Roman" w:hAnsi="Times New Roman" w:cs="Times New Roman"/>
      </w:rPr>
    </w:lvl>
    <w:lvl w:ilvl="8" w:tplc="080A001B">
      <w:start w:val="1"/>
      <w:numFmt w:val="lowerRoman"/>
      <w:lvlText w:val="%9."/>
      <w:lvlJc w:val="right"/>
      <w:pPr>
        <w:ind w:left="6480" w:hanging="180"/>
      </w:pPr>
      <w:rPr>
        <w:rFonts w:ascii="Times New Roman" w:hAnsi="Times New Roman" w:cs="Times New Roman"/>
      </w:rPr>
    </w:lvl>
  </w:abstractNum>
  <w:abstractNum w:abstractNumId="11">
    <w:nsid w:val="20127848"/>
    <w:multiLevelType w:val="hybridMultilevel"/>
    <w:tmpl w:val="756E7C4C"/>
    <w:lvl w:ilvl="0" w:tplc="CA8A92C0">
      <w:numFmt w:val="bullet"/>
      <w:lvlText w:val="-"/>
      <w:lvlJc w:val="left"/>
      <w:pPr>
        <w:ind w:left="720" w:hanging="360"/>
      </w:pPr>
      <w:rPr>
        <w:rFonts w:ascii="Arial" w:eastAsia="Times New Roman" w:hAnsi="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12">
    <w:nsid w:val="208120E5"/>
    <w:multiLevelType w:val="hybridMultilevel"/>
    <w:tmpl w:val="45E8537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24DC3AE4"/>
    <w:multiLevelType w:val="hybridMultilevel"/>
    <w:tmpl w:val="E978295A"/>
    <w:lvl w:ilvl="0" w:tplc="BCF23176">
      <w:start w:val="1"/>
      <w:numFmt w:val="decimal"/>
      <w:lvlText w:val="[%1]."/>
      <w:lvlJc w:val="left"/>
      <w:pPr>
        <w:ind w:left="360" w:hanging="360"/>
      </w:pPr>
      <w:rPr>
        <w:rFonts w:ascii="Times New Roman" w:hAnsi="Times New Roman" w:cs="Times New Roman" w:hint="default"/>
      </w:rPr>
    </w:lvl>
    <w:lvl w:ilvl="1" w:tplc="080A0019">
      <w:start w:val="1"/>
      <w:numFmt w:val="lowerLetter"/>
      <w:lvlText w:val="%2."/>
      <w:lvlJc w:val="left"/>
      <w:pPr>
        <w:ind w:left="360" w:hanging="360"/>
      </w:pPr>
      <w:rPr>
        <w:rFonts w:ascii="Times New Roman" w:hAnsi="Times New Roman" w:cs="Times New Roman"/>
      </w:rPr>
    </w:lvl>
    <w:lvl w:ilvl="2" w:tplc="080A001B">
      <w:start w:val="1"/>
      <w:numFmt w:val="lowerRoman"/>
      <w:lvlText w:val="%3."/>
      <w:lvlJc w:val="right"/>
      <w:pPr>
        <w:ind w:left="1080" w:hanging="180"/>
      </w:pPr>
      <w:rPr>
        <w:rFonts w:ascii="Times New Roman" w:hAnsi="Times New Roman" w:cs="Times New Roman"/>
      </w:rPr>
    </w:lvl>
    <w:lvl w:ilvl="3" w:tplc="080A000F">
      <w:start w:val="1"/>
      <w:numFmt w:val="decimal"/>
      <w:lvlText w:val="%4."/>
      <w:lvlJc w:val="left"/>
      <w:pPr>
        <w:ind w:left="1800" w:hanging="360"/>
      </w:pPr>
      <w:rPr>
        <w:rFonts w:ascii="Times New Roman" w:hAnsi="Times New Roman" w:cs="Times New Roman"/>
      </w:rPr>
    </w:lvl>
    <w:lvl w:ilvl="4" w:tplc="080A0019">
      <w:start w:val="1"/>
      <w:numFmt w:val="lowerLetter"/>
      <w:lvlText w:val="%5."/>
      <w:lvlJc w:val="left"/>
      <w:pPr>
        <w:ind w:left="2520" w:hanging="360"/>
      </w:pPr>
      <w:rPr>
        <w:rFonts w:ascii="Times New Roman" w:hAnsi="Times New Roman" w:cs="Times New Roman"/>
      </w:rPr>
    </w:lvl>
    <w:lvl w:ilvl="5" w:tplc="080A001B">
      <w:start w:val="1"/>
      <w:numFmt w:val="lowerRoman"/>
      <w:lvlText w:val="%6."/>
      <w:lvlJc w:val="right"/>
      <w:pPr>
        <w:ind w:left="3240" w:hanging="180"/>
      </w:pPr>
      <w:rPr>
        <w:rFonts w:ascii="Times New Roman" w:hAnsi="Times New Roman" w:cs="Times New Roman"/>
      </w:rPr>
    </w:lvl>
    <w:lvl w:ilvl="6" w:tplc="080A000F">
      <w:start w:val="1"/>
      <w:numFmt w:val="decimal"/>
      <w:lvlText w:val="%7."/>
      <w:lvlJc w:val="left"/>
      <w:pPr>
        <w:ind w:left="3960" w:hanging="360"/>
      </w:pPr>
      <w:rPr>
        <w:rFonts w:ascii="Times New Roman" w:hAnsi="Times New Roman" w:cs="Times New Roman"/>
      </w:rPr>
    </w:lvl>
    <w:lvl w:ilvl="7" w:tplc="080A0019">
      <w:start w:val="1"/>
      <w:numFmt w:val="lowerLetter"/>
      <w:lvlText w:val="%8."/>
      <w:lvlJc w:val="left"/>
      <w:pPr>
        <w:ind w:left="4680" w:hanging="360"/>
      </w:pPr>
      <w:rPr>
        <w:rFonts w:ascii="Times New Roman" w:hAnsi="Times New Roman" w:cs="Times New Roman"/>
      </w:rPr>
    </w:lvl>
    <w:lvl w:ilvl="8" w:tplc="080A001B">
      <w:start w:val="1"/>
      <w:numFmt w:val="lowerRoman"/>
      <w:lvlText w:val="%9."/>
      <w:lvlJc w:val="right"/>
      <w:pPr>
        <w:ind w:left="5400" w:hanging="180"/>
      </w:pPr>
      <w:rPr>
        <w:rFonts w:ascii="Times New Roman" w:hAnsi="Times New Roman" w:cs="Times New Roman"/>
      </w:rPr>
    </w:lvl>
  </w:abstractNum>
  <w:abstractNum w:abstractNumId="14">
    <w:nsid w:val="28D5232C"/>
    <w:multiLevelType w:val="hybridMultilevel"/>
    <w:tmpl w:val="76E23C46"/>
    <w:lvl w:ilvl="0" w:tplc="A622DD76">
      <w:start w:val="1"/>
      <w:numFmt w:val="decimal"/>
      <w:lvlText w:val="%1."/>
      <w:lvlJc w:val="left"/>
      <w:pPr>
        <w:ind w:left="525" w:hanging="360"/>
      </w:pPr>
      <w:rPr>
        <w:rFonts w:hint="default"/>
      </w:rPr>
    </w:lvl>
    <w:lvl w:ilvl="1" w:tplc="080A0019" w:tentative="1">
      <w:start w:val="1"/>
      <w:numFmt w:val="lowerLetter"/>
      <w:lvlText w:val="%2."/>
      <w:lvlJc w:val="left"/>
      <w:pPr>
        <w:ind w:left="1245" w:hanging="360"/>
      </w:pPr>
    </w:lvl>
    <w:lvl w:ilvl="2" w:tplc="080A001B" w:tentative="1">
      <w:start w:val="1"/>
      <w:numFmt w:val="lowerRoman"/>
      <w:lvlText w:val="%3."/>
      <w:lvlJc w:val="right"/>
      <w:pPr>
        <w:ind w:left="1965" w:hanging="180"/>
      </w:pPr>
    </w:lvl>
    <w:lvl w:ilvl="3" w:tplc="080A000F" w:tentative="1">
      <w:start w:val="1"/>
      <w:numFmt w:val="decimal"/>
      <w:lvlText w:val="%4."/>
      <w:lvlJc w:val="left"/>
      <w:pPr>
        <w:ind w:left="2685" w:hanging="360"/>
      </w:pPr>
    </w:lvl>
    <w:lvl w:ilvl="4" w:tplc="080A0019" w:tentative="1">
      <w:start w:val="1"/>
      <w:numFmt w:val="lowerLetter"/>
      <w:lvlText w:val="%5."/>
      <w:lvlJc w:val="left"/>
      <w:pPr>
        <w:ind w:left="3405" w:hanging="360"/>
      </w:pPr>
    </w:lvl>
    <w:lvl w:ilvl="5" w:tplc="080A001B" w:tentative="1">
      <w:start w:val="1"/>
      <w:numFmt w:val="lowerRoman"/>
      <w:lvlText w:val="%6."/>
      <w:lvlJc w:val="right"/>
      <w:pPr>
        <w:ind w:left="4125" w:hanging="180"/>
      </w:pPr>
    </w:lvl>
    <w:lvl w:ilvl="6" w:tplc="080A000F" w:tentative="1">
      <w:start w:val="1"/>
      <w:numFmt w:val="decimal"/>
      <w:lvlText w:val="%7."/>
      <w:lvlJc w:val="left"/>
      <w:pPr>
        <w:ind w:left="4845" w:hanging="360"/>
      </w:pPr>
    </w:lvl>
    <w:lvl w:ilvl="7" w:tplc="080A0019" w:tentative="1">
      <w:start w:val="1"/>
      <w:numFmt w:val="lowerLetter"/>
      <w:lvlText w:val="%8."/>
      <w:lvlJc w:val="left"/>
      <w:pPr>
        <w:ind w:left="5565" w:hanging="360"/>
      </w:pPr>
    </w:lvl>
    <w:lvl w:ilvl="8" w:tplc="080A001B" w:tentative="1">
      <w:start w:val="1"/>
      <w:numFmt w:val="lowerRoman"/>
      <w:lvlText w:val="%9."/>
      <w:lvlJc w:val="right"/>
      <w:pPr>
        <w:ind w:left="6285" w:hanging="180"/>
      </w:pPr>
    </w:lvl>
  </w:abstractNum>
  <w:abstractNum w:abstractNumId="15">
    <w:nsid w:val="291F521B"/>
    <w:multiLevelType w:val="hybridMultilevel"/>
    <w:tmpl w:val="407E90D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2DAB27CB"/>
    <w:multiLevelType w:val="hybridMultilevel"/>
    <w:tmpl w:val="A3129382"/>
    <w:lvl w:ilvl="0" w:tplc="080A000B">
      <w:start w:val="1"/>
      <w:numFmt w:val="bullet"/>
      <w:lvlText w:val=""/>
      <w:lvlJc w:val="left"/>
      <w:pPr>
        <w:ind w:left="720" w:hanging="360"/>
      </w:pPr>
      <w:rPr>
        <w:rFonts w:ascii="Wingdings" w:hAnsi="Wingdings" w:cs="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17">
    <w:nsid w:val="31DE58B3"/>
    <w:multiLevelType w:val="hybridMultilevel"/>
    <w:tmpl w:val="24E85B7C"/>
    <w:lvl w:ilvl="0" w:tplc="080A000B">
      <w:start w:val="1"/>
      <w:numFmt w:val="bullet"/>
      <w:lvlText w:val=""/>
      <w:lvlJc w:val="left"/>
      <w:pPr>
        <w:ind w:left="720" w:hanging="360"/>
      </w:pPr>
      <w:rPr>
        <w:rFonts w:ascii="Wingdings" w:hAnsi="Wingdings" w:cs="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18">
    <w:nsid w:val="35775D00"/>
    <w:multiLevelType w:val="hybridMultilevel"/>
    <w:tmpl w:val="2976F6B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35814A57"/>
    <w:multiLevelType w:val="hybridMultilevel"/>
    <w:tmpl w:val="5E94C5CA"/>
    <w:lvl w:ilvl="0" w:tplc="080A000F">
      <w:start w:val="1"/>
      <w:numFmt w:val="decimal"/>
      <w:lvlText w:val="%1."/>
      <w:lvlJc w:val="left"/>
      <w:pPr>
        <w:ind w:left="1440" w:hanging="360"/>
      </w:pPr>
      <w:rPr>
        <w:rFonts w:ascii="Times New Roman" w:hAnsi="Times New Roman" w:cs="Times New Roman"/>
      </w:rPr>
    </w:lvl>
    <w:lvl w:ilvl="1" w:tplc="080A0019">
      <w:start w:val="1"/>
      <w:numFmt w:val="lowerLetter"/>
      <w:lvlText w:val="%2."/>
      <w:lvlJc w:val="left"/>
      <w:pPr>
        <w:ind w:left="2160" w:hanging="360"/>
      </w:pPr>
      <w:rPr>
        <w:rFonts w:ascii="Times New Roman" w:hAnsi="Times New Roman" w:cs="Times New Roman"/>
      </w:rPr>
    </w:lvl>
    <w:lvl w:ilvl="2" w:tplc="080A001B">
      <w:start w:val="1"/>
      <w:numFmt w:val="lowerRoman"/>
      <w:lvlText w:val="%3."/>
      <w:lvlJc w:val="right"/>
      <w:pPr>
        <w:ind w:left="2880" w:hanging="180"/>
      </w:pPr>
      <w:rPr>
        <w:rFonts w:ascii="Times New Roman" w:hAnsi="Times New Roman" w:cs="Times New Roman"/>
      </w:rPr>
    </w:lvl>
    <w:lvl w:ilvl="3" w:tplc="080A000F">
      <w:start w:val="1"/>
      <w:numFmt w:val="decimal"/>
      <w:lvlText w:val="%4."/>
      <w:lvlJc w:val="left"/>
      <w:pPr>
        <w:ind w:left="3600" w:hanging="360"/>
      </w:pPr>
      <w:rPr>
        <w:rFonts w:ascii="Times New Roman" w:hAnsi="Times New Roman" w:cs="Times New Roman"/>
      </w:rPr>
    </w:lvl>
    <w:lvl w:ilvl="4" w:tplc="080A0019">
      <w:start w:val="1"/>
      <w:numFmt w:val="lowerLetter"/>
      <w:lvlText w:val="%5."/>
      <w:lvlJc w:val="left"/>
      <w:pPr>
        <w:ind w:left="4320" w:hanging="360"/>
      </w:pPr>
      <w:rPr>
        <w:rFonts w:ascii="Times New Roman" w:hAnsi="Times New Roman" w:cs="Times New Roman"/>
      </w:rPr>
    </w:lvl>
    <w:lvl w:ilvl="5" w:tplc="080A001B">
      <w:start w:val="1"/>
      <w:numFmt w:val="lowerRoman"/>
      <w:lvlText w:val="%6."/>
      <w:lvlJc w:val="right"/>
      <w:pPr>
        <w:ind w:left="5040" w:hanging="180"/>
      </w:pPr>
      <w:rPr>
        <w:rFonts w:ascii="Times New Roman" w:hAnsi="Times New Roman" w:cs="Times New Roman"/>
      </w:rPr>
    </w:lvl>
    <w:lvl w:ilvl="6" w:tplc="080A000F">
      <w:start w:val="1"/>
      <w:numFmt w:val="decimal"/>
      <w:lvlText w:val="%7."/>
      <w:lvlJc w:val="left"/>
      <w:pPr>
        <w:ind w:left="5760" w:hanging="360"/>
      </w:pPr>
      <w:rPr>
        <w:rFonts w:ascii="Times New Roman" w:hAnsi="Times New Roman" w:cs="Times New Roman"/>
      </w:rPr>
    </w:lvl>
    <w:lvl w:ilvl="7" w:tplc="080A0019">
      <w:start w:val="1"/>
      <w:numFmt w:val="lowerLetter"/>
      <w:lvlText w:val="%8."/>
      <w:lvlJc w:val="left"/>
      <w:pPr>
        <w:ind w:left="6480" w:hanging="360"/>
      </w:pPr>
      <w:rPr>
        <w:rFonts w:ascii="Times New Roman" w:hAnsi="Times New Roman" w:cs="Times New Roman"/>
      </w:rPr>
    </w:lvl>
    <w:lvl w:ilvl="8" w:tplc="080A001B">
      <w:start w:val="1"/>
      <w:numFmt w:val="lowerRoman"/>
      <w:lvlText w:val="%9."/>
      <w:lvlJc w:val="right"/>
      <w:pPr>
        <w:ind w:left="7200" w:hanging="180"/>
      </w:pPr>
      <w:rPr>
        <w:rFonts w:ascii="Times New Roman" w:hAnsi="Times New Roman" w:cs="Times New Roman"/>
      </w:rPr>
    </w:lvl>
  </w:abstractNum>
  <w:abstractNum w:abstractNumId="20">
    <w:nsid w:val="393C66BE"/>
    <w:multiLevelType w:val="multilevel"/>
    <w:tmpl w:val="BB5A2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CA842C9"/>
    <w:multiLevelType w:val="hybridMultilevel"/>
    <w:tmpl w:val="E74E1F3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22">
    <w:nsid w:val="3E632F98"/>
    <w:multiLevelType w:val="hybridMultilevel"/>
    <w:tmpl w:val="27A64E9A"/>
    <w:lvl w:ilvl="0" w:tplc="080A001B">
      <w:start w:val="1"/>
      <w:numFmt w:val="low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3E7B30ED"/>
    <w:multiLevelType w:val="hybridMultilevel"/>
    <w:tmpl w:val="C8CA6E4C"/>
    <w:lvl w:ilvl="0" w:tplc="080A0003">
      <w:start w:val="1"/>
      <w:numFmt w:val="bullet"/>
      <w:lvlText w:val="o"/>
      <w:lvlJc w:val="left"/>
      <w:pPr>
        <w:ind w:left="720" w:hanging="360"/>
      </w:pPr>
      <w:rPr>
        <w:rFonts w:ascii="Courier New" w:hAnsi="Courier New" w:cs="Courier New" w:hint="default"/>
      </w:rPr>
    </w:lvl>
    <w:lvl w:ilvl="1" w:tplc="080A0019">
      <w:start w:val="1"/>
      <w:numFmt w:val="lowerLetter"/>
      <w:lvlText w:val="%2."/>
      <w:lvlJc w:val="left"/>
      <w:pPr>
        <w:ind w:left="1440" w:hanging="360"/>
      </w:pPr>
      <w:rPr>
        <w:rFonts w:ascii="Times New Roman" w:hAnsi="Times New Roman" w:cs="Times New Roman"/>
      </w:rPr>
    </w:lvl>
    <w:lvl w:ilvl="2" w:tplc="080A001B">
      <w:start w:val="1"/>
      <w:numFmt w:val="lowerRoman"/>
      <w:lvlText w:val="%3."/>
      <w:lvlJc w:val="right"/>
      <w:pPr>
        <w:ind w:left="2160" w:hanging="180"/>
      </w:pPr>
      <w:rPr>
        <w:rFonts w:ascii="Times New Roman" w:hAnsi="Times New Roman" w:cs="Times New Roman"/>
      </w:rPr>
    </w:lvl>
    <w:lvl w:ilvl="3" w:tplc="080A000F">
      <w:start w:val="1"/>
      <w:numFmt w:val="decimal"/>
      <w:lvlText w:val="%4."/>
      <w:lvlJc w:val="left"/>
      <w:pPr>
        <w:ind w:left="2880" w:hanging="360"/>
      </w:pPr>
      <w:rPr>
        <w:rFonts w:ascii="Times New Roman" w:hAnsi="Times New Roman" w:cs="Times New Roman"/>
      </w:rPr>
    </w:lvl>
    <w:lvl w:ilvl="4" w:tplc="080A0019">
      <w:start w:val="1"/>
      <w:numFmt w:val="lowerLetter"/>
      <w:lvlText w:val="%5."/>
      <w:lvlJc w:val="left"/>
      <w:pPr>
        <w:ind w:left="3600" w:hanging="360"/>
      </w:pPr>
      <w:rPr>
        <w:rFonts w:ascii="Times New Roman" w:hAnsi="Times New Roman" w:cs="Times New Roman"/>
      </w:rPr>
    </w:lvl>
    <w:lvl w:ilvl="5" w:tplc="080A001B">
      <w:start w:val="1"/>
      <w:numFmt w:val="lowerRoman"/>
      <w:lvlText w:val="%6."/>
      <w:lvlJc w:val="right"/>
      <w:pPr>
        <w:ind w:left="4320" w:hanging="180"/>
      </w:pPr>
      <w:rPr>
        <w:rFonts w:ascii="Times New Roman" w:hAnsi="Times New Roman" w:cs="Times New Roman"/>
      </w:rPr>
    </w:lvl>
    <w:lvl w:ilvl="6" w:tplc="080A000F">
      <w:start w:val="1"/>
      <w:numFmt w:val="decimal"/>
      <w:lvlText w:val="%7."/>
      <w:lvlJc w:val="left"/>
      <w:pPr>
        <w:ind w:left="5040" w:hanging="360"/>
      </w:pPr>
      <w:rPr>
        <w:rFonts w:ascii="Times New Roman" w:hAnsi="Times New Roman" w:cs="Times New Roman"/>
      </w:rPr>
    </w:lvl>
    <w:lvl w:ilvl="7" w:tplc="080A0019">
      <w:start w:val="1"/>
      <w:numFmt w:val="lowerLetter"/>
      <w:lvlText w:val="%8."/>
      <w:lvlJc w:val="left"/>
      <w:pPr>
        <w:ind w:left="5760" w:hanging="360"/>
      </w:pPr>
      <w:rPr>
        <w:rFonts w:ascii="Times New Roman" w:hAnsi="Times New Roman" w:cs="Times New Roman"/>
      </w:rPr>
    </w:lvl>
    <w:lvl w:ilvl="8" w:tplc="080A001B">
      <w:start w:val="1"/>
      <w:numFmt w:val="lowerRoman"/>
      <w:lvlText w:val="%9."/>
      <w:lvlJc w:val="right"/>
      <w:pPr>
        <w:ind w:left="6480" w:hanging="180"/>
      </w:pPr>
      <w:rPr>
        <w:rFonts w:ascii="Times New Roman" w:hAnsi="Times New Roman" w:cs="Times New Roman"/>
      </w:rPr>
    </w:lvl>
  </w:abstractNum>
  <w:abstractNum w:abstractNumId="24">
    <w:nsid w:val="41286D39"/>
    <w:multiLevelType w:val="hybridMultilevel"/>
    <w:tmpl w:val="EDB61D6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4CFD5199"/>
    <w:multiLevelType w:val="hybridMultilevel"/>
    <w:tmpl w:val="59D4B09E"/>
    <w:lvl w:ilvl="0" w:tplc="080A000F">
      <w:start w:val="1"/>
      <w:numFmt w:val="decimal"/>
      <w:lvlText w:val="%1."/>
      <w:lvlJc w:val="left"/>
      <w:pPr>
        <w:ind w:left="1440" w:hanging="360"/>
      </w:pPr>
      <w:rPr>
        <w:rFonts w:ascii="Times New Roman" w:hAnsi="Times New Roman" w:cs="Times New Roman"/>
      </w:rPr>
    </w:lvl>
    <w:lvl w:ilvl="1" w:tplc="080A0019">
      <w:start w:val="1"/>
      <w:numFmt w:val="lowerLetter"/>
      <w:lvlText w:val="%2."/>
      <w:lvlJc w:val="left"/>
      <w:pPr>
        <w:ind w:left="2160" w:hanging="360"/>
      </w:pPr>
      <w:rPr>
        <w:rFonts w:ascii="Times New Roman" w:hAnsi="Times New Roman" w:cs="Times New Roman"/>
      </w:rPr>
    </w:lvl>
    <w:lvl w:ilvl="2" w:tplc="080A001B">
      <w:start w:val="1"/>
      <w:numFmt w:val="lowerRoman"/>
      <w:lvlText w:val="%3."/>
      <w:lvlJc w:val="right"/>
      <w:pPr>
        <w:ind w:left="2880" w:hanging="180"/>
      </w:pPr>
      <w:rPr>
        <w:rFonts w:ascii="Times New Roman" w:hAnsi="Times New Roman" w:cs="Times New Roman"/>
      </w:rPr>
    </w:lvl>
    <w:lvl w:ilvl="3" w:tplc="080A000F">
      <w:start w:val="1"/>
      <w:numFmt w:val="decimal"/>
      <w:lvlText w:val="%4."/>
      <w:lvlJc w:val="left"/>
      <w:pPr>
        <w:ind w:left="3600" w:hanging="360"/>
      </w:pPr>
      <w:rPr>
        <w:rFonts w:ascii="Times New Roman" w:hAnsi="Times New Roman" w:cs="Times New Roman"/>
      </w:rPr>
    </w:lvl>
    <w:lvl w:ilvl="4" w:tplc="080A0019">
      <w:start w:val="1"/>
      <w:numFmt w:val="lowerLetter"/>
      <w:lvlText w:val="%5."/>
      <w:lvlJc w:val="left"/>
      <w:pPr>
        <w:ind w:left="4320" w:hanging="360"/>
      </w:pPr>
      <w:rPr>
        <w:rFonts w:ascii="Times New Roman" w:hAnsi="Times New Roman" w:cs="Times New Roman"/>
      </w:rPr>
    </w:lvl>
    <w:lvl w:ilvl="5" w:tplc="080A001B">
      <w:start w:val="1"/>
      <w:numFmt w:val="lowerRoman"/>
      <w:lvlText w:val="%6."/>
      <w:lvlJc w:val="right"/>
      <w:pPr>
        <w:ind w:left="5040" w:hanging="180"/>
      </w:pPr>
      <w:rPr>
        <w:rFonts w:ascii="Times New Roman" w:hAnsi="Times New Roman" w:cs="Times New Roman"/>
      </w:rPr>
    </w:lvl>
    <w:lvl w:ilvl="6" w:tplc="080A000F">
      <w:start w:val="1"/>
      <w:numFmt w:val="decimal"/>
      <w:lvlText w:val="%7."/>
      <w:lvlJc w:val="left"/>
      <w:pPr>
        <w:ind w:left="5760" w:hanging="360"/>
      </w:pPr>
      <w:rPr>
        <w:rFonts w:ascii="Times New Roman" w:hAnsi="Times New Roman" w:cs="Times New Roman"/>
      </w:rPr>
    </w:lvl>
    <w:lvl w:ilvl="7" w:tplc="080A0019">
      <w:start w:val="1"/>
      <w:numFmt w:val="lowerLetter"/>
      <w:lvlText w:val="%8."/>
      <w:lvlJc w:val="left"/>
      <w:pPr>
        <w:ind w:left="6480" w:hanging="360"/>
      </w:pPr>
      <w:rPr>
        <w:rFonts w:ascii="Times New Roman" w:hAnsi="Times New Roman" w:cs="Times New Roman"/>
      </w:rPr>
    </w:lvl>
    <w:lvl w:ilvl="8" w:tplc="080A001B">
      <w:start w:val="1"/>
      <w:numFmt w:val="lowerRoman"/>
      <w:lvlText w:val="%9."/>
      <w:lvlJc w:val="right"/>
      <w:pPr>
        <w:ind w:left="7200" w:hanging="180"/>
      </w:pPr>
      <w:rPr>
        <w:rFonts w:ascii="Times New Roman" w:hAnsi="Times New Roman" w:cs="Times New Roman"/>
      </w:rPr>
    </w:lvl>
  </w:abstractNum>
  <w:abstractNum w:abstractNumId="26">
    <w:nsid w:val="4FB2336B"/>
    <w:multiLevelType w:val="hybridMultilevel"/>
    <w:tmpl w:val="B4106ECA"/>
    <w:lvl w:ilvl="0" w:tplc="080A0009">
      <w:start w:val="1"/>
      <w:numFmt w:val="bullet"/>
      <w:lvlText w:val=""/>
      <w:lvlJc w:val="left"/>
      <w:pPr>
        <w:ind w:left="720" w:hanging="360"/>
      </w:pPr>
      <w:rPr>
        <w:rFonts w:ascii="Wingdings" w:hAnsi="Wingdings" w:cs="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27">
    <w:nsid w:val="506E50C2"/>
    <w:multiLevelType w:val="hybridMultilevel"/>
    <w:tmpl w:val="ED58EEAC"/>
    <w:lvl w:ilvl="0" w:tplc="080A000B">
      <w:start w:val="1"/>
      <w:numFmt w:val="bullet"/>
      <w:lvlText w:val=""/>
      <w:lvlJc w:val="left"/>
      <w:pPr>
        <w:ind w:left="720" w:hanging="360"/>
      </w:pPr>
      <w:rPr>
        <w:rFonts w:ascii="Wingdings" w:hAnsi="Wingdings" w:cs="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28">
    <w:nsid w:val="520140C7"/>
    <w:multiLevelType w:val="hybridMultilevel"/>
    <w:tmpl w:val="8CB807EE"/>
    <w:lvl w:ilvl="0" w:tplc="080A0003">
      <w:start w:val="1"/>
      <w:numFmt w:val="bullet"/>
      <w:lvlText w:val="o"/>
      <w:lvlJc w:val="left"/>
      <w:pPr>
        <w:ind w:left="720" w:hanging="360"/>
      </w:pPr>
      <w:rPr>
        <w:rFonts w:ascii="Courier New" w:hAnsi="Courier New" w:cs="Courier New" w:hint="default"/>
      </w:rPr>
    </w:lvl>
    <w:lvl w:ilvl="1" w:tplc="080A0019">
      <w:start w:val="1"/>
      <w:numFmt w:val="lowerLetter"/>
      <w:lvlText w:val="%2."/>
      <w:lvlJc w:val="left"/>
      <w:pPr>
        <w:ind w:left="1440" w:hanging="360"/>
      </w:pPr>
      <w:rPr>
        <w:rFonts w:ascii="Times New Roman" w:hAnsi="Times New Roman" w:cs="Times New Roman"/>
      </w:rPr>
    </w:lvl>
    <w:lvl w:ilvl="2" w:tplc="080A001B">
      <w:start w:val="1"/>
      <w:numFmt w:val="lowerRoman"/>
      <w:lvlText w:val="%3."/>
      <w:lvlJc w:val="right"/>
      <w:pPr>
        <w:ind w:left="2160" w:hanging="180"/>
      </w:pPr>
      <w:rPr>
        <w:rFonts w:ascii="Times New Roman" w:hAnsi="Times New Roman" w:cs="Times New Roman"/>
      </w:rPr>
    </w:lvl>
    <w:lvl w:ilvl="3" w:tplc="080A000F">
      <w:start w:val="1"/>
      <w:numFmt w:val="decimal"/>
      <w:lvlText w:val="%4."/>
      <w:lvlJc w:val="left"/>
      <w:pPr>
        <w:ind w:left="2880" w:hanging="360"/>
      </w:pPr>
      <w:rPr>
        <w:rFonts w:ascii="Times New Roman" w:hAnsi="Times New Roman" w:cs="Times New Roman"/>
      </w:rPr>
    </w:lvl>
    <w:lvl w:ilvl="4" w:tplc="080A0019">
      <w:start w:val="1"/>
      <w:numFmt w:val="lowerLetter"/>
      <w:lvlText w:val="%5."/>
      <w:lvlJc w:val="left"/>
      <w:pPr>
        <w:ind w:left="3600" w:hanging="360"/>
      </w:pPr>
      <w:rPr>
        <w:rFonts w:ascii="Times New Roman" w:hAnsi="Times New Roman" w:cs="Times New Roman"/>
      </w:rPr>
    </w:lvl>
    <w:lvl w:ilvl="5" w:tplc="080A001B">
      <w:start w:val="1"/>
      <w:numFmt w:val="lowerRoman"/>
      <w:lvlText w:val="%6."/>
      <w:lvlJc w:val="right"/>
      <w:pPr>
        <w:ind w:left="4320" w:hanging="180"/>
      </w:pPr>
      <w:rPr>
        <w:rFonts w:ascii="Times New Roman" w:hAnsi="Times New Roman" w:cs="Times New Roman"/>
      </w:rPr>
    </w:lvl>
    <w:lvl w:ilvl="6" w:tplc="080A000F">
      <w:start w:val="1"/>
      <w:numFmt w:val="decimal"/>
      <w:lvlText w:val="%7."/>
      <w:lvlJc w:val="left"/>
      <w:pPr>
        <w:ind w:left="5040" w:hanging="360"/>
      </w:pPr>
      <w:rPr>
        <w:rFonts w:ascii="Times New Roman" w:hAnsi="Times New Roman" w:cs="Times New Roman"/>
      </w:rPr>
    </w:lvl>
    <w:lvl w:ilvl="7" w:tplc="080A0019">
      <w:start w:val="1"/>
      <w:numFmt w:val="lowerLetter"/>
      <w:lvlText w:val="%8."/>
      <w:lvlJc w:val="left"/>
      <w:pPr>
        <w:ind w:left="5760" w:hanging="360"/>
      </w:pPr>
      <w:rPr>
        <w:rFonts w:ascii="Times New Roman" w:hAnsi="Times New Roman" w:cs="Times New Roman"/>
      </w:rPr>
    </w:lvl>
    <w:lvl w:ilvl="8" w:tplc="080A001B">
      <w:start w:val="1"/>
      <w:numFmt w:val="lowerRoman"/>
      <w:lvlText w:val="%9."/>
      <w:lvlJc w:val="right"/>
      <w:pPr>
        <w:ind w:left="6480" w:hanging="180"/>
      </w:pPr>
      <w:rPr>
        <w:rFonts w:ascii="Times New Roman" w:hAnsi="Times New Roman" w:cs="Times New Roman"/>
      </w:rPr>
    </w:lvl>
  </w:abstractNum>
  <w:abstractNum w:abstractNumId="29">
    <w:nsid w:val="52D4650D"/>
    <w:multiLevelType w:val="hybridMultilevel"/>
    <w:tmpl w:val="C518C74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5706527C"/>
    <w:multiLevelType w:val="hybridMultilevel"/>
    <w:tmpl w:val="2D789BF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5B620A94"/>
    <w:multiLevelType w:val="hybridMultilevel"/>
    <w:tmpl w:val="DCF4FE0E"/>
    <w:lvl w:ilvl="0" w:tplc="080A000B">
      <w:start w:val="1"/>
      <w:numFmt w:val="bullet"/>
      <w:lvlText w:val=""/>
      <w:lvlJc w:val="left"/>
      <w:pPr>
        <w:ind w:left="720" w:hanging="360"/>
      </w:pPr>
      <w:rPr>
        <w:rFonts w:ascii="Wingdings" w:hAnsi="Wingdings" w:cs="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32">
    <w:nsid w:val="5D9C7F36"/>
    <w:multiLevelType w:val="hybridMultilevel"/>
    <w:tmpl w:val="2B78E07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617F1E59"/>
    <w:multiLevelType w:val="hybridMultilevel"/>
    <w:tmpl w:val="13921F42"/>
    <w:lvl w:ilvl="0" w:tplc="04465ACE">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nsid w:val="61D15ABB"/>
    <w:multiLevelType w:val="hybridMultilevel"/>
    <w:tmpl w:val="F25AFC7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6A01015A"/>
    <w:multiLevelType w:val="hybridMultilevel"/>
    <w:tmpl w:val="F376BC54"/>
    <w:lvl w:ilvl="0" w:tplc="080A000F">
      <w:start w:val="1"/>
      <w:numFmt w:val="decimal"/>
      <w:lvlText w:val="%1."/>
      <w:lvlJc w:val="left"/>
      <w:pPr>
        <w:ind w:left="1425" w:hanging="360"/>
      </w:pPr>
      <w:rPr>
        <w:rFonts w:ascii="Times New Roman" w:hAnsi="Times New Roman" w:cs="Times New Roman"/>
      </w:rPr>
    </w:lvl>
    <w:lvl w:ilvl="1" w:tplc="080A0019">
      <w:start w:val="1"/>
      <w:numFmt w:val="lowerLetter"/>
      <w:lvlText w:val="%2."/>
      <w:lvlJc w:val="left"/>
      <w:pPr>
        <w:ind w:left="2145" w:hanging="360"/>
      </w:pPr>
      <w:rPr>
        <w:rFonts w:ascii="Times New Roman" w:hAnsi="Times New Roman" w:cs="Times New Roman"/>
      </w:rPr>
    </w:lvl>
    <w:lvl w:ilvl="2" w:tplc="080A001B">
      <w:start w:val="1"/>
      <w:numFmt w:val="lowerRoman"/>
      <w:lvlText w:val="%3."/>
      <w:lvlJc w:val="right"/>
      <w:pPr>
        <w:ind w:left="2865" w:hanging="180"/>
      </w:pPr>
      <w:rPr>
        <w:rFonts w:ascii="Times New Roman" w:hAnsi="Times New Roman" w:cs="Times New Roman"/>
      </w:rPr>
    </w:lvl>
    <w:lvl w:ilvl="3" w:tplc="080A000F">
      <w:start w:val="1"/>
      <w:numFmt w:val="decimal"/>
      <w:lvlText w:val="%4."/>
      <w:lvlJc w:val="left"/>
      <w:pPr>
        <w:ind w:left="3585" w:hanging="360"/>
      </w:pPr>
      <w:rPr>
        <w:rFonts w:ascii="Times New Roman" w:hAnsi="Times New Roman" w:cs="Times New Roman"/>
      </w:rPr>
    </w:lvl>
    <w:lvl w:ilvl="4" w:tplc="080A0019">
      <w:start w:val="1"/>
      <w:numFmt w:val="lowerLetter"/>
      <w:lvlText w:val="%5."/>
      <w:lvlJc w:val="left"/>
      <w:pPr>
        <w:ind w:left="4305" w:hanging="360"/>
      </w:pPr>
      <w:rPr>
        <w:rFonts w:ascii="Times New Roman" w:hAnsi="Times New Roman" w:cs="Times New Roman"/>
      </w:rPr>
    </w:lvl>
    <w:lvl w:ilvl="5" w:tplc="080A001B">
      <w:start w:val="1"/>
      <w:numFmt w:val="lowerRoman"/>
      <w:lvlText w:val="%6."/>
      <w:lvlJc w:val="right"/>
      <w:pPr>
        <w:ind w:left="5025" w:hanging="180"/>
      </w:pPr>
      <w:rPr>
        <w:rFonts w:ascii="Times New Roman" w:hAnsi="Times New Roman" w:cs="Times New Roman"/>
      </w:rPr>
    </w:lvl>
    <w:lvl w:ilvl="6" w:tplc="080A000F">
      <w:start w:val="1"/>
      <w:numFmt w:val="decimal"/>
      <w:lvlText w:val="%7."/>
      <w:lvlJc w:val="left"/>
      <w:pPr>
        <w:ind w:left="5745" w:hanging="360"/>
      </w:pPr>
      <w:rPr>
        <w:rFonts w:ascii="Times New Roman" w:hAnsi="Times New Roman" w:cs="Times New Roman"/>
      </w:rPr>
    </w:lvl>
    <w:lvl w:ilvl="7" w:tplc="080A0019">
      <w:start w:val="1"/>
      <w:numFmt w:val="lowerLetter"/>
      <w:lvlText w:val="%8."/>
      <w:lvlJc w:val="left"/>
      <w:pPr>
        <w:ind w:left="6465" w:hanging="360"/>
      </w:pPr>
      <w:rPr>
        <w:rFonts w:ascii="Times New Roman" w:hAnsi="Times New Roman" w:cs="Times New Roman"/>
      </w:rPr>
    </w:lvl>
    <w:lvl w:ilvl="8" w:tplc="080A001B">
      <w:start w:val="1"/>
      <w:numFmt w:val="lowerRoman"/>
      <w:lvlText w:val="%9."/>
      <w:lvlJc w:val="right"/>
      <w:pPr>
        <w:ind w:left="7185" w:hanging="180"/>
      </w:pPr>
      <w:rPr>
        <w:rFonts w:ascii="Times New Roman" w:hAnsi="Times New Roman" w:cs="Times New Roman"/>
      </w:rPr>
    </w:lvl>
  </w:abstractNum>
  <w:abstractNum w:abstractNumId="36">
    <w:nsid w:val="721030E2"/>
    <w:multiLevelType w:val="hybridMultilevel"/>
    <w:tmpl w:val="F048B46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76B4254F"/>
    <w:multiLevelType w:val="hybridMultilevel"/>
    <w:tmpl w:val="CF92BC8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nsid w:val="77997F55"/>
    <w:multiLevelType w:val="hybridMultilevel"/>
    <w:tmpl w:val="850A57E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7DE475C0"/>
    <w:multiLevelType w:val="hybridMultilevel"/>
    <w:tmpl w:val="27124E8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nsid w:val="7FC45A20"/>
    <w:multiLevelType w:val="multilevel"/>
    <w:tmpl w:val="86D89E1C"/>
    <w:lvl w:ilvl="0">
      <w:start w:val="1"/>
      <w:numFmt w:val="decimal"/>
      <w:pStyle w:val="Ttulo2"/>
      <w:lvlText w:val="%1."/>
      <w:lvlJc w:val="left"/>
      <w:pPr>
        <w:ind w:left="360" w:hanging="360"/>
      </w:pPr>
      <w:rPr>
        <w:rFonts w:ascii="Times New Roman" w:hAnsi="Times New Roman" w:cs="Times New Roman"/>
      </w:rPr>
    </w:lvl>
    <w:lvl w:ilvl="1">
      <w:start w:val="1"/>
      <w:numFmt w:val="decimal"/>
      <w:pStyle w:val="Ttulo3"/>
      <w:lvlText w:val="%1.%2."/>
      <w:lvlJc w:val="left"/>
      <w:pPr>
        <w:ind w:left="792" w:hanging="432"/>
      </w:pPr>
      <w:rPr>
        <w:rFonts w:ascii="Times New Roman" w:hAnsi="Times New Roman" w:cs="Times New Roman"/>
      </w:rPr>
    </w:lvl>
    <w:lvl w:ilvl="2">
      <w:start w:val="1"/>
      <w:numFmt w:val="decimal"/>
      <w:pStyle w:val="Ttulo4"/>
      <w:lvlText w:val="%1.%2.%3."/>
      <w:lvlJc w:val="left"/>
      <w:pPr>
        <w:ind w:left="1224" w:hanging="504"/>
      </w:pPr>
      <w:rPr>
        <w:rFonts w:ascii="Times New Roman" w:hAnsi="Times New Roman" w:cs="Times New Roman"/>
      </w:rPr>
    </w:lvl>
    <w:lvl w:ilvl="3">
      <w:start w:val="1"/>
      <w:numFmt w:val="decimal"/>
      <w:pStyle w:val="Ttulo5"/>
      <w:lvlText w:val="%1.%2.%3.%4."/>
      <w:lvlJc w:val="left"/>
      <w:pPr>
        <w:ind w:left="1728" w:hanging="648"/>
      </w:pPr>
      <w:rPr>
        <w:rFonts w:ascii="Times New Roman" w:hAnsi="Times New Roman" w:cs="Times New Roman"/>
      </w:rPr>
    </w:lvl>
    <w:lvl w:ilvl="4">
      <w:start w:val="1"/>
      <w:numFmt w:val="decimal"/>
      <w:pStyle w:val="Ttulo6"/>
      <w:lvlText w:val="%1.%2.%3.%4.%5."/>
      <w:lvlJc w:val="left"/>
      <w:pPr>
        <w:ind w:left="2232" w:hanging="792"/>
      </w:pPr>
      <w:rPr>
        <w:rFonts w:ascii="Times New Roman" w:hAnsi="Times New Roman" w:cs="Times New Roman"/>
      </w:rPr>
    </w:lvl>
    <w:lvl w:ilvl="5">
      <w:start w:val="1"/>
      <w:numFmt w:val="decimal"/>
      <w:lvlText w:val="%1.%2.%3.%4.%5.%6."/>
      <w:lvlJc w:val="left"/>
      <w:pPr>
        <w:ind w:left="2736" w:hanging="936"/>
      </w:pPr>
      <w:rPr>
        <w:rFonts w:ascii="Times New Roman" w:hAnsi="Times New Roman" w:cs="Times New Roman"/>
      </w:rPr>
    </w:lvl>
    <w:lvl w:ilvl="6">
      <w:start w:val="1"/>
      <w:numFmt w:val="decimal"/>
      <w:lvlText w:val="%1.%2.%3.%4.%5.%6.%7."/>
      <w:lvlJc w:val="left"/>
      <w:pPr>
        <w:ind w:left="3240" w:hanging="1080"/>
      </w:pPr>
      <w:rPr>
        <w:rFonts w:ascii="Times New Roman" w:hAnsi="Times New Roman" w:cs="Times New Roman"/>
      </w:rPr>
    </w:lvl>
    <w:lvl w:ilvl="7">
      <w:start w:val="1"/>
      <w:numFmt w:val="decimal"/>
      <w:lvlText w:val="%1.%2.%3.%4.%5.%6.%7.%8."/>
      <w:lvlJc w:val="left"/>
      <w:pPr>
        <w:ind w:left="3744" w:hanging="1224"/>
      </w:pPr>
      <w:rPr>
        <w:rFonts w:ascii="Times New Roman" w:hAnsi="Times New Roman" w:cs="Times New Roman"/>
      </w:rPr>
    </w:lvl>
    <w:lvl w:ilvl="8">
      <w:start w:val="1"/>
      <w:numFmt w:val="decimal"/>
      <w:lvlText w:val="%1.%2.%3.%4.%5.%6.%7.%8.%9."/>
      <w:lvlJc w:val="left"/>
      <w:pPr>
        <w:ind w:left="4320" w:hanging="1440"/>
      </w:pPr>
      <w:rPr>
        <w:rFonts w:ascii="Times New Roman" w:hAnsi="Times New Roman" w:cs="Times New Roman"/>
      </w:rPr>
    </w:lvl>
  </w:abstractNum>
  <w:abstractNum w:abstractNumId="41">
    <w:nsid w:val="7FD61152"/>
    <w:multiLevelType w:val="hybridMultilevel"/>
    <w:tmpl w:val="79D2D0F0"/>
    <w:lvl w:ilvl="0" w:tplc="63FAD8FA">
      <w:start w:val="1"/>
      <w:numFmt w:val="decimal"/>
      <w:lvlText w:val="%1."/>
      <w:lvlJc w:val="left"/>
      <w:pPr>
        <w:ind w:left="390" w:hanging="360"/>
      </w:pPr>
      <w:rPr>
        <w:rFonts w:hint="default"/>
        <w:sz w:val="20"/>
      </w:rPr>
    </w:lvl>
    <w:lvl w:ilvl="1" w:tplc="080A0019" w:tentative="1">
      <w:start w:val="1"/>
      <w:numFmt w:val="lowerLetter"/>
      <w:lvlText w:val="%2."/>
      <w:lvlJc w:val="left"/>
      <w:pPr>
        <w:ind w:left="1110" w:hanging="360"/>
      </w:pPr>
    </w:lvl>
    <w:lvl w:ilvl="2" w:tplc="080A001B" w:tentative="1">
      <w:start w:val="1"/>
      <w:numFmt w:val="lowerRoman"/>
      <w:lvlText w:val="%3."/>
      <w:lvlJc w:val="right"/>
      <w:pPr>
        <w:ind w:left="1830" w:hanging="180"/>
      </w:pPr>
    </w:lvl>
    <w:lvl w:ilvl="3" w:tplc="080A000F" w:tentative="1">
      <w:start w:val="1"/>
      <w:numFmt w:val="decimal"/>
      <w:lvlText w:val="%4."/>
      <w:lvlJc w:val="left"/>
      <w:pPr>
        <w:ind w:left="2550" w:hanging="360"/>
      </w:pPr>
    </w:lvl>
    <w:lvl w:ilvl="4" w:tplc="080A0019" w:tentative="1">
      <w:start w:val="1"/>
      <w:numFmt w:val="lowerLetter"/>
      <w:lvlText w:val="%5."/>
      <w:lvlJc w:val="left"/>
      <w:pPr>
        <w:ind w:left="3270" w:hanging="360"/>
      </w:pPr>
    </w:lvl>
    <w:lvl w:ilvl="5" w:tplc="080A001B" w:tentative="1">
      <w:start w:val="1"/>
      <w:numFmt w:val="lowerRoman"/>
      <w:lvlText w:val="%6."/>
      <w:lvlJc w:val="right"/>
      <w:pPr>
        <w:ind w:left="3990" w:hanging="180"/>
      </w:pPr>
    </w:lvl>
    <w:lvl w:ilvl="6" w:tplc="080A000F" w:tentative="1">
      <w:start w:val="1"/>
      <w:numFmt w:val="decimal"/>
      <w:lvlText w:val="%7."/>
      <w:lvlJc w:val="left"/>
      <w:pPr>
        <w:ind w:left="4710" w:hanging="360"/>
      </w:pPr>
    </w:lvl>
    <w:lvl w:ilvl="7" w:tplc="080A0019" w:tentative="1">
      <w:start w:val="1"/>
      <w:numFmt w:val="lowerLetter"/>
      <w:lvlText w:val="%8."/>
      <w:lvlJc w:val="left"/>
      <w:pPr>
        <w:ind w:left="5430" w:hanging="360"/>
      </w:pPr>
    </w:lvl>
    <w:lvl w:ilvl="8" w:tplc="080A001B" w:tentative="1">
      <w:start w:val="1"/>
      <w:numFmt w:val="lowerRoman"/>
      <w:lvlText w:val="%9."/>
      <w:lvlJc w:val="right"/>
      <w:pPr>
        <w:ind w:left="6150" w:hanging="180"/>
      </w:pPr>
    </w:lvl>
  </w:abstractNum>
  <w:num w:numId="1">
    <w:abstractNumId w:val="21"/>
  </w:num>
  <w:num w:numId="2">
    <w:abstractNumId w:val="10"/>
  </w:num>
  <w:num w:numId="3">
    <w:abstractNumId w:val="35"/>
  </w:num>
  <w:num w:numId="4">
    <w:abstractNumId w:val="25"/>
  </w:num>
  <w:num w:numId="5">
    <w:abstractNumId w:val="19"/>
  </w:num>
  <w:num w:numId="6">
    <w:abstractNumId w:val="31"/>
  </w:num>
  <w:num w:numId="7">
    <w:abstractNumId w:val="16"/>
  </w:num>
  <w:num w:numId="8">
    <w:abstractNumId w:val="40"/>
  </w:num>
  <w:num w:numId="9">
    <w:abstractNumId w:val="27"/>
  </w:num>
  <w:num w:numId="10">
    <w:abstractNumId w:val="1"/>
  </w:num>
  <w:num w:numId="11">
    <w:abstractNumId w:val="23"/>
  </w:num>
  <w:num w:numId="12">
    <w:abstractNumId w:val="28"/>
  </w:num>
  <w:num w:numId="13">
    <w:abstractNumId w:val="8"/>
  </w:num>
  <w:num w:numId="14">
    <w:abstractNumId w:val="26"/>
  </w:num>
  <w:num w:numId="15">
    <w:abstractNumId w:val="17"/>
  </w:num>
  <w:num w:numId="16">
    <w:abstractNumId w:val="11"/>
  </w:num>
  <w:num w:numId="17">
    <w:abstractNumId w:val="29"/>
  </w:num>
  <w:num w:numId="18">
    <w:abstractNumId w:val="32"/>
  </w:num>
  <w:num w:numId="19">
    <w:abstractNumId w:val="3"/>
  </w:num>
  <w:num w:numId="20">
    <w:abstractNumId w:val="38"/>
  </w:num>
  <w:num w:numId="21">
    <w:abstractNumId w:val="2"/>
  </w:num>
  <w:num w:numId="22">
    <w:abstractNumId w:val="9"/>
  </w:num>
  <w:num w:numId="23">
    <w:abstractNumId w:val="30"/>
  </w:num>
  <w:num w:numId="24">
    <w:abstractNumId w:val="4"/>
  </w:num>
  <w:num w:numId="25">
    <w:abstractNumId w:val="5"/>
  </w:num>
  <w:num w:numId="26">
    <w:abstractNumId w:val="36"/>
  </w:num>
  <w:num w:numId="27">
    <w:abstractNumId w:val="37"/>
  </w:num>
  <w:num w:numId="28">
    <w:abstractNumId w:val="12"/>
  </w:num>
  <w:num w:numId="29">
    <w:abstractNumId w:val="15"/>
  </w:num>
  <w:num w:numId="30">
    <w:abstractNumId w:val="14"/>
  </w:num>
  <w:num w:numId="31">
    <w:abstractNumId w:val="41"/>
  </w:num>
  <w:num w:numId="32">
    <w:abstractNumId w:val="18"/>
  </w:num>
  <w:num w:numId="33">
    <w:abstractNumId w:val="39"/>
  </w:num>
  <w:num w:numId="34">
    <w:abstractNumId w:val="7"/>
  </w:num>
  <w:num w:numId="35">
    <w:abstractNumId w:val="20"/>
  </w:num>
  <w:num w:numId="36">
    <w:abstractNumId w:val="34"/>
  </w:num>
  <w:num w:numId="37">
    <w:abstractNumId w:val="0"/>
  </w:num>
  <w:num w:numId="38">
    <w:abstractNumId w:val="6"/>
  </w:num>
  <w:num w:numId="39">
    <w:abstractNumId w:val="22"/>
  </w:num>
  <w:num w:numId="40">
    <w:abstractNumId w:val="33"/>
  </w:num>
  <w:num w:numId="4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num>
  <w:num w:numId="43">
    <w:abstractNumId w:val="1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08"/>
  <w:hyphenationZone w:val="425"/>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3C37"/>
    <w:rsid w:val="00050570"/>
    <w:rsid w:val="00072AB6"/>
    <w:rsid w:val="00084122"/>
    <w:rsid w:val="00087854"/>
    <w:rsid w:val="000954DB"/>
    <w:rsid w:val="000C0889"/>
    <w:rsid w:val="000D2DE7"/>
    <w:rsid w:val="000D4C1B"/>
    <w:rsid w:val="000E51FB"/>
    <w:rsid w:val="000F7867"/>
    <w:rsid w:val="00105168"/>
    <w:rsid w:val="00116A72"/>
    <w:rsid w:val="00145892"/>
    <w:rsid w:val="00145A97"/>
    <w:rsid w:val="00152E9E"/>
    <w:rsid w:val="00156191"/>
    <w:rsid w:val="001705E2"/>
    <w:rsid w:val="001754DF"/>
    <w:rsid w:val="00177F4E"/>
    <w:rsid w:val="00195BBC"/>
    <w:rsid w:val="001A4790"/>
    <w:rsid w:val="001A61FF"/>
    <w:rsid w:val="001B025F"/>
    <w:rsid w:val="001D3C37"/>
    <w:rsid w:val="001F17F1"/>
    <w:rsid w:val="001F77AB"/>
    <w:rsid w:val="00200541"/>
    <w:rsid w:val="002019A4"/>
    <w:rsid w:val="002157EC"/>
    <w:rsid w:val="00230603"/>
    <w:rsid w:val="00236147"/>
    <w:rsid w:val="00245933"/>
    <w:rsid w:val="00256D38"/>
    <w:rsid w:val="002709A3"/>
    <w:rsid w:val="00280EA6"/>
    <w:rsid w:val="0028195E"/>
    <w:rsid w:val="0028273E"/>
    <w:rsid w:val="002A19F6"/>
    <w:rsid w:val="002F2E6A"/>
    <w:rsid w:val="0031425B"/>
    <w:rsid w:val="00331FC0"/>
    <w:rsid w:val="00337C4A"/>
    <w:rsid w:val="00361D35"/>
    <w:rsid w:val="003674EC"/>
    <w:rsid w:val="003A62AD"/>
    <w:rsid w:val="003C7B14"/>
    <w:rsid w:val="003E78AB"/>
    <w:rsid w:val="004804E6"/>
    <w:rsid w:val="004823F5"/>
    <w:rsid w:val="00485A1F"/>
    <w:rsid w:val="00487C45"/>
    <w:rsid w:val="00493CC7"/>
    <w:rsid w:val="004958E3"/>
    <w:rsid w:val="004A097E"/>
    <w:rsid w:val="004A5A0E"/>
    <w:rsid w:val="004C3D7E"/>
    <w:rsid w:val="004E44B7"/>
    <w:rsid w:val="00501CE9"/>
    <w:rsid w:val="00522FF7"/>
    <w:rsid w:val="00526E72"/>
    <w:rsid w:val="0053552B"/>
    <w:rsid w:val="005414AD"/>
    <w:rsid w:val="00544F60"/>
    <w:rsid w:val="00560B30"/>
    <w:rsid w:val="005717FB"/>
    <w:rsid w:val="00586694"/>
    <w:rsid w:val="00596396"/>
    <w:rsid w:val="00597A5C"/>
    <w:rsid w:val="005A2A17"/>
    <w:rsid w:val="005A3BA7"/>
    <w:rsid w:val="005D0C3E"/>
    <w:rsid w:val="005F44C5"/>
    <w:rsid w:val="00607ECC"/>
    <w:rsid w:val="00615B91"/>
    <w:rsid w:val="006342DE"/>
    <w:rsid w:val="00653B48"/>
    <w:rsid w:val="006665B6"/>
    <w:rsid w:val="0067754C"/>
    <w:rsid w:val="00691957"/>
    <w:rsid w:val="00691B42"/>
    <w:rsid w:val="00692F8F"/>
    <w:rsid w:val="006A1F18"/>
    <w:rsid w:val="006A5F34"/>
    <w:rsid w:val="006B3AAD"/>
    <w:rsid w:val="006B4636"/>
    <w:rsid w:val="006B74A9"/>
    <w:rsid w:val="006C0678"/>
    <w:rsid w:val="006C7AEF"/>
    <w:rsid w:val="006D4E8E"/>
    <w:rsid w:val="006D59D7"/>
    <w:rsid w:val="006E0CD8"/>
    <w:rsid w:val="006E4170"/>
    <w:rsid w:val="006E4DEB"/>
    <w:rsid w:val="006E7204"/>
    <w:rsid w:val="006F393B"/>
    <w:rsid w:val="006F5AD3"/>
    <w:rsid w:val="00730BBD"/>
    <w:rsid w:val="0073226F"/>
    <w:rsid w:val="00746936"/>
    <w:rsid w:val="0075016F"/>
    <w:rsid w:val="00773000"/>
    <w:rsid w:val="00780CD9"/>
    <w:rsid w:val="007A5ED4"/>
    <w:rsid w:val="007B4CAA"/>
    <w:rsid w:val="007D162F"/>
    <w:rsid w:val="007E038B"/>
    <w:rsid w:val="007E2F8A"/>
    <w:rsid w:val="007F5ACA"/>
    <w:rsid w:val="00816EFF"/>
    <w:rsid w:val="0082285B"/>
    <w:rsid w:val="00824CC3"/>
    <w:rsid w:val="00834FD6"/>
    <w:rsid w:val="0084583D"/>
    <w:rsid w:val="008665F0"/>
    <w:rsid w:val="008721C5"/>
    <w:rsid w:val="00872550"/>
    <w:rsid w:val="008750DC"/>
    <w:rsid w:val="0089532D"/>
    <w:rsid w:val="008A0C8E"/>
    <w:rsid w:val="008C1096"/>
    <w:rsid w:val="008C4243"/>
    <w:rsid w:val="008E5E60"/>
    <w:rsid w:val="008F5F66"/>
    <w:rsid w:val="00902286"/>
    <w:rsid w:val="0090279A"/>
    <w:rsid w:val="009054AD"/>
    <w:rsid w:val="0093082A"/>
    <w:rsid w:val="00937C5B"/>
    <w:rsid w:val="009424ED"/>
    <w:rsid w:val="00946720"/>
    <w:rsid w:val="00950C7A"/>
    <w:rsid w:val="00953791"/>
    <w:rsid w:val="00967A79"/>
    <w:rsid w:val="00970633"/>
    <w:rsid w:val="00983D93"/>
    <w:rsid w:val="00986A73"/>
    <w:rsid w:val="009922DE"/>
    <w:rsid w:val="009A2825"/>
    <w:rsid w:val="009C4632"/>
    <w:rsid w:val="009D377F"/>
    <w:rsid w:val="009E3E5A"/>
    <w:rsid w:val="00A07524"/>
    <w:rsid w:val="00A07949"/>
    <w:rsid w:val="00A30E7C"/>
    <w:rsid w:val="00A40239"/>
    <w:rsid w:val="00A63752"/>
    <w:rsid w:val="00A64398"/>
    <w:rsid w:val="00A77ADC"/>
    <w:rsid w:val="00A927AD"/>
    <w:rsid w:val="00AA7AEF"/>
    <w:rsid w:val="00AA7DF5"/>
    <w:rsid w:val="00AB679D"/>
    <w:rsid w:val="00AC23BF"/>
    <w:rsid w:val="00AD135E"/>
    <w:rsid w:val="00AE1C97"/>
    <w:rsid w:val="00AF3890"/>
    <w:rsid w:val="00B07C11"/>
    <w:rsid w:val="00B14F99"/>
    <w:rsid w:val="00B37D82"/>
    <w:rsid w:val="00B60654"/>
    <w:rsid w:val="00BA084F"/>
    <w:rsid w:val="00BB44BD"/>
    <w:rsid w:val="00BB50A3"/>
    <w:rsid w:val="00BC2B15"/>
    <w:rsid w:val="00BD300E"/>
    <w:rsid w:val="00BF42BD"/>
    <w:rsid w:val="00BF6D00"/>
    <w:rsid w:val="00C06536"/>
    <w:rsid w:val="00C0755C"/>
    <w:rsid w:val="00C121D5"/>
    <w:rsid w:val="00C15807"/>
    <w:rsid w:val="00C2181A"/>
    <w:rsid w:val="00C365A4"/>
    <w:rsid w:val="00C3774C"/>
    <w:rsid w:val="00C4664A"/>
    <w:rsid w:val="00C5149D"/>
    <w:rsid w:val="00C566BB"/>
    <w:rsid w:val="00C70792"/>
    <w:rsid w:val="00C7687A"/>
    <w:rsid w:val="00C84EB6"/>
    <w:rsid w:val="00C95705"/>
    <w:rsid w:val="00CA4AA7"/>
    <w:rsid w:val="00CC2572"/>
    <w:rsid w:val="00CE0DB6"/>
    <w:rsid w:val="00CF1376"/>
    <w:rsid w:val="00D14DAC"/>
    <w:rsid w:val="00D246C1"/>
    <w:rsid w:val="00D37675"/>
    <w:rsid w:val="00D4015B"/>
    <w:rsid w:val="00D421B1"/>
    <w:rsid w:val="00D85B6E"/>
    <w:rsid w:val="00D943BB"/>
    <w:rsid w:val="00D949A9"/>
    <w:rsid w:val="00DA5000"/>
    <w:rsid w:val="00DE0716"/>
    <w:rsid w:val="00DF1013"/>
    <w:rsid w:val="00E05F57"/>
    <w:rsid w:val="00E1705F"/>
    <w:rsid w:val="00E31627"/>
    <w:rsid w:val="00E36D9D"/>
    <w:rsid w:val="00E47E1F"/>
    <w:rsid w:val="00E60330"/>
    <w:rsid w:val="00E75249"/>
    <w:rsid w:val="00E812A0"/>
    <w:rsid w:val="00EA0594"/>
    <w:rsid w:val="00EA7A66"/>
    <w:rsid w:val="00ED64A3"/>
    <w:rsid w:val="00EE01FC"/>
    <w:rsid w:val="00EF2BEB"/>
    <w:rsid w:val="00F4162C"/>
    <w:rsid w:val="00F538EE"/>
    <w:rsid w:val="00F56019"/>
    <w:rsid w:val="00F914D8"/>
    <w:rsid w:val="00F943ED"/>
    <w:rsid w:val="00F952C4"/>
    <w:rsid w:val="00FA3512"/>
    <w:rsid w:val="00FA5BC6"/>
    <w:rsid w:val="00FA6F5F"/>
    <w:rsid w:val="00FC7E2A"/>
    <w:rsid w:val="00FD0171"/>
    <w:rsid w:val="00FD2235"/>
    <w:rsid w:val="00FE1B1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MX" w:eastAsia="es-MX"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footnote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FollowedHyperlink" w:unhideWhenUsed="1"/>
    <w:lsdException w:name="Strong" w:semiHidden="0" w:uiPriority="22" w:qFormat="1"/>
    <w:lsdException w:name="Emphasis" w:semiHidden="0" w:qFormat="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D246C1"/>
    <w:pPr>
      <w:spacing w:before="120" w:after="120" w:line="360" w:lineRule="auto"/>
      <w:jc w:val="both"/>
    </w:pPr>
    <w:rPr>
      <w:rFonts w:ascii="Arial" w:hAnsi="Arial" w:cs="Arial"/>
      <w:sz w:val="24"/>
      <w:szCs w:val="24"/>
      <w:lang w:eastAsia="en-US"/>
    </w:rPr>
  </w:style>
  <w:style w:type="paragraph" w:styleId="Ttulo1">
    <w:name w:val="heading 1"/>
    <w:basedOn w:val="Normal"/>
    <w:next w:val="Normal"/>
    <w:link w:val="Ttulo1Car"/>
    <w:uiPriority w:val="99"/>
    <w:qFormat/>
    <w:rsid w:val="00544F60"/>
    <w:pPr>
      <w:spacing w:after="320"/>
      <w:outlineLvl w:val="0"/>
    </w:pPr>
    <w:rPr>
      <w:b/>
      <w:bCs/>
      <w:sz w:val="28"/>
      <w:szCs w:val="40"/>
      <w:lang w:eastAsia="es-MX"/>
    </w:rPr>
  </w:style>
  <w:style w:type="paragraph" w:styleId="Ttulo2">
    <w:name w:val="heading 2"/>
    <w:basedOn w:val="Normal"/>
    <w:next w:val="Normal"/>
    <w:link w:val="Ttulo2Car"/>
    <w:uiPriority w:val="99"/>
    <w:qFormat/>
    <w:rsid w:val="00544F60"/>
    <w:pPr>
      <w:numPr>
        <w:numId w:val="8"/>
      </w:numPr>
      <w:outlineLvl w:val="1"/>
    </w:pPr>
    <w:rPr>
      <w:b/>
      <w:bCs/>
      <w:szCs w:val="32"/>
    </w:rPr>
  </w:style>
  <w:style w:type="paragraph" w:styleId="Ttulo3">
    <w:name w:val="heading 3"/>
    <w:basedOn w:val="Normal"/>
    <w:next w:val="Normal"/>
    <w:link w:val="Ttulo3Car"/>
    <w:uiPriority w:val="99"/>
    <w:qFormat/>
    <w:rsid w:val="00544F60"/>
    <w:pPr>
      <w:numPr>
        <w:ilvl w:val="1"/>
        <w:numId w:val="8"/>
      </w:numPr>
      <w:spacing w:before="360" w:after="360"/>
      <w:ind w:left="431" w:hanging="431"/>
      <w:outlineLvl w:val="2"/>
    </w:pPr>
    <w:rPr>
      <w:b/>
      <w:bCs/>
      <w:szCs w:val="28"/>
    </w:rPr>
  </w:style>
  <w:style w:type="paragraph" w:styleId="Ttulo4">
    <w:name w:val="heading 4"/>
    <w:basedOn w:val="Normal"/>
    <w:next w:val="Normal"/>
    <w:link w:val="Ttulo4Car"/>
    <w:uiPriority w:val="99"/>
    <w:qFormat/>
    <w:rsid w:val="00544F60"/>
    <w:pPr>
      <w:keepNext/>
      <w:keepLines/>
      <w:numPr>
        <w:ilvl w:val="2"/>
        <w:numId w:val="8"/>
      </w:numPr>
      <w:spacing w:before="320"/>
      <w:ind w:left="504"/>
      <w:outlineLvl w:val="3"/>
    </w:pPr>
    <w:rPr>
      <w:b/>
      <w:bCs/>
      <w:szCs w:val="26"/>
    </w:rPr>
  </w:style>
  <w:style w:type="paragraph" w:styleId="Ttulo5">
    <w:name w:val="heading 5"/>
    <w:basedOn w:val="Normal"/>
    <w:next w:val="Normal"/>
    <w:link w:val="Ttulo5Car"/>
    <w:uiPriority w:val="99"/>
    <w:qFormat/>
    <w:rsid w:val="00544F60"/>
    <w:pPr>
      <w:numPr>
        <w:ilvl w:val="3"/>
        <w:numId w:val="8"/>
      </w:numPr>
      <w:ind w:left="648"/>
      <w:outlineLvl w:val="4"/>
    </w:pPr>
    <w:rPr>
      <w:b/>
      <w:bCs/>
    </w:rPr>
  </w:style>
  <w:style w:type="paragraph" w:styleId="Ttulo6">
    <w:name w:val="heading 6"/>
    <w:basedOn w:val="Normal"/>
    <w:next w:val="Normal"/>
    <w:link w:val="Ttulo6Car"/>
    <w:uiPriority w:val="99"/>
    <w:qFormat/>
    <w:rsid w:val="00544F60"/>
    <w:pPr>
      <w:numPr>
        <w:ilvl w:val="4"/>
        <w:numId w:val="8"/>
      </w:numPr>
      <w:ind w:left="792"/>
      <w:outlineLvl w:val="5"/>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rsid w:val="00544F60"/>
    <w:rPr>
      <w:rFonts w:ascii="Arial" w:hAnsi="Arial" w:cs="Arial"/>
      <w:b/>
      <w:bCs/>
      <w:sz w:val="28"/>
      <w:szCs w:val="40"/>
    </w:rPr>
  </w:style>
  <w:style w:type="character" w:customStyle="1" w:styleId="Ttulo2Car">
    <w:name w:val="Título 2 Car"/>
    <w:link w:val="Ttulo2"/>
    <w:uiPriority w:val="99"/>
    <w:rsid w:val="00544F60"/>
    <w:rPr>
      <w:rFonts w:ascii="Arial" w:hAnsi="Arial" w:cs="Arial"/>
      <w:b/>
      <w:bCs/>
      <w:sz w:val="24"/>
      <w:szCs w:val="32"/>
      <w:lang w:eastAsia="en-US"/>
    </w:rPr>
  </w:style>
  <w:style w:type="character" w:customStyle="1" w:styleId="Ttulo3Car">
    <w:name w:val="Título 3 Car"/>
    <w:link w:val="Ttulo3"/>
    <w:uiPriority w:val="99"/>
    <w:rsid w:val="00544F60"/>
    <w:rPr>
      <w:rFonts w:ascii="Arial" w:hAnsi="Arial" w:cs="Arial"/>
      <w:b/>
      <w:bCs/>
      <w:sz w:val="24"/>
      <w:szCs w:val="28"/>
      <w:lang w:eastAsia="en-US"/>
    </w:rPr>
  </w:style>
  <w:style w:type="character" w:customStyle="1" w:styleId="Ttulo4Car">
    <w:name w:val="Título 4 Car"/>
    <w:link w:val="Ttulo4"/>
    <w:uiPriority w:val="99"/>
    <w:rsid w:val="00544F60"/>
    <w:rPr>
      <w:rFonts w:ascii="Arial" w:hAnsi="Arial" w:cs="Arial"/>
      <w:b/>
      <w:bCs/>
      <w:sz w:val="24"/>
      <w:szCs w:val="26"/>
      <w:lang w:eastAsia="en-US"/>
    </w:rPr>
  </w:style>
  <w:style w:type="character" w:customStyle="1" w:styleId="Ttulo5Car">
    <w:name w:val="Título 5 Car"/>
    <w:link w:val="Ttulo5"/>
    <w:uiPriority w:val="99"/>
    <w:rsid w:val="00544F60"/>
    <w:rPr>
      <w:rFonts w:ascii="Arial" w:hAnsi="Arial" w:cs="Arial"/>
      <w:b/>
      <w:bCs/>
      <w:sz w:val="24"/>
      <w:szCs w:val="24"/>
      <w:lang w:eastAsia="en-US"/>
    </w:rPr>
  </w:style>
  <w:style w:type="character" w:customStyle="1" w:styleId="Ttulo6Car">
    <w:name w:val="Título 6 Car"/>
    <w:link w:val="Ttulo6"/>
    <w:uiPriority w:val="99"/>
    <w:rsid w:val="00544F60"/>
    <w:rPr>
      <w:rFonts w:ascii="Arial" w:hAnsi="Arial" w:cs="Arial"/>
      <w:b/>
      <w:bCs/>
      <w:sz w:val="24"/>
      <w:szCs w:val="24"/>
      <w:lang w:eastAsia="en-US"/>
    </w:rPr>
  </w:style>
  <w:style w:type="paragraph" w:styleId="Encabezado">
    <w:name w:val="header"/>
    <w:basedOn w:val="Normal"/>
    <w:link w:val="EncabezadoCar"/>
    <w:uiPriority w:val="99"/>
    <w:rsid w:val="00D37675"/>
    <w:pPr>
      <w:tabs>
        <w:tab w:val="center" w:pos="4419"/>
        <w:tab w:val="right" w:pos="8838"/>
      </w:tabs>
      <w:spacing w:after="0"/>
    </w:pPr>
  </w:style>
  <w:style w:type="character" w:customStyle="1" w:styleId="EncabezadoCar">
    <w:name w:val="Encabezado Car"/>
    <w:link w:val="Encabezado"/>
    <w:uiPriority w:val="99"/>
    <w:rsid w:val="00D37675"/>
    <w:rPr>
      <w:rFonts w:ascii="Times New Roman" w:hAnsi="Times New Roman" w:cs="Times New Roman"/>
    </w:rPr>
  </w:style>
  <w:style w:type="paragraph" w:styleId="Piedepgina">
    <w:name w:val="footer"/>
    <w:basedOn w:val="Normal"/>
    <w:link w:val="PiedepginaCar"/>
    <w:uiPriority w:val="99"/>
    <w:rsid w:val="00D37675"/>
    <w:pPr>
      <w:tabs>
        <w:tab w:val="center" w:pos="4419"/>
        <w:tab w:val="right" w:pos="8838"/>
      </w:tabs>
      <w:spacing w:after="0"/>
    </w:pPr>
  </w:style>
  <w:style w:type="character" w:customStyle="1" w:styleId="PiedepginaCar">
    <w:name w:val="Pie de página Car"/>
    <w:link w:val="Piedepgina"/>
    <w:uiPriority w:val="99"/>
    <w:rsid w:val="00D37675"/>
    <w:rPr>
      <w:rFonts w:ascii="Times New Roman" w:hAnsi="Times New Roman" w:cs="Times New Roman"/>
    </w:rPr>
  </w:style>
  <w:style w:type="paragraph" w:styleId="Textodeglobo">
    <w:name w:val="Balloon Text"/>
    <w:basedOn w:val="Normal"/>
    <w:link w:val="TextodegloboCar"/>
    <w:uiPriority w:val="99"/>
    <w:rsid w:val="00D37675"/>
    <w:pPr>
      <w:spacing w:after="0"/>
    </w:pPr>
    <w:rPr>
      <w:rFonts w:ascii="Tahoma" w:hAnsi="Tahoma" w:cs="Tahoma"/>
      <w:sz w:val="16"/>
      <w:szCs w:val="16"/>
    </w:rPr>
  </w:style>
  <w:style w:type="character" w:customStyle="1" w:styleId="TextodegloboCar">
    <w:name w:val="Texto de globo Car"/>
    <w:link w:val="Textodeglobo"/>
    <w:uiPriority w:val="99"/>
    <w:rsid w:val="00D37675"/>
    <w:rPr>
      <w:rFonts w:ascii="Tahoma" w:hAnsi="Tahoma" w:cs="Tahoma"/>
      <w:sz w:val="16"/>
      <w:szCs w:val="16"/>
    </w:rPr>
  </w:style>
  <w:style w:type="paragraph" w:styleId="Revisin">
    <w:name w:val="Revision"/>
    <w:hidden/>
    <w:uiPriority w:val="99"/>
    <w:rsid w:val="00D37675"/>
    <w:rPr>
      <w:rFonts w:cs="Calibri"/>
      <w:sz w:val="22"/>
      <w:szCs w:val="22"/>
      <w:lang w:eastAsia="en-US"/>
    </w:rPr>
  </w:style>
  <w:style w:type="paragraph" w:styleId="Mapadeldocumento">
    <w:name w:val="Document Map"/>
    <w:basedOn w:val="Normal"/>
    <w:link w:val="MapadeldocumentoCar"/>
    <w:uiPriority w:val="99"/>
    <w:rsid w:val="00D37675"/>
    <w:pPr>
      <w:spacing w:after="0"/>
    </w:pPr>
    <w:rPr>
      <w:rFonts w:ascii="Tahoma" w:hAnsi="Tahoma" w:cs="Tahoma"/>
      <w:sz w:val="16"/>
      <w:szCs w:val="16"/>
    </w:rPr>
  </w:style>
  <w:style w:type="character" w:customStyle="1" w:styleId="MapadeldocumentoCar">
    <w:name w:val="Mapa del documento Car"/>
    <w:link w:val="Mapadeldocumento"/>
    <w:uiPriority w:val="99"/>
    <w:rsid w:val="00D37675"/>
    <w:rPr>
      <w:rFonts w:ascii="Tahoma" w:hAnsi="Tahoma" w:cs="Tahoma"/>
      <w:sz w:val="16"/>
      <w:szCs w:val="16"/>
    </w:rPr>
  </w:style>
  <w:style w:type="paragraph" w:styleId="Prrafodelista">
    <w:name w:val="List Paragraph"/>
    <w:basedOn w:val="Normal"/>
    <w:uiPriority w:val="34"/>
    <w:qFormat/>
    <w:rsid w:val="00D37675"/>
    <w:pPr>
      <w:ind w:left="720"/>
    </w:pPr>
  </w:style>
  <w:style w:type="paragraph" w:styleId="NormalWeb">
    <w:name w:val="Normal (Web)"/>
    <w:basedOn w:val="Normal"/>
    <w:uiPriority w:val="99"/>
    <w:rsid w:val="00D37675"/>
    <w:pPr>
      <w:spacing w:before="100" w:beforeAutospacing="1" w:after="100" w:afterAutospacing="1"/>
    </w:pPr>
    <w:rPr>
      <w:rFonts w:cs="Times New Roman"/>
      <w:lang w:eastAsia="es-MX"/>
    </w:rPr>
  </w:style>
  <w:style w:type="character" w:styleId="Hipervnculo">
    <w:name w:val="Hyperlink"/>
    <w:uiPriority w:val="99"/>
    <w:rsid w:val="00D37675"/>
    <w:rPr>
      <w:rFonts w:ascii="Times New Roman" w:hAnsi="Times New Roman" w:cs="Times New Roman"/>
      <w:color w:val="0000FF"/>
      <w:u w:val="single"/>
    </w:rPr>
  </w:style>
  <w:style w:type="character" w:styleId="Refdecomentario">
    <w:name w:val="annotation reference"/>
    <w:uiPriority w:val="99"/>
    <w:rsid w:val="00D37675"/>
    <w:rPr>
      <w:rFonts w:ascii="Times New Roman" w:hAnsi="Times New Roman" w:cs="Times New Roman"/>
      <w:sz w:val="16"/>
      <w:szCs w:val="16"/>
    </w:rPr>
  </w:style>
  <w:style w:type="paragraph" w:styleId="Textocomentario">
    <w:name w:val="annotation text"/>
    <w:basedOn w:val="Normal"/>
    <w:link w:val="TextocomentarioCar"/>
    <w:uiPriority w:val="99"/>
    <w:rsid w:val="00D37675"/>
    <w:rPr>
      <w:sz w:val="20"/>
      <w:szCs w:val="20"/>
    </w:rPr>
  </w:style>
  <w:style w:type="character" w:customStyle="1" w:styleId="TextocomentarioCar">
    <w:name w:val="Texto comentario Car"/>
    <w:link w:val="Textocomentario"/>
    <w:uiPriority w:val="99"/>
    <w:rsid w:val="00D37675"/>
    <w:rPr>
      <w:rFonts w:ascii="Calibri" w:hAnsi="Calibri" w:cs="Calibri"/>
      <w:sz w:val="20"/>
      <w:szCs w:val="20"/>
      <w:lang w:eastAsia="en-US"/>
    </w:rPr>
  </w:style>
  <w:style w:type="character" w:styleId="Textoennegrita">
    <w:name w:val="Strong"/>
    <w:uiPriority w:val="22"/>
    <w:qFormat/>
    <w:rsid w:val="00D37675"/>
    <w:rPr>
      <w:rFonts w:cs="Times New Roman"/>
      <w:b/>
      <w:bCs/>
    </w:rPr>
  </w:style>
  <w:style w:type="character" w:customStyle="1" w:styleId="apple-converted-space">
    <w:name w:val="apple-converted-space"/>
    <w:rsid w:val="00D37675"/>
    <w:rPr>
      <w:rFonts w:cs="Times New Roman"/>
    </w:rPr>
  </w:style>
  <w:style w:type="character" w:styleId="nfasis">
    <w:name w:val="Emphasis"/>
    <w:uiPriority w:val="99"/>
    <w:qFormat/>
    <w:rsid w:val="00D37675"/>
    <w:rPr>
      <w:rFonts w:cs="Times New Roman"/>
      <w:i/>
      <w:iCs/>
    </w:rPr>
  </w:style>
  <w:style w:type="paragraph" w:styleId="Epgrafe">
    <w:name w:val="caption"/>
    <w:basedOn w:val="Normal"/>
    <w:next w:val="Normal"/>
    <w:uiPriority w:val="99"/>
    <w:qFormat/>
    <w:rsid w:val="00D37675"/>
    <w:rPr>
      <w:rFonts w:ascii="Soberana Sans" w:hAnsi="Soberana Sans" w:cs="Soberana Sans"/>
      <w:b/>
      <w:bCs/>
      <w:color w:val="5B9BD5"/>
      <w:sz w:val="18"/>
      <w:szCs w:val="18"/>
    </w:rPr>
  </w:style>
  <w:style w:type="paragraph" w:styleId="TtulodeTDC">
    <w:name w:val="TOC Heading"/>
    <w:basedOn w:val="Ttulo1"/>
    <w:next w:val="Normal"/>
    <w:uiPriority w:val="39"/>
    <w:qFormat/>
    <w:rsid w:val="00D37675"/>
    <w:pPr>
      <w:keepNext/>
      <w:keepLines/>
      <w:spacing w:before="480" w:after="0" w:line="276" w:lineRule="auto"/>
      <w:outlineLvl w:val="9"/>
    </w:pPr>
    <w:rPr>
      <w:rFonts w:ascii="Cambria" w:hAnsi="Cambria" w:cs="Cambria"/>
      <w:color w:val="365F91"/>
      <w:szCs w:val="28"/>
    </w:rPr>
  </w:style>
  <w:style w:type="paragraph" w:styleId="TDC1">
    <w:name w:val="toc 1"/>
    <w:basedOn w:val="Normal"/>
    <w:next w:val="Normal"/>
    <w:autoRedefine/>
    <w:uiPriority w:val="39"/>
    <w:rsid w:val="00D37675"/>
    <w:pPr>
      <w:spacing w:after="100"/>
    </w:pPr>
  </w:style>
  <w:style w:type="paragraph" w:styleId="TDC2">
    <w:name w:val="toc 2"/>
    <w:basedOn w:val="Normal"/>
    <w:next w:val="Normal"/>
    <w:autoRedefine/>
    <w:uiPriority w:val="39"/>
    <w:rsid w:val="00D37675"/>
    <w:pPr>
      <w:spacing w:after="100"/>
      <w:ind w:left="220"/>
    </w:pPr>
  </w:style>
  <w:style w:type="paragraph" w:styleId="TDC3">
    <w:name w:val="toc 3"/>
    <w:basedOn w:val="Normal"/>
    <w:next w:val="Normal"/>
    <w:autoRedefine/>
    <w:uiPriority w:val="39"/>
    <w:rsid w:val="00D37675"/>
    <w:pPr>
      <w:spacing w:after="100"/>
      <w:ind w:left="440"/>
    </w:pPr>
  </w:style>
  <w:style w:type="paragraph" w:styleId="Asuntodelcomentario">
    <w:name w:val="annotation subject"/>
    <w:basedOn w:val="Textocomentario"/>
    <w:next w:val="Textocomentario"/>
    <w:link w:val="AsuntodelcomentarioCar"/>
    <w:uiPriority w:val="99"/>
    <w:rsid w:val="00D37675"/>
    <w:pPr>
      <w:spacing w:line="240" w:lineRule="auto"/>
    </w:pPr>
    <w:rPr>
      <w:b/>
      <w:bCs/>
    </w:rPr>
  </w:style>
  <w:style w:type="character" w:customStyle="1" w:styleId="AsuntodelcomentarioCar">
    <w:name w:val="Asunto del comentario Car"/>
    <w:link w:val="Asuntodelcomentario"/>
    <w:uiPriority w:val="99"/>
    <w:rsid w:val="00D37675"/>
    <w:rPr>
      <w:rFonts w:ascii="Arial" w:hAnsi="Arial" w:cs="Arial"/>
      <w:b/>
      <w:bCs/>
      <w:sz w:val="20"/>
      <w:szCs w:val="20"/>
      <w:lang w:eastAsia="en-US"/>
    </w:rPr>
  </w:style>
  <w:style w:type="character" w:styleId="Textodelmarcadordeposicin">
    <w:name w:val="Placeholder Text"/>
    <w:uiPriority w:val="99"/>
    <w:rsid w:val="00D37675"/>
    <w:rPr>
      <w:rFonts w:ascii="Times New Roman" w:hAnsi="Times New Roman" w:cs="Times New Roman"/>
      <w:color w:val="808080"/>
    </w:rPr>
  </w:style>
  <w:style w:type="character" w:customStyle="1" w:styleId="st">
    <w:name w:val="st"/>
    <w:rsid w:val="00953791"/>
  </w:style>
  <w:style w:type="paragraph" w:customStyle="1" w:styleId="tituloseccion2">
    <w:name w:val="tituloseccion_2"/>
    <w:basedOn w:val="Normal"/>
    <w:rsid w:val="00280EA6"/>
    <w:pPr>
      <w:spacing w:before="430" w:after="107" w:line="240" w:lineRule="auto"/>
      <w:ind w:left="734" w:right="367"/>
      <w:jc w:val="left"/>
    </w:pPr>
    <w:rPr>
      <w:rFonts w:ascii="Verdana" w:hAnsi="Verdana" w:cs="Times New Roman"/>
      <w:color w:val="002597"/>
      <w:sz w:val="20"/>
      <w:szCs w:val="20"/>
      <w:lang w:eastAsia="es-MX"/>
    </w:rPr>
  </w:style>
  <w:style w:type="character" w:customStyle="1" w:styleId="tablapie1">
    <w:name w:val="tabla_pie1"/>
    <w:basedOn w:val="Fuentedeprrafopredeter"/>
    <w:rsid w:val="00280EA6"/>
    <w:rPr>
      <w:rFonts w:ascii="Times New Roman" w:hAnsi="Times New Roman" w:cs="Times New Roman" w:hint="default"/>
      <w:i/>
      <w:iCs/>
      <w:color w:val="000000"/>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s-MX" w:eastAsia="es-MX"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footnote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FollowedHyperlink" w:unhideWhenUsed="1"/>
    <w:lsdException w:name="Strong" w:semiHidden="0" w:uiPriority="22" w:qFormat="1"/>
    <w:lsdException w:name="Emphasis" w:semiHidden="0" w:qFormat="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D246C1"/>
    <w:pPr>
      <w:spacing w:before="120" w:after="120" w:line="360" w:lineRule="auto"/>
      <w:jc w:val="both"/>
    </w:pPr>
    <w:rPr>
      <w:rFonts w:ascii="Arial" w:hAnsi="Arial" w:cs="Arial"/>
      <w:sz w:val="24"/>
      <w:szCs w:val="24"/>
      <w:lang w:eastAsia="en-US"/>
    </w:rPr>
  </w:style>
  <w:style w:type="paragraph" w:styleId="Ttulo1">
    <w:name w:val="heading 1"/>
    <w:basedOn w:val="Normal"/>
    <w:next w:val="Normal"/>
    <w:link w:val="Ttulo1Car"/>
    <w:uiPriority w:val="99"/>
    <w:qFormat/>
    <w:rsid w:val="00544F60"/>
    <w:pPr>
      <w:spacing w:after="320"/>
      <w:outlineLvl w:val="0"/>
    </w:pPr>
    <w:rPr>
      <w:b/>
      <w:bCs/>
      <w:sz w:val="28"/>
      <w:szCs w:val="40"/>
      <w:lang w:eastAsia="es-MX"/>
    </w:rPr>
  </w:style>
  <w:style w:type="paragraph" w:styleId="Ttulo2">
    <w:name w:val="heading 2"/>
    <w:basedOn w:val="Normal"/>
    <w:next w:val="Normal"/>
    <w:link w:val="Ttulo2Car"/>
    <w:uiPriority w:val="99"/>
    <w:qFormat/>
    <w:rsid w:val="00544F60"/>
    <w:pPr>
      <w:numPr>
        <w:numId w:val="8"/>
      </w:numPr>
      <w:outlineLvl w:val="1"/>
    </w:pPr>
    <w:rPr>
      <w:b/>
      <w:bCs/>
      <w:szCs w:val="32"/>
    </w:rPr>
  </w:style>
  <w:style w:type="paragraph" w:styleId="Ttulo3">
    <w:name w:val="heading 3"/>
    <w:basedOn w:val="Normal"/>
    <w:next w:val="Normal"/>
    <w:link w:val="Ttulo3Car"/>
    <w:uiPriority w:val="99"/>
    <w:qFormat/>
    <w:rsid w:val="00544F60"/>
    <w:pPr>
      <w:numPr>
        <w:ilvl w:val="1"/>
        <w:numId w:val="8"/>
      </w:numPr>
      <w:spacing w:before="360" w:after="360"/>
      <w:ind w:left="431" w:hanging="431"/>
      <w:outlineLvl w:val="2"/>
    </w:pPr>
    <w:rPr>
      <w:b/>
      <w:bCs/>
      <w:szCs w:val="28"/>
    </w:rPr>
  </w:style>
  <w:style w:type="paragraph" w:styleId="Ttulo4">
    <w:name w:val="heading 4"/>
    <w:basedOn w:val="Normal"/>
    <w:next w:val="Normal"/>
    <w:link w:val="Ttulo4Car"/>
    <w:uiPriority w:val="99"/>
    <w:qFormat/>
    <w:rsid w:val="00544F60"/>
    <w:pPr>
      <w:keepNext/>
      <w:keepLines/>
      <w:numPr>
        <w:ilvl w:val="2"/>
        <w:numId w:val="8"/>
      </w:numPr>
      <w:spacing w:before="320"/>
      <w:ind w:left="504"/>
      <w:outlineLvl w:val="3"/>
    </w:pPr>
    <w:rPr>
      <w:b/>
      <w:bCs/>
      <w:szCs w:val="26"/>
    </w:rPr>
  </w:style>
  <w:style w:type="paragraph" w:styleId="Ttulo5">
    <w:name w:val="heading 5"/>
    <w:basedOn w:val="Normal"/>
    <w:next w:val="Normal"/>
    <w:link w:val="Ttulo5Car"/>
    <w:uiPriority w:val="99"/>
    <w:qFormat/>
    <w:rsid w:val="00544F60"/>
    <w:pPr>
      <w:numPr>
        <w:ilvl w:val="3"/>
        <w:numId w:val="8"/>
      </w:numPr>
      <w:ind w:left="648"/>
      <w:outlineLvl w:val="4"/>
    </w:pPr>
    <w:rPr>
      <w:b/>
      <w:bCs/>
    </w:rPr>
  </w:style>
  <w:style w:type="paragraph" w:styleId="Ttulo6">
    <w:name w:val="heading 6"/>
    <w:basedOn w:val="Normal"/>
    <w:next w:val="Normal"/>
    <w:link w:val="Ttulo6Car"/>
    <w:uiPriority w:val="99"/>
    <w:qFormat/>
    <w:rsid w:val="00544F60"/>
    <w:pPr>
      <w:numPr>
        <w:ilvl w:val="4"/>
        <w:numId w:val="8"/>
      </w:numPr>
      <w:ind w:left="792"/>
      <w:outlineLvl w:val="5"/>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rsid w:val="00544F60"/>
    <w:rPr>
      <w:rFonts w:ascii="Arial" w:hAnsi="Arial" w:cs="Arial"/>
      <w:b/>
      <w:bCs/>
      <w:sz w:val="28"/>
      <w:szCs w:val="40"/>
    </w:rPr>
  </w:style>
  <w:style w:type="character" w:customStyle="1" w:styleId="Ttulo2Car">
    <w:name w:val="Título 2 Car"/>
    <w:link w:val="Ttulo2"/>
    <w:uiPriority w:val="99"/>
    <w:rsid w:val="00544F60"/>
    <w:rPr>
      <w:rFonts w:ascii="Arial" w:hAnsi="Arial" w:cs="Arial"/>
      <w:b/>
      <w:bCs/>
      <w:sz w:val="24"/>
      <w:szCs w:val="32"/>
      <w:lang w:eastAsia="en-US"/>
    </w:rPr>
  </w:style>
  <w:style w:type="character" w:customStyle="1" w:styleId="Ttulo3Car">
    <w:name w:val="Título 3 Car"/>
    <w:link w:val="Ttulo3"/>
    <w:uiPriority w:val="99"/>
    <w:rsid w:val="00544F60"/>
    <w:rPr>
      <w:rFonts w:ascii="Arial" w:hAnsi="Arial" w:cs="Arial"/>
      <w:b/>
      <w:bCs/>
      <w:sz w:val="24"/>
      <w:szCs w:val="28"/>
      <w:lang w:eastAsia="en-US"/>
    </w:rPr>
  </w:style>
  <w:style w:type="character" w:customStyle="1" w:styleId="Ttulo4Car">
    <w:name w:val="Título 4 Car"/>
    <w:link w:val="Ttulo4"/>
    <w:uiPriority w:val="99"/>
    <w:rsid w:val="00544F60"/>
    <w:rPr>
      <w:rFonts w:ascii="Arial" w:hAnsi="Arial" w:cs="Arial"/>
      <w:b/>
      <w:bCs/>
      <w:sz w:val="24"/>
      <w:szCs w:val="26"/>
      <w:lang w:eastAsia="en-US"/>
    </w:rPr>
  </w:style>
  <w:style w:type="character" w:customStyle="1" w:styleId="Ttulo5Car">
    <w:name w:val="Título 5 Car"/>
    <w:link w:val="Ttulo5"/>
    <w:uiPriority w:val="99"/>
    <w:rsid w:val="00544F60"/>
    <w:rPr>
      <w:rFonts w:ascii="Arial" w:hAnsi="Arial" w:cs="Arial"/>
      <w:b/>
      <w:bCs/>
      <w:sz w:val="24"/>
      <w:szCs w:val="24"/>
      <w:lang w:eastAsia="en-US"/>
    </w:rPr>
  </w:style>
  <w:style w:type="character" w:customStyle="1" w:styleId="Ttulo6Car">
    <w:name w:val="Título 6 Car"/>
    <w:link w:val="Ttulo6"/>
    <w:uiPriority w:val="99"/>
    <w:rsid w:val="00544F60"/>
    <w:rPr>
      <w:rFonts w:ascii="Arial" w:hAnsi="Arial" w:cs="Arial"/>
      <w:b/>
      <w:bCs/>
      <w:sz w:val="24"/>
      <w:szCs w:val="24"/>
      <w:lang w:eastAsia="en-US"/>
    </w:rPr>
  </w:style>
  <w:style w:type="paragraph" w:styleId="Encabezado">
    <w:name w:val="header"/>
    <w:basedOn w:val="Normal"/>
    <w:link w:val="EncabezadoCar"/>
    <w:uiPriority w:val="99"/>
    <w:rsid w:val="00D37675"/>
    <w:pPr>
      <w:tabs>
        <w:tab w:val="center" w:pos="4419"/>
        <w:tab w:val="right" w:pos="8838"/>
      </w:tabs>
      <w:spacing w:after="0"/>
    </w:pPr>
  </w:style>
  <w:style w:type="character" w:customStyle="1" w:styleId="EncabezadoCar">
    <w:name w:val="Encabezado Car"/>
    <w:link w:val="Encabezado"/>
    <w:uiPriority w:val="99"/>
    <w:rsid w:val="00D37675"/>
    <w:rPr>
      <w:rFonts w:ascii="Times New Roman" w:hAnsi="Times New Roman" w:cs="Times New Roman"/>
    </w:rPr>
  </w:style>
  <w:style w:type="paragraph" w:styleId="Piedepgina">
    <w:name w:val="footer"/>
    <w:basedOn w:val="Normal"/>
    <w:link w:val="PiedepginaCar"/>
    <w:uiPriority w:val="99"/>
    <w:rsid w:val="00D37675"/>
    <w:pPr>
      <w:tabs>
        <w:tab w:val="center" w:pos="4419"/>
        <w:tab w:val="right" w:pos="8838"/>
      </w:tabs>
      <w:spacing w:after="0"/>
    </w:pPr>
  </w:style>
  <w:style w:type="character" w:customStyle="1" w:styleId="PiedepginaCar">
    <w:name w:val="Pie de página Car"/>
    <w:link w:val="Piedepgina"/>
    <w:uiPriority w:val="99"/>
    <w:rsid w:val="00D37675"/>
    <w:rPr>
      <w:rFonts w:ascii="Times New Roman" w:hAnsi="Times New Roman" w:cs="Times New Roman"/>
    </w:rPr>
  </w:style>
  <w:style w:type="paragraph" w:styleId="Textodeglobo">
    <w:name w:val="Balloon Text"/>
    <w:basedOn w:val="Normal"/>
    <w:link w:val="TextodegloboCar"/>
    <w:uiPriority w:val="99"/>
    <w:rsid w:val="00D37675"/>
    <w:pPr>
      <w:spacing w:after="0"/>
    </w:pPr>
    <w:rPr>
      <w:rFonts w:ascii="Tahoma" w:hAnsi="Tahoma" w:cs="Tahoma"/>
      <w:sz w:val="16"/>
      <w:szCs w:val="16"/>
    </w:rPr>
  </w:style>
  <w:style w:type="character" w:customStyle="1" w:styleId="TextodegloboCar">
    <w:name w:val="Texto de globo Car"/>
    <w:link w:val="Textodeglobo"/>
    <w:uiPriority w:val="99"/>
    <w:rsid w:val="00D37675"/>
    <w:rPr>
      <w:rFonts w:ascii="Tahoma" w:hAnsi="Tahoma" w:cs="Tahoma"/>
      <w:sz w:val="16"/>
      <w:szCs w:val="16"/>
    </w:rPr>
  </w:style>
  <w:style w:type="paragraph" w:styleId="Revisin">
    <w:name w:val="Revision"/>
    <w:hidden/>
    <w:uiPriority w:val="99"/>
    <w:rsid w:val="00D37675"/>
    <w:rPr>
      <w:rFonts w:cs="Calibri"/>
      <w:sz w:val="22"/>
      <w:szCs w:val="22"/>
      <w:lang w:eastAsia="en-US"/>
    </w:rPr>
  </w:style>
  <w:style w:type="paragraph" w:styleId="Mapadeldocumento">
    <w:name w:val="Document Map"/>
    <w:basedOn w:val="Normal"/>
    <w:link w:val="MapadeldocumentoCar"/>
    <w:uiPriority w:val="99"/>
    <w:rsid w:val="00D37675"/>
    <w:pPr>
      <w:spacing w:after="0"/>
    </w:pPr>
    <w:rPr>
      <w:rFonts w:ascii="Tahoma" w:hAnsi="Tahoma" w:cs="Tahoma"/>
      <w:sz w:val="16"/>
      <w:szCs w:val="16"/>
    </w:rPr>
  </w:style>
  <w:style w:type="character" w:customStyle="1" w:styleId="MapadeldocumentoCar">
    <w:name w:val="Mapa del documento Car"/>
    <w:link w:val="Mapadeldocumento"/>
    <w:uiPriority w:val="99"/>
    <w:rsid w:val="00D37675"/>
    <w:rPr>
      <w:rFonts w:ascii="Tahoma" w:hAnsi="Tahoma" w:cs="Tahoma"/>
      <w:sz w:val="16"/>
      <w:szCs w:val="16"/>
    </w:rPr>
  </w:style>
  <w:style w:type="paragraph" w:styleId="Prrafodelista">
    <w:name w:val="List Paragraph"/>
    <w:basedOn w:val="Normal"/>
    <w:uiPriority w:val="34"/>
    <w:qFormat/>
    <w:rsid w:val="00D37675"/>
    <w:pPr>
      <w:ind w:left="720"/>
    </w:pPr>
  </w:style>
  <w:style w:type="paragraph" w:styleId="NormalWeb">
    <w:name w:val="Normal (Web)"/>
    <w:basedOn w:val="Normal"/>
    <w:uiPriority w:val="99"/>
    <w:rsid w:val="00D37675"/>
    <w:pPr>
      <w:spacing w:before="100" w:beforeAutospacing="1" w:after="100" w:afterAutospacing="1"/>
    </w:pPr>
    <w:rPr>
      <w:rFonts w:cs="Times New Roman"/>
      <w:lang w:eastAsia="es-MX"/>
    </w:rPr>
  </w:style>
  <w:style w:type="character" w:styleId="Hipervnculo">
    <w:name w:val="Hyperlink"/>
    <w:uiPriority w:val="99"/>
    <w:rsid w:val="00D37675"/>
    <w:rPr>
      <w:rFonts w:ascii="Times New Roman" w:hAnsi="Times New Roman" w:cs="Times New Roman"/>
      <w:color w:val="0000FF"/>
      <w:u w:val="single"/>
    </w:rPr>
  </w:style>
  <w:style w:type="character" w:styleId="Refdecomentario">
    <w:name w:val="annotation reference"/>
    <w:uiPriority w:val="99"/>
    <w:rsid w:val="00D37675"/>
    <w:rPr>
      <w:rFonts w:ascii="Times New Roman" w:hAnsi="Times New Roman" w:cs="Times New Roman"/>
      <w:sz w:val="16"/>
      <w:szCs w:val="16"/>
    </w:rPr>
  </w:style>
  <w:style w:type="paragraph" w:styleId="Textocomentario">
    <w:name w:val="annotation text"/>
    <w:basedOn w:val="Normal"/>
    <w:link w:val="TextocomentarioCar"/>
    <w:uiPriority w:val="99"/>
    <w:rsid w:val="00D37675"/>
    <w:rPr>
      <w:sz w:val="20"/>
      <w:szCs w:val="20"/>
    </w:rPr>
  </w:style>
  <w:style w:type="character" w:customStyle="1" w:styleId="TextocomentarioCar">
    <w:name w:val="Texto comentario Car"/>
    <w:link w:val="Textocomentario"/>
    <w:uiPriority w:val="99"/>
    <w:rsid w:val="00D37675"/>
    <w:rPr>
      <w:rFonts w:ascii="Calibri" w:hAnsi="Calibri" w:cs="Calibri"/>
      <w:sz w:val="20"/>
      <w:szCs w:val="20"/>
      <w:lang w:eastAsia="en-US"/>
    </w:rPr>
  </w:style>
  <w:style w:type="character" w:styleId="Textoennegrita">
    <w:name w:val="Strong"/>
    <w:uiPriority w:val="22"/>
    <w:qFormat/>
    <w:rsid w:val="00D37675"/>
    <w:rPr>
      <w:rFonts w:cs="Times New Roman"/>
      <w:b/>
      <w:bCs/>
    </w:rPr>
  </w:style>
  <w:style w:type="character" w:customStyle="1" w:styleId="apple-converted-space">
    <w:name w:val="apple-converted-space"/>
    <w:rsid w:val="00D37675"/>
    <w:rPr>
      <w:rFonts w:cs="Times New Roman"/>
    </w:rPr>
  </w:style>
  <w:style w:type="character" w:styleId="nfasis">
    <w:name w:val="Emphasis"/>
    <w:uiPriority w:val="99"/>
    <w:qFormat/>
    <w:rsid w:val="00D37675"/>
    <w:rPr>
      <w:rFonts w:cs="Times New Roman"/>
      <w:i/>
      <w:iCs/>
    </w:rPr>
  </w:style>
  <w:style w:type="paragraph" w:styleId="Epgrafe">
    <w:name w:val="caption"/>
    <w:basedOn w:val="Normal"/>
    <w:next w:val="Normal"/>
    <w:uiPriority w:val="99"/>
    <w:qFormat/>
    <w:rsid w:val="00D37675"/>
    <w:rPr>
      <w:rFonts w:ascii="Soberana Sans" w:hAnsi="Soberana Sans" w:cs="Soberana Sans"/>
      <w:b/>
      <w:bCs/>
      <w:color w:val="5B9BD5"/>
      <w:sz w:val="18"/>
      <w:szCs w:val="18"/>
    </w:rPr>
  </w:style>
  <w:style w:type="paragraph" w:styleId="TtulodeTDC">
    <w:name w:val="TOC Heading"/>
    <w:basedOn w:val="Ttulo1"/>
    <w:next w:val="Normal"/>
    <w:uiPriority w:val="39"/>
    <w:qFormat/>
    <w:rsid w:val="00D37675"/>
    <w:pPr>
      <w:keepNext/>
      <w:keepLines/>
      <w:spacing w:before="480" w:after="0" w:line="276" w:lineRule="auto"/>
      <w:outlineLvl w:val="9"/>
    </w:pPr>
    <w:rPr>
      <w:rFonts w:ascii="Cambria" w:hAnsi="Cambria" w:cs="Cambria"/>
      <w:color w:val="365F91"/>
      <w:szCs w:val="28"/>
    </w:rPr>
  </w:style>
  <w:style w:type="paragraph" w:styleId="TDC1">
    <w:name w:val="toc 1"/>
    <w:basedOn w:val="Normal"/>
    <w:next w:val="Normal"/>
    <w:autoRedefine/>
    <w:uiPriority w:val="39"/>
    <w:rsid w:val="00D37675"/>
    <w:pPr>
      <w:spacing w:after="100"/>
    </w:pPr>
  </w:style>
  <w:style w:type="paragraph" w:styleId="TDC2">
    <w:name w:val="toc 2"/>
    <w:basedOn w:val="Normal"/>
    <w:next w:val="Normal"/>
    <w:autoRedefine/>
    <w:uiPriority w:val="39"/>
    <w:rsid w:val="00D37675"/>
    <w:pPr>
      <w:spacing w:after="100"/>
      <w:ind w:left="220"/>
    </w:pPr>
  </w:style>
  <w:style w:type="paragraph" w:styleId="TDC3">
    <w:name w:val="toc 3"/>
    <w:basedOn w:val="Normal"/>
    <w:next w:val="Normal"/>
    <w:autoRedefine/>
    <w:uiPriority w:val="39"/>
    <w:rsid w:val="00D37675"/>
    <w:pPr>
      <w:spacing w:after="100"/>
      <w:ind w:left="440"/>
    </w:pPr>
  </w:style>
  <w:style w:type="paragraph" w:styleId="Asuntodelcomentario">
    <w:name w:val="annotation subject"/>
    <w:basedOn w:val="Textocomentario"/>
    <w:next w:val="Textocomentario"/>
    <w:link w:val="AsuntodelcomentarioCar"/>
    <w:uiPriority w:val="99"/>
    <w:rsid w:val="00D37675"/>
    <w:pPr>
      <w:spacing w:line="240" w:lineRule="auto"/>
    </w:pPr>
    <w:rPr>
      <w:b/>
      <w:bCs/>
    </w:rPr>
  </w:style>
  <w:style w:type="character" w:customStyle="1" w:styleId="AsuntodelcomentarioCar">
    <w:name w:val="Asunto del comentario Car"/>
    <w:link w:val="Asuntodelcomentario"/>
    <w:uiPriority w:val="99"/>
    <w:rsid w:val="00D37675"/>
    <w:rPr>
      <w:rFonts w:ascii="Arial" w:hAnsi="Arial" w:cs="Arial"/>
      <w:b/>
      <w:bCs/>
      <w:sz w:val="20"/>
      <w:szCs w:val="20"/>
      <w:lang w:eastAsia="en-US"/>
    </w:rPr>
  </w:style>
  <w:style w:type="character" w:styleId="Textodelmarcadordeposicin">
    <w:name w:val="Placeholder Text"/>
    <w:uiPriority w:val="99"/>
    <w:rsid w:val="00D37675"/>
    <w:rPr>
      <w:rFonts w:ascii="Times New Roman" w:hAnsi="Times New Roman" w:cs="Times New Roman"/>
      <w:color w:val="808080"/>
    </w:rPr>
  </w:style>
  <w:style w:type="character" w:customStyle="1" w:styleId="st">
    <w:name w:val="st"/>
    <w:rsid w:val="00953791"/>
  </w:style>
  <w:style w:type="paragraph" w:customStyle="1" w:styleId="tituloseccion2">
    <w:name w:val="tituloseccion_2"/>
    <w:basedOn w:val="Normal"/>
    <w:rsid w:val="00280EA6"/>
    <w:pPr>
      <w:spacing w:before="430" w:after="107" w:line="240" w:lineRule="auto"/>
      <w:ind w:left="734" w:right="367"/>
      <w:jc w:val="left"/>
    </w:pPr>
    <w:rPr>
      <w:rFonts w:ascii="Verdana" w:hAnsi="Verdana" w:cs="Times New Roman"/>
      <w:color w:val="002597"/>
      <w:sz w:val="20"/>
      <w:szCs w:val="20"/>
      <w:lang w:eastAsia="es-MX"/>
    </w:rPr>
  </w:style>
  <w:style w:type="character" w:customStyle="1" w:styleId="tablapie1">
    <w:name w:val="tabla_pie1"/>
    <w:basedOn w:val="Fuentedeprrafopredeter"/>
    <w:rsid w:val="00280EA6"/>
    <w:rPr>
      <w:rFonts w:ascii="Times New Roman" w:hAnsi="Times New Roman" w:cs="Times New Roman" w:hint="default"/>
      <w:i/>
      <w:iCs/>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8906903">
      <w:bodyDiv w:val="1"/>
      <w:marLeft w:val="0"/>
      <w:marRight w:val="0"/>
      <w:marTop w:val="0"/>
      <w:marBottom w:val="0"/>
      <w:divBdr>
        <w:top w:val="none" w:sz="0" w:space="0" w:color="auto"/>
        <w:left w:val="none" w:sz="0" w:space="0" w:color="auto"/>
        <w:bottom w:val="none" w:sz="0" w:space="0" w:color="auto"/>
        <w:right w:val="none" w:sz="0" w:space="0" w:color="auto"/>
      </w:divBdr>
      <w:divsChild>
        <w:div w:id="222520195">
          <w:marLeft w:val="547"/>
          <w:marRight w:val="0"/>
          <w:marTop w:val="96"/>
          <w:marBottom w:val="0"/>
          <w:divBdr>
            <w:top w:val="none" w:sz="0" w:space="0" w:color="auto"/>
            <w:left w:val="none" w:sz="0" w:space="0" w:color="auto"/>
            <w:bottom w:val="none" w:sz="0" w:space="0" w:color="auto"/>
            <w:right w:val="none" w:sz="0" w:space="0" w:color="auto"/>
          </w:divBdr>
        </w:div>
      </w:divsChild>
    </w:div>
    <w:div w:id="831330969">
      <w:bodyDiv w:val="1"/>
      <w:marLeft w:val="0"/>
      <w:marRight w:val="0"/>
      <w:marTop w:val="0"/>
      <w:marBottom w:val="0"/>
      <w:divBdr>
        <w:top w:val="none" w:sz="0" w:space="0" w:color="auto"/>
        <w:left w:val="none" w:sz="0" w:space="0" w:color="auto"/>
        <w:bottom w:val="none" w:sz="0" w:space="0" w:color="auto"/>
        <w:right w:val="none" w:sz="0" w:space="0" w:color="auto"/>
      </w:divBdr>
      <w:divsChild>
        <w:div w:id="588998968">
          <w:marLeft w:val="547"/>
          <w:marRight w:val="0"/>
          <w:marTop w:val="96"/>
          <w:marBottom w:val="0"/>
          <w:divBdr>
            <w:top w:val="none" w:sz="0" w:space="0" w:color="auto"/>
            <w:left w:val="none" w:sz="0" w:space="0" w:color="auto"/>
            <w:bottom w:val="none" w:sz="0" w:space="0" w:color="auto"/>
            <w:right w:val="none" w:sz="0" w:space="0" w:color="auto"/>
          </w:divBdr>
        </w:div>
      </w:divsChild>
    </w:div>
    <w:div w:id="1384519248">
      <w:bodyDiv w:val="1"/>
      <w:marLeft w:val="0"/>
      <w:marRight w:val="0"/>
      <w:marTop w:val="0"/>
      <w:marBottom w:val="0"/>
      <w:divBdr>
        <w:top w:val="none" w:sz="0" w:space="0" w:color="auto"/>
        <w:left w:val="none" w:sz="0" w:space="0" w:color="auto"/>
        <w:bottom w:val="none" w:sz="0" w:space="0" w:color="auto"/>
        <w:right w:val="none" w:sz="0" w:space="0" w:color="auto"/>
      </w:divBdr>
      <w:divsChild>
        <w:div w:id="1836610106">
          <w:marLeft w:val="547"/>
          <w:marRight w:val="0"/>
          <w:marTop w:val="96"/>
          <w:marBottom w:val="0"/>
          <w:divBdr>
            <w:top w:val="none" w:sz="0" w:space="0" w:color="auto"/>
            <w:left w:val="none" w:sz="0" w:space="0" w:color="auto"/>
            <w:bottom w:val="none" w:sz="0" w:space="0" w:color="auto"/>
            <w:right w:val="none" w:sz="0" w:space="0" w:color="auto"/>
          </w:divBdr>
        </w:div>
      </w:divsChild>
    </w:div>
    <w:div w:id="1469128148">
      <w:bodyDiv w:val="1"/>
      <w:marLeft w:val="0"/>
      <w:marRight w:val="0"/>
      <w:marTop w:val="0"/>
      <w:marBottom w:val="0"/>
      <w:divBdr>
        <w:top w:val="none" w:sz="0" w:space="0" w:color="auto"/>
        <w:left w:val="none" w:sz="0" w:space="0" w:color="auto"/>
        <w:bottom w:val="none" w:sz="0" w:space="0" w:color="auto"/>
        <w:right w:val="none" w:sz="0" w:space="0" w:color="auto"/>
      </w:divBdr>
      <w:divsChild>
        <w:div w:id="2097902135">
          <w:marLeft w:val="547"/>
          <w:marRight w:val="0"/>
          <w:marTop w:val="96"/>
          <w:marBottom w:val="0"/>
          <w:divBdr>
            <w:top w:val="none" w:sz="0" w:space="0" w:color="auto"/>
            <w:left w:val="none" w:sz="0" w:space="0" w:color="auto"/>
            <w:bottom w:val="none" w:sz="0" w:space="0" w:color="auto"/>
            <w:right w:val="none" w:sz="0" w:space="0" w:color="auto"/>
          </w:divBdr>
        </w:div>
      </w:divsChild>
    </w:div>
    <w:div w:id="1704476543">
      <w:bodyDiv w:val="1"/>
      <w:marLeft w:val="0"/>
      <w:marRight w:val="0"/>
      <w:marTop w:val="0"/>
      <w:marBottom w:val="0"/>
      <w:divBdr>
        <w:top w:val="none" w:sz="0" w:space="0" w:color="auto"/>
        <w:left w:val="none" w:sz="0" w:space="0" w:color="auto"/>
        <w:bottom w:val="none" w:sz="0" w:space="0" w:color="auto"/>
        <w:right w:val="none" w:sz="0" w:space="0" w:color="auto"/>
      </w:divBdr>
    </w:div>
    <w:div w:id="2116779691">
      <w:bodyDiv w:val="1"/>
      <w:marLeft w:val="0"/>
      <w:marRight w:val="0"/>
      <w:marTop w:val="0"/>
      <w:marBottom w:val="0"/>
      <w:divBdr>
        <w:top w:val="none" w:sz="0" w:space="0" w:color="auto"/>
        <w:left w:val="none" w:sz="0" w:space="0" w:color="auto"/>
        <w:bottom w:val="none" w:sz="0" w:space="0" w:color="auto"/>
        <w:right w:val="none" w:sz="0" w:space="0" w:color="auto"/>
      </w:divBdr>
      <w:divsChild>
        <w:div w:id="565189363">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package" Target="embeddings/Hoja_de_c_lculo_de_Microsoft_Excel1.xlsx"/><Relationship Id="rId21" Type="http://schemas.openxmlformats.org/officeDocument/2006/relationships/image" Target="media/image8.png"/><Relationship Id="rId34" Type="http://schemas.openxmlformats.org/officeDocument/2006/relationships/hyperlink" Target="http://www.cyta.com.ar/ta1202/v12n2a3.htm"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footer" Target="footer3.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yperlink" Target="http://www.tiposde.org/informatica/131-tipos-de-servidores/" TargetMode="External"/><Relationship Id="rId37" Type="http://schemas.openxmlformats.org/officeDocument/2006/relationships/image" Target="media/image1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hyperlink" Target="http://cb.mty.itesm.mx/ma1010/materiales/ma1010-05.pdf" TargetMode="External"/><Relationship Id="rId10" Type="http://schemas.openxmlformats.org/officeDocument/2006/relationships/header" Target="header1.xml"/><Relationship Id="rId19" Type="http://schemas.openxmlformats.org/officeDocument/2006/relationships/image" Target="media/image6.emf"/><Relationship Id="rId31" Type="http://schemas.openxmlformats.org/officeDocument/2006/relationships/hyperlink" Target="http://catarina.udlap.mx/u_dl_a/tales/documentos/lis/marquez_a_bm/portada.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hyperlink" Target="http://fccea.unicauca.edu.co/old/siconceptosbasicos.htm" TargetMode="External"/><Relationship Id="rId35" Type="http://schemas.openxmlformats.org/officeDocument/2006/relationships/hyperlink" Target="http://www.rtp.gob.mx/red_rutas.html"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mason.gmu.edu/~hsyed1/math447/p2/index.html" TargetMode="External"/><Relationship Id="rId38"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52636B-4940-4E1C-8B46-1AA403F45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95</Pages>
  <Words>17788</Words>
  <Characters>100340</Characters>
  <Application>Microsoft Office Word</Application>
  <DocSecurity>0</DocSecurity>
  <Lines>836</Lines>
  <Paragraphs>235</Paragraphs>
  <ScaleCrop>false</ScaleCrop>
  <HeadingPairs>
    <vt:vector size="2" baseType="variant">
      <vt:variant>
        <vt:lpstr>Título</vt:lpstr>
      </vt:variant>
      <vt:variant>
        <vt:i4>1</vt:i4>
      </vt:variant>
    </vt:vector>
  </HeadingPairs>
  <TitlesOfParts>
    <vt:vector size="1" baseType="lpstr">
      <vt:lpstr>Tesina10@revision</vt:lpstr>
    </vt:vector>
  </TitlesOfParts>
  <Company>Hewlett-Packard</Company>
  <LinksUpToDate>false</LinksUpToDate>
  <CharactersWithSpaces>117893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Tesina10@revision</dc:title>
  <dc:creator>William Calderon y Daniel Sánchez</dc:creator>
  <cp:lastModifiedBy>Daniel</cp:lastModifiedBy>
  <cp:revision>24</cp:revision>
  <cp:lastPrinted>2014-02-12T05:19:00Z</cp:lastPrinted>
  <dcterms:created xsi:type="dcterms:W3CDTF">2014-02-12T04:21:00Z</dcterms:created>
  <dcterms:modified xsi:type="dcterms:W3CDTF">2014-02-24T23:30:00Z</dcterms:modified>
</cp:coreProperties>
</file>